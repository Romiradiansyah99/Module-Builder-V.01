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bookmarkStart w:colFirst="0" w:colLast="0" w:name="_xe20xf6s70ya" w:id="0"/>
      <w:bookmarkEnd w:id="0"/>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-706119</wp:posOffset>
            </wp:positionV>
            <wp:extent cx="7582535" cy="10656570"/>
            <wp:effectExtent b="9525" l="9525" r="9525" t="9525"/>
            <wp:wrapNone/>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582535" cy="10656570"/>
                    </a:xfrm>
                    <a:prstGeom prst="rect"/>
                    <a:ln w="9525">
                      <a:solidFill>
                        <a:srgbClr val="000000"/>
                      </a:solidFill>
                      <a:prstDash val="solid"/>
                    </a:ln>
                  </pic:spPr>
                </pic:pic>
              </a:graphicData>
            </a:graphic>
          </wp:anchor>
        </w:drawing>
      </w:r>
    </w:p>
    <w:p w:rsidR="00000000" w:rsidDel="00000000" w:rsidP="00000000" w:rsidRDefault="00000000" w:rsidRPr="00000000" w14:paraId="00000002">
      <w:pPr>
        <w:rPr>
          <w:rFonts w:ascii="Bookman Old Style" w:cs="Bookman Old Style" w:eastAsia="Bookman Old Style" w:hAnsi="Bookman Old Style"/>
          <w:b w:val="1"/>
          <w:bCs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4199867</wp:posOffset>
                </wp:positionH>
                <wp:positionV relativeFrom="paragraph">
                  <wp:posOffset>6474547</wp:posOffset>
                </wp:positionV>
                <wp:extent cx="2544817" cy="3336793"/>
                <wp:effectExtent b="0" l="0" r="0" t="0"/>
                <wp:wrapNone/>
                <wp:docPr id="2" name=""/>
                <a:graphic>
                  <a:graphicData uri="http://schemas.microsoft.com/office/word/2010/wordprocessingShape">
                    <wps:wsp>
                      <wps:cNvCnPr/>
                      <wps:spPr>
                        <a:xfrm flipH="1" rot="10800000">
                          <a:off x="4102167" y="2140179"/>
                          <a:ext cx="2487667" cy="3279643"/>
                        </a:xfrm>
                        <a:prstGeom prst="straightConnector1">
                          <a:avLst/>
                        </a:prstGeom>
                        <a:noFill/>
                        <a:ln cap="flat" cmpd="sng" w="57150">
                          <a:solidFill>
                            <a:schemeClr val="lt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4199867</wp:posOffset>
                </wp:positionH>
                <wp:positionV relativeFrom="paragraph">
                  <wp:posOffset>6474547</wp:posOffset>
                </wp:positionV>
                <wp:extent cx="2544817" cy="3336793"/>
                <wp:effectExtent b="0" l="0" r="0" t="0"/>
                <wp:wrapNone/>
                <wp:docPr id="2"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2544817" cy="3336793"/>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-928686</wp:posOffset>
                </wp:positionH>
                <wp:positionV relativeFrom="paragraph">
                  <wp:posOffset>6409505</wp:posOffset>
                </wp:positionV>
                <wp:extent cx="7564022" cy="60106"/>
                <wp:effectExtent b="0" l="0" r="0" t="0"/>
                <wp:wrapNone/>
                <wp:docPr id="1" name=""/>
                <a:graphic>
                  <a:graphicData uri="http://schemas.microsoft.com/office/word/2010/wordprocessingShape">
                    <wps:wsp>
                      <wps:cNvCnPr/>
                      <wps:spPr>
                        <a:xfrm>
                          <a:off x="1578277" y="3764235"/>
                          <a:ext cx="7535447" cy="31531"/>
                        </a:xfrm>
                        <a:prstGeom prst="straightConnector1">
                          <a:avLst/>
                        </a:prstGeom>
                        <a:noFill/>
                        <a:ln cap="flat" cmpd="sng" w="28575">
                          <a:solidFill>
                            <a:schemeClr val="lt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-928686</wp:posOffset>
                </wp:positionH>
                <wp:positionV relativeFrom="paragraph">
                  <wp:posOffset>6409505</wp:posOffset>
                </wp:positionV>
                <wp:extent cx="7564022" cy="60106"/>
                <wp:effectExtent b="0" l="0" r="0" t="0"/>
                <wp:wrapNone/>
                <wp:docPr id="1"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7564022" cy="60106"/>
                        </a:xfrm>
                        <a:prstGeom prst="rect"/>
                        <a:ln/>
                      </pic:spPr>
                    </pic:pic>
                  </a:graphicData>
                </a:graphic>
              </wp:anchor>
            </w:drawing>
          </mc:Fallback>
        </mc:AlternateConten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2739" w:right="2744" w:firstLine="0"/>
        <w:jc w:val="center"/>
        <w:rPr>
          <w:rFonts w:ascii="Bookman Old Style" w:cs="Bookman Old Style" w:eastAsia="Bookman Old Style" w:hAnsi="Bookman Old Styl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2739" w:right="2744" w:firstLine="0"/>
        <w:jc w:val="center"/>
        <w:rPr>
          <w:rFonts w:ascii="Bookman Old Style" w:cs="Bookman Old Style" w:eastAsia="Bookman Old Style" w:hAnsi="Bookman Old Styl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2739" w:right="2744" w:firstLine="0"/>
        <w:jc w:val="center"/>
        <w:rPr>
          <w:rFonts w:ascii="Bookman Old Style" w:cs="Bookman Old Style" w:eastAsia="Bookman Old Style" w:hAnsi="Bookman Old Style"/>
          <w:b w:val="1"/>
          <w:bCs w:val="1"/>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-992504</wp:posOffset>
            </wp:positionH>
            <wp:positionV relativeFrom="paragraph">
              <wp:posOffset>260985</wp:posOffset>
            </wp:positionV>
            <wp:extent cx="7681767" cy="4916331"/>
            <wp:effectExtent b="0" l="0" r="0" t="0"/>
            <wp:wrapNone/>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7681767" cy="4916331"/>
                    </a:xfrm>
                    <a:prstGeom prst="rect"/>
                    <a:ln/>
                  </pic:spPr>
                </pic:pic>
              </a:graphicData>
            </a:graphic>
          </wp:anchor>
        </w:drawing>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2739" w:right="2744" w:firstLine="0"/>
        <w:jc w:val="center"/>
        <w:rPr>
          <w:rFonts w:ascii="Bookman Old Style" w:cs="Bookman Old Style" w:eastAsia="Bookman Old Style" w:hAnsi="Bookman Old Styl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2739" w:right="2744" w:firstLine="0"/>
        <w:jc w:val="center"/>
        <w:rPr>
          <w:rFonts w:ascii="Bookman Old Style" w:cs="Bookman Old Style" w:eastAsia="Bookman Old Style" w:hAnsi="Bookman Old Styl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2739" w:right="2744" w:firstLine="0"/>
        <w:jc w:val="center"/>
        <w:rPr>
          <w:rFonts w:ascii="Bookman Old Style" w:cs="Bookman Old Style" w:eastAsia="Bookman Old Style" w:hAnsi="Bookman Old Styl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2739" w:right="2744" w:firstLine="0"/>
        <w:jc w:val="center"/>
        <w:rPr>
          <w:rFonts w:ascii="Bookman Old Style" w:cs="Bookman Old Style" w:eastAsia="Bookman Old Style" w:hAnsi="Bookman Old Styl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2739" w:right="2744" w:firstLine="0"/>
        <w:jc w:val="center"/>
        <w:rPr>
          <w:rFonts w:ascii="Bookman Old Style" w:cs="Bookman Old Style" w:eastAsia="Bookman Old Style" w:hAnsi="Bookman Old Styl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2739" w:right="2744" w:firstLine="0"/>
        <w:jc w:val="center"/>
        <w:rPr>
          <w:rFonts w:ascii="Bookman Old Style" w:cs="Bookman Old Style" w:eastAsia="Bookman Old Style" w:hAnsi="Bookman Old Styl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2739" w:right="2744" w:firstLine="0"/>
        <w:jc w:val="center"/>
        <w:rPr>
          <w:rFonts w:ascii="Bookman Old Style" w:cs="Bookman Old Style" w:eastAsia="Bookman Old Style" w:hAnsi="Bookman Old Styl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2739" w:right="2744" w:firstLine="0"/>
        <w:jc w:val="center"/>
        <w:rPr>
          <w:rFonts w:ascii="Bookman Old Style" w:cs="Bookman Old Style" w:eastAsia="Bookman Old Style" w:hAnsi="Bookman Old Styl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2739" w:right="2744" w:firstLine="0"/>
        <w:jc w:val="center"/>
        <w:rPr>
          <w:rFonts w:ascii="Bookman Old Style" w:cs="Bookman Old Style" w:eastAsia="Bookman Old Style" w:hAnsi="Bookman Old Styl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2739" w:right="2744" w:firstLine="0"/>
        <w:jc w:val="center"/>
        <w:rPr>
          <w:rFonts w:ascii="Bookman Old Style" w:cs="Bookman Old Style" w:eastAsia="Bookman Old Style" w:hAnsi="Bookman Old Styl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2739" w:right="2744" w:firstLine="0"/>
        <w:jc w:val="center"/>
        <w:rPr>
          <w:rFonts w:ascii="Bookman Old Style" w:cs="Bookman Old Style" w:eastAsia="Bookman Old Style" w:hAnsi="Bookman Old Styl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2739" w:right="2744" w:firstLine="0"/>
        <w:jc w:val="center"/>
        <w:rPr>
          <w:rFonts w:ascii="Bookman Old Style" w:cs="Bookman Old Style" w:eastAsia="Bookman Old Style" w:hAnsi="Bookman Old Styl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2739" w:right="2744" w:firstLine="0"/>
        <w:jc w:val="center"/>
        <w:rPr>
          <w:rFonts w:ascii="Bookman Old Style" w:cs="Bookman Old Style" w:eastAsia="Bookman Old Style" w:hAnsi="Bookman Old Styl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2739" w:right="2744" w:firstLine="0"/>
        <w:jc w:val="center"/>
        <w:rPr>
          <w:rFonts w:ascii="Bookman Old Style" w:cs="Bookman Old Style" w:eastAsia="Bookman Old Style" w:hAnsi="Bookman Old Styl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2739" w:right="2744" w:firstLine="0"/>
        <w:jc w:val="center"/>
        <w:rPr>
          <w:rFonts w:ascii="Bookman Old Style" w:cs="Bookman Old Style" w:eastAsia="Bookman Old Style" w:hAnsi="Bookman Old Styl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2739" w:right="2744" w:firstLine="0"/>
        <w:jc w:val="center"/>
        <w:rPr>
          <w:rFonts w:ascii="Bookman Old Style" w:cs="Bookman Old Style" w:eastAsia="Bookman Old Style" w:hAnsi="Bookman Old Styl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2739" w:right="2744" w:firstLine="0"/>
        <w:jc w:val="center"/>
        <w:rPr>
          <w:rFonts w:ascii="Bookman Old Style" w:cs="Bookman Old Style" w:eastAsia="Bookman Old Style" w:hAnsi="Bookman Old Styl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2739" w:right="2744" w:firstLine="0"/>
        <w:jc w:val="center"/>
        <w:rPr>
          <w:rFonts w:ascii="Bookman Old Style" w:cs="Bookman Old Style" w:eastAsia="Bookman Old Style" w:hAnsi="Bookman Old Styl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2739" w:right="2744" w:firstLine="0"/>
        <w:jc w:val="center"/>
        <w:rPr>
          <w:rFonts w:ascii="Bookman Old Style" w:cs="Bookman Old Style" w:eastAsia="Bookman Old Style" w:hAnsi="Bookman Old Styl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2739" w:right="2744" w:firstLine="0"/>
        <w:jc w:val="center"/>
        <w:rPr>
          <w:rFonts w:ascii="Bookman Old Style" w:cs="Bookman Old Style" w:eastAsia="Bookman Old Style" w:hAnsi="Bookman Old Styl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2739" w:right="2744" w:firstLine="0"/>
        <w:jc w:val="center"/>
        <w:rPr>
          <w:rFonts w:ascii="Bookman Old Style" w:cs="Bookman Old Style" w:eastAsia="Bookman Old Style" w:hAnsi="Bookman Old Styl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2739" w:right="2744" w:firstLine="0"/>
        <w:jc w:val="center"/>
        <w:rPr>
          <w:rFonts w:ascii="Bookman Old Style" w:cs="Bookman Old Style" w:eastAsia="Bookman Old Style" w:hAnsi="Bookman Old Styl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2739" w:right="2744" w:firstLine="0"/>
        <w:jc w:val="center"/>
        <w:rPr>
          <w:rFonts w:ascii="Bookman Old Style" w:cs="Bookman Old Style" w:eastAsia="Bookman Old Style" w:hAnsi="Bookman Old Styl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2739" w:right="2744" w:firstLine="0"/>
        <w:jc w:val="center"/>
        <w:rPr>
          <w:rFonts w:ascii="Bookman Old Style" w:cs="Bookman Old Style" w:eastAsia="Bookman Old Style" w:hAnsi="Bookman Old Styl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2739" w:right="2744" w:firstLine="0"/>
        <w:jc w:val="center"/>
        <w:rPr>
          <w:rFonts w:ascii="Bookman Old Style" w:cs="Bookman Old Style" w:eastAsia="Bookman Old Style" w:hAnsi="Bookman Old Styl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rPr>
          <w:rFonts w:ascii="Bookman Old Style" w:cs="Bookman Old Style" w:eastAsia="Bookman Old Style" w:hAnsi="Bookman Old Style"/>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0">
      <w:pPr>
        <w:pageBreakBefore w:val="1"/>
        <w:spacing w:after="240" w:line="240" w:lineRule="auto"/>
        <w:jc w:val="cente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4"/>
          <w:szCs w:val="24"/>
          <w:rtl w:val="0"/>
        </w:rPr>
        <w:t xml:space="preserve">KATA PENGANTAR</w:t>
      </w:r>
    </w:p>
    <w:p w:rsidR="00000000" w:rsidDel="00000000" w:rsidP="00000000" w:rsidRDefault="00000000" w:rsidRPr="00000000" w14:paraId="00000021">
      <w:pPr>
        <w:spacing w:after="120" w:line="360" w:lineRule="auto"/>
        <w:rPr>
          <w:rFonts w:ascii="Bookman Old Style" w:cs="Bookman Old Style" w:eastAsia="Bookman Old Style" w:hAnsi="Bookman Old Style"/>
          <w:i w:val="1"/>
          <w:iCs w:val="1"/>
          <w:sz w:val="24"/>
          <w:szCs w:val="24"/>
        </w:rPr>
      </w:pPr>
      <w:r w:rsidDel="00000000" w:rsidR="00000000" w:rsidRPr="00000000">
        <w:rPr>
          <w:rtl w:val="0"/>
        </w:rPr>
      </w:r>
    </w:p>
    <w:p w:rsidR="00000000" w:rsidDel="00000000" w:rsidP="00000000" w:rsidRDefault="00000000" w:rsidRPr="00000000" w14:paraId="00000022">
      <w:pPr>
        <w:spacing w:after="120" w:line="360" w:lineRule="auto"/>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i w:val="1"/>
          <w:iCs w:val="1"/>
          <w:sz w:val="24"/>
          <w:szCs w:val="24"/>
          <w:rtl w:val="0"/>
        </w:rPr>
        <w:t xml:space="preserve">Assalaamu'alaikum warahmatullaahi wabarakaatuh</w:t>
      </w:r>
      <w:r w:rsidDel="00000000" w:rsidR="00000000" w:rsidRPr="00000000">
        <w:rPr>
          <w:rtl w:val="0"/>
        </w:rPr>
      </w:r>
    </w:p>
    <w:p w:rsidR="00000000" w:rsidDel="00000000" w:rsidP="00000000" w:rsidRDefault="00000000" w:rsidRPr="00000000" w14:paraId="00000023">
      <w:pPr>
        <w:spacing w:after="120" w:line="360" w:lineRule="auto"/>
        <w:jc w:val="both"/>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sz w:val="24"/>
          <w:szCs w:val="24"/>
          <w:rtl w:val="0"/>
        </w:rPr>
        <w:t xml:space="preserve">Dengan memanjatkan puji syukur kehadirat Allah Subhanahu Wa ta’ala, Program Pelatihan Berbasis Kompetensi dengan judul “Mengolah Sampah Menjadi Energi Berbasis Insinerasi pada PLTSa” dapat tersusun dengan baik. Program pelatihan ini disusun sebagai acuan pelaksanaan pelatihan untuk membekali peserta dengan kompetensi pengolahan sampah menjadi energi melalui teknologi insinerasi pada fasilitas Pembangkit Listrik Tenaga Sampah (PLTSa).</w:t>
      </w:r>
      <w:r w:rsidDel="00000000" w:rsidR="00000000" w:rsidRPr="00000000">
        <w:rPr>
          <w:rtl w:val="0"/>
        </w:rPr>
      </w:r>
    </w:p>
    <w:p w:rsidR="00000000" w:rsidDel="00000000" w:rsidP="00000000" w:rsidRDefault="00000000" w:rsidRPr="00000000" w14:paraId="00000024">
      <w:pPr>
        <w:spacing w:after="120" w:line="360" w:lineRule="auto"/>
        <w:jc w:val="both"/>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sz w:val="24"/>
          <w:szCs w:val="24"/>
          <w:rtl w:val="0"/>
        </w:rPr>
        <w:t xml:space="preserve">Penyusunan program mengacu pada Keputusan Menteri Ketenagakerjaan Republik Indonesia Nomor 61 Tahun 2018 tentang Standar Kompetensi Kerja Nasional Indonesia bidang penanganan sampah rumah tangga dan sampah sejenis sampah rumah tangga serta Keputusan Menteri Ketenagakerjaan Republik Indonesia Nomor 307 Tahun 2019 tentang Standar Kompetensi Kerja Nasional Indonesia bidang pembangkit tenaga listrik. Struktur kurikulum disusun dengan porsi praktik yang dominan agar sesuai dengan karakter pembelajaran vokasi dan kebutuhan operasi lapangan di PLTSa.</w:t>
      </w:r>
      <w:r w:rsidDel="00000000" w:rsidR="00000000" w:rsidRPr="00000000">
        <w:rPr>
          <w:rtl w:val="0"/>
        </w:rPr>
      </w:r>
    </w:p>
    <w:p w:rsidR="00000000" w:rsidDel="00000000" w:rsidP="00000000" w:rsidRDefault="00000000" w:rsidRPr="00000000" w14:paraId="00000025">
      <w:pPr>
        <w:spacing w:after="120" w:line="360" w:lineRule="auto"/>
        <w:jc w:val="both"/>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sz w:val="24"/>
          <w:szCs w:val="24"/>
          <w:rtl w:val="0"/>
        </w:rPr>
        <w:t xml:space="preserve">Program pelatihan ini diharapkan menjadi acuan bagi lembaga pelatihan kerja, instruktur, dan para pihak terkait dalam menyelenggarakan pelatihan yang relevan dengan kebutuhan dunia usaha dan dunia industri. Masukan dari pakar, praktisi industri, dan pemangku kepentingan sangat diharapkan untuk penyempurnaan program pelatihan ini.</w:t>
      </w:r>
      <w:r w:rsidDel="00000000" w:rsidR="00000000" w:rsidRPr="00000000">
        <w:rPr>
          <w:rtl w:val="0"/>
        </w:rPr>
      </w:r>
    </w:p>
    <w:p w:rsidR="00000000" w:rsidDel="00000000" w:rsidP="00000000" w:rsidRDefault="00000000" w:rsidRPr="00000000" w14:paraId="00000026">
      <w:pPr>
        <w:spacing w:after="120" w:line="360" w:lineRule="auto"/>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i w:val="1"/>
          <w:iCs w:val="1"/>
          <w:sz w:val="24"/>
          <w:szCs w:val="24"/>
          <w:rtl w:val="0"/>
        </w:rPr>
        <w:t xml:space="preserve">Wassalaamu'alaikum warahmatullaahi wabarakaatuh</w:t>
      </w:r>
      <w:r w:rsidDel="00000000" w:rsidR="00000000" w:rsidRPr="00000000">
        <w:rPr>
          <w:rtl w:val="0"/>
        </w:rPr>
      </w:r>
    </w:p>
    <w:p w:rsidR="00000000" w:rsidDel="00000000" w:rsidP="00000000" w:rsidRDefault="00000000" w:rsidRPr="00000000" w14:paraId="00000027">
      <w:pPr>
        <w:spacing w:after="0" w:lineRule="auto"/>
        <w:jc w:val="right"/>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Jakarta,  Juli 2026</w:t>
      </w:r>
    </w:p>
    <w:p w:rsidR="00000000" w:rsidDel="00000000" w:rsidP="00000000" w:rsidRDefault="00000000" w:rsidRPr="00000000" w14:paraId="00000028">
      <w:pPr>
        <w:spacing w:after="0" w:lineRule="auto"/>
        <w:ind w:left="3600" w:firstLine="0"/>
        <w:jc w:val="center"/>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29">
      <w:pPr>
        <w:spacing w:after="0" w:lineRule="auto"/>
        <w:ind w:left="3600" w:firstLine="0"/>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Direktur</w:t>
      </w:r>
    </w:p>
    <w:p w:rsidR="00000000" w:rsidDel="00000000" w:rsidP="00000000" w:rsidRDefault="00000000" w:rsidRPr="00000000" w14:paraId="0000002A">
      <w:pPr>
        <w:spacing w:after="0" w:lineRule="auto"/>
        <w:ind w:left="3600" w:firstLine="0"/>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Bina Standardisasi Kompetensi</w:t>
        <w:br w:type="textWrapping"/>
        <w:t xml:space="preserve">dan Program Pelatihan</w:t>
        <w:br w:type="textWrapping"/>
      </w:r>
    </w:p>
    <w:p w:rsidR="00000000" w:rsidDel="00000000" w:rsidP="00000000" w:rsidRDefault="00000000" w:rsidRPr="00000000" w14:paraId="0000002B">
      <w:pPr>
        <w:spacing w:after="0" w:lineRule="auto"/>
        <w:ind w:left="3600" w:firstLine="0"/>
        <w:jc w:val="center"/>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2C">
      <w:pPr>
        <w:spacing w:after="0" w:lineRule="auto"/>
        <w:ind w:left="3600" w:firstLine="0"/>
        <w:jc w:val="center"/>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2D">
      <w:pPr>
        <w:spacing w:after="0" w:lineRule="auto"/>
        <w:ind w:left="3600" w:firstLine="0"/>
        <w:jc w:val="cente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sz w:val="24"/>
          <w:szCs w:val="24"/>
          <w:rtl w:val="0"/>
        </w:rPr>
        <w:t xml:space="preserve">Dr. Ir. Abdullah Qiqi Asmara, S.T., M.Si., IPU</w:t>
        <w:br w:type="textWrapping"/>
        <w:t xml:space="preserve">NIP. 19740722 200112 1 003</w:t>
      </w:r>
      <w:r w:rsidDel="00000000" w:rsidR="00000000" w:rsidRPr="00000000">
        <w:rPr>
          <w:rtl w:val="0"/>
        </w:rPr>
      </w:r>
    </w:p>
    <w:p w:rsidR="00000000" w:rsidDel="00000000" w:rsidP="00000000" w:rsidRDefault="00000000" w:rsidRPr="00000000" w14:paraId="0000002E">
      <w:pPr>
        <w:pageBreakBefore w:val="1"/>
        <w:spacing w:after="240" w:line="240" w:lineRule="auto"/>
        <w:jc w:val="cente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4"/>
          <w:szCs w:val="24"/>
          <w:rtl w:val="0"/>
        </w:rPr>
        <w:t xml:space="preserve">DAFTAR ISI</w:t>
      </w:r>
    </w:p>
    <w:p w:rsidR="00000000" w:rsidDel="00000000" w:rsidP="00000000" w:rsidRDefault="00000000" w:rsidRPr="00000000" w14:paraId="0000002F">
      <w:pPr>
        <w:tabs>
          <w:tab w:val="right" w:leader="none" w:pos="8647"/>
        </w:tabs>
        <w:spacing w:after="0" w:line="240" w:lineRule="auto"/>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30">
      <w:pPr>
        <w:tabs>
          <w:tab w:val="right" w:leader="none" w:pos="8647"/>
        </w:tabs>
        <w:spacing w:after="0" w:line="36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KATA PENGANTAR</w:t>
        <w:tab/>
        <w:t xml:space="preserve">1</w:t>
      </w:r>
    </w:p>
    <w:p w:rsidR="00000000" w:rsidDel="00000000" w:rsidP="00000000" w:rsidRDefault="00000000" w:rsidRPr="00000000" w14:paraId="00000031">
      <w:pPr>
        <w:tabs>
          <w:tab w:val="right" w:leader="none" w:pos="8647"/>
        </w:tabs>
        <w:spacing w:after="0" w:line="36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DAFTAR ISI</w:t>
        <w:tab/>
        <w:t xml:space="preserve">2</w:t>
      </w:r>
    </w:p>
    <w:p w:rsidR="00000000" w:rsidDel="00000000" w:rsidP="00000000" w:rsidRDefault="00000000" w:rsidRPr="00000000" w14:paraId="00000032">
      <w:pPr>
        <w:tabs>
          <w:tab w:val="right" w:leader="none" w:pos="8647"/>
        </w:tabs>
        <w:spacing w:after="0" w:line="36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PROGRAM PELATIHAN BERBASIS KOMPETENSI</w:t>
        <w:tab/>
        <w:t xml:space="preserve">3</w:t>
      </w:r>
    </w:p>
    <w:p w:rsidR="00000000" w:rsidDel="00000000" w:rsidP="00000000" w:rsidRDefault="00000000" w:rsidRPr="00000000" w14:paraId="0000003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709"/>
          <w:tab w:val="right" w:leader="none" w:pos="8647"/>
        </w:tabs>
        <w:spacing w:after="0" w:before="0" w:line="360" w:lineRule="auto"/>
        <w:ind w:left="709" w:right="0" w:hanging="709"/>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INFORMASI UMUM</w:t>
        <w:tab/>
        <w:t xml:space="preserve">3</w:t>
      </w:r>
    </w:p>
    <w:p w:rsidR="00000000" w:rsidDel="00000000" w:rsidP="00000000" w:rsidRDefault="00000000" w:rsidRPr="00000000" w14:paraId="0000003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tabs>
          <w:tab w:val="left" w:leader="none" w:pos="709"/>
          <w:tab w:val="left" w:leader="none" w:pos="1276"/>
          <w:tab w:val="right" w:leader="none" w:pos="8647"/>
        </w:tabs>
        <w:spacing w:after="0" w:before="0" w:line="360" w:lineRule="auto"/>
        <w:ind w:left="1276" w:right="0" w:hanging="567"/>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Judul</w:t>
        <w:tab/>
        <w:t xml:space="preserve">3</w:t>
      </w:r>
    </w:p>
    <w:p w:rsidR="00000000" w:rsidDel="00000000" w:rsidP="00000000" w:rsidRDefault="00000000" w:rsidRPr="00000000" w14:paraId="0000003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tabs>
          <w:tab w:val="left" w:leader="none" w:pos="709"/>
          <w:tab w:val="left" w:leader="none" w:pos="1276"/>
          <w:tab w:val="right" w:leader="none" w:pos="8647"/>
        </w:tabs>
        <w:spacing w:after="0" w:before="0" w:line="360" w:lineRule="auto"/>
        <w:ind w:left="1276" w:right="0" w:hanging="567"/>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Kode</w:t>
        <w:tab/>
        <w:t xml:space="preserve">3</w:t>
      </w:r>
    </w:p>
    <w:p w:rsidR="00000000" w:rsidDel="00000000" w:rsidP="00000000" w:rsidRDefault="00000000" w:rsidRPr="00000000" w14:paraId="0000003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tabs>
          <w:tab w:val="left" w:leader="none" w:pos="709"/>
          <w:tab w:val="left" w:leader="none" w:pos="1276"/>
          <w:tab w:val="right" w:leader="none" w:pos="8647"/>
        </w:tabs>
        <w:spacing w:after="0" w:before="0" w:line="360" w:lineRule="auto"/>
        <w:ind w:left="1276" w:right="0" w:hanging="567"/>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Jenis Program</w:t>
        <w:tab/>
        <w:t xml:space="preserve">3</w:t>
      </w:r>
    </w:p>
    <w:p w:rsidR="00000000" w:rsidDel="00000000" w:rsidP="00000000" w:rsidRDefault="00000000" w:rsidRPr="00000000" w14:paraId="0000003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tabs>
          <w:tab w:val="left" w:leader="none" w:pos="709"/>
          <w:tab w:val="left" w:leader="none" w:pos="1276"/>
          <w:tab w:val="right" w:leader="none" w:pos="8647"/>
        </w:tabs>
        <w:spacing w:after="0" w:before="0" w:line="360" w:lineRule="auto"/>
        <w:ind w:left="1276" w:right="0" w:hanging="567"/>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Metode Pelatihan</w:t>
        <w:tab/>
        <w:t xml:space="preserve">3</w:t>
      </w:r>
    </w:p>
    <w:p w:rsidR="00000000" w:rsidDel="00000000" w:rsidP="00000000" w:rsidRDefault="00000000" w:rsidRPr="00000000" w14:paraId="0000003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tabs>
          <w:tab w:val="left" w:leader="none" w:pos="709"/>
          <w:tab w:val="left" w:leader="none" w:pos="1276"/>
          <w:tab w:val="right" w:leader="none" w:pos="8647"/>
        </w:tabs>
        <w:spacing w:after="0" w:before="0" w:line="360" w:lineRule="auto"/>
        <w:ind w:left="1276" w:right="0" w:hanging="567"/>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Tujuan</w:t>
        <w:tab/>
        <w:t xml:space="preserve">3</w:t>
      </w:r>
    </w:p>
    <w:p w:rsidR="00000000" w:rsidDel="00000000" w:rsidP="00000000" w:rsidRDefault="00000000" w:rsidRPr="00000000" w14:paraId="0000003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tabs>
          <w:tab w:val="left" w:leader="none" w:pos="709"/>
          <w:tab w:val="left" w:leader="none" w:pos="1276"/>
          <w:tab w:val="right" w:leader="none" w:pos="8647"/>
        </w:tabs>
        <w:spacing w:after="0" w:before="0" w:line="360" w:lineRule="auto"/>
        <w:ind w:left="1276" w:right="0" w:hanging="567"/>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Profil Kompetensi</w:t>
        <w:tab/>
        <w:t xml:space="preserve">4</w:t>
      </w:r>
    </w:p>
    <w:p w:rsidR="00000000" w:rsidDel="00000000" w:rsidP="00000000" w:rsidRDefault="00000000" w:rsidRPr="00000000" w14:paraId="0000003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tabs>
          <w:tab w:val="left" w:leader="none" w:pos="709"/>
          <w:tab w:val="left" w:leader="none" w:pos="1276"/>
          <w:tab w:val="right" w:leader="none" w:pos="8647"/>
        </w:tabs>
        <w:spacing w:after="0" w:before="0" w:line="360" w:lineRule="auto"/>
        <w:ind w:left="1276" w:right="0" w:hanging="567"/>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Jenis Standar Kompetensi</w:t>
        <w:tab/>
        <w:t xml:space="preserve">4</w:t>
      </w:r>
    </w:p>
    <w:p w:rsidR="00000000" w:rsidDel="00000000" w:rsidP="00000000" w:rsidRDefault="00000000" w:rsidRPr="00000000" w14:paraId="0000003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tabs>
          <w:tab w:val="left" w:leader="none" w:pos="709"/>
          <w:tab w:val="left" w:leader="none" w:pos="1276"/>
          <w:tab w:val="right" w:leader="none" w:pos="8647"/>
        </w:tabs>
        <w:spacing w:after="0" w:before="0" w:line="360" w:lineRule="auto"/>
        <w:ind w:left="1276" w:right="0" w:hanging="567"/>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Persyaratan Peserta Pelatihan</w:t>
        <w:tab/>
        <w:t xml:space="preserve">4</w:t>
      </w:r>
    </w:p>
    <w:p w:rsidR="00000000" w:rsidDel="00000000" w:rsidP="00000000" w:rsidRDefault="00000000" w:rsidRPr="00000000" w14:paraId="0000003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tabs>
          <w:tab w:val="left" w:leader="none" w:pos="709"/>
          <w:tab w:val="left" w:leader="none" w:pos="1276"/>
          <w:tab w:val="right" w:leader="none" w:pos="8647"/>
        </w:tabs>
        <w:spacing w:after="0" w:before="0" w:line="360" w:lineRule="auto"/>
        <w:ind w:left="1276" w:right="0" w:hanging="567"/>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Persyaratan Instruktur</w:t>
        <w:tab/>
        <w:t xml:space="preserve">5</w:t>
      </w:r>
    </w:p>
    <w:p w:rsidR="00000000" w:rsidDel="00000000" w:rsidP="00000000" w:rsidRDefault="00000000" w:rsidRPr="00000000" w14:paraId="0000003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709"/>
          <w:tab w:val="right" w:leader="none" w:pos="8647"/>
        </w:tabs>
        <w:spacing w:after="0" w:before="0" w:line="360" w:lineRule="auto"/>
        <w:ind w:left="709" w:right="0" w:hanging="709"/>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KURIKULUM</w:t>
        <w:tab/>
        <w:t xml:space="preserve">6</w:t>
      </w:r>
    </w:p>
    <w:p w:rsidR="00000000" w:rsidDel="00000000" w:rsidP="00000000" w:rsidRDefault="00000000" w:rsidRPr="00000000" w14:paraId="0000003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tabs>
          <w:tab w:val="left" w:leader="none" w:pos="709"/>
          <w:tab w:val="left" w:leader="none" w:pos="1276"/>
          <w:tab w:val="right" w:leader="none" w:pos="8647"/>
        </w:tabs>
        <w:spacing w:after="0" w:before="0" w:line="360" w:lineRule="auto"/>
        <w:ind w:left="1276" w:right="0" w:hanging="567"/>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Kelompok Inti</w:t>
        <w:tab/>
        <w:t xml:space="preserve">6</w:t>
      </w:r>
    </w:p>
    <w:p w:rsidR="00000000" w:rsidDel="00000000" w:rsidP="00000000" w:rsidRDefault="00000000" w:rsidRPr="00000000" w14:paraId="0000003F">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tabs>
          <w:tab w:val="left" w:leader="none" w:pos="709"/>
          <w:tab w:val="left" w:leader="none" w:pos="1276"/>
          <w:tab w:val="right" w:leader="none" w:pos="8647"/>
        </w:tabs>
        <w:spacing w:after="0" w:before="0" w:line="360" w:lineRule="auto"/>
        <w:ind w:left="1276" w:right="0" w:hanging="567"/>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Kelompok Penunjang</w:t>
        <w:tab/>
        <w:t xml:space="preserve">7</w:t>
      </w:r>
    </w:p>
    <w:p w:rsidR="00000000" w:rsidDel="00000000" w:rsidP="00000000" w:rsidRDefault="00000000" w:rsidRPr="00000000" w14:paraId="0000004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709"/>
          <w:tab w:val="right" w:leader="none" w:pos="8647"/>
        </w:tabs>
        <w:spacing w:after="0" w:before="0" w:line="360" w:lineRule="auto"/>
        <w:ind w:left="709" w:right="0" w:hanging="709"/>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SILABUS</w:t>
        <w:tab/>
        <w:t xml:space="preserve">8</w:t>
      </w:r>
    </w:p>
    <w:p w:rsidR="00000000" w:rsidDel="00000000" w:rsidP="00000000" w:rsidRDefault="00000000" w:rsidRPr="00000000" w14:paraId="0000004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709"/>
          <w:tab w:val="right" w:leader="none" w:pos="8647"/>
        </w:tabs>
        <w:spacing w:after="0" w:before="0" w:line="360" w:lineRule="auto"/>
        <w:ind w:left="709" w:right="0" w:hanging="709"/>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DAFTAR PERALATAN YANG DIGUNAKAN</w:t>
        <w:tab/>
        <w:t xml:space="preserve">57</w:t>
      </w:r>
    </w:p>
    <w:p w:rsidR="00000000" w:rsidDel="00000000" w:rsidP="00000000" w:rsidRDefault="00000000" w:rsidRPr="00000000" w14:paraId="0000004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709"/>
          <w:tab w:val="right" w:leader="none" w:pos="8647"/>
        </w:tabs>
        <w:spacing w:after="0" w:before="0" w:line="360" w:lineRule="auto"/>
        <w:ind w:left="709" w:right="0" w:hanging="709"/>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DAFTAR BAHAN YANG DIBUTUHKAN</w:t>
        <w:tab/>
        <w:t xml:space="preserve">60</w:t>
      </w:r>
    </w:p>
    <w:p w:rsidR="00000000" w:rsidDel="00000000" w:rsidP="00000000" w:rsidRDefault="00000000" w:rsidRPr="00000000" w14:paraId="0000004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right" w:leader="none" w:pos="8647"/>
        </w:tabs>
        <w:spacing w:after="0" w:before="0" w:line="360" w:lineRule="auto"/>
        <w:ind w:left="720" w:right="0" w:hanging="72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PENYUSUN</w:t>
        <w:tab/>
        <w:t xml:space="preserve">62</w:t>
      </w:r>
    </w:p>
    <w:p w:rsidR="00000000" w:rsidDel="00000000" w:rsidP="00000000" w:rsidRDefault="00000000" w:rsidRPr="00000000" w14:paraId="00000044">
      <w:pPr>
        <w:rPr>
          <w:rFonts w:ascii="Bookman Old Style" w:cs="Bookman Old Style" w:eastAsia="Bookman Old Style" w:hAnsi="Bookman Old Style"/>
          <w:b w:val="1"/>
          <w:bCs w:val="1"/>
          <w:sz w:val="24"/>
          <w:szCs w:val="24"/>
        </w:rPr>
      </w:pPr>
      <w:r w:rsidDel="00000000" w:rsidR="00000000" w:rsidRPr="00000000">
        <w:br w:type="page"/>
      </w:r>
      <w:r w:rsidDel="00000000" w:rsidR="00000000" w:rsidRPr="00000000">
        <w:rPr>
          <w:rFonts w:ascii="Bookman Old Style" w:cs="Bookman Old Style" w:eastAsia="Bookman Old Style" w:hAnsi="Bookman Old Style"/>
          <w:b w:val="1"/>
          <w:bCs w:val="1"/>
          <w:sz w:val="24"/>
          <w:szCs w:val="24"/>
          <w:rtl w:val="0"/>
        </w:rPr>
        <w:t xml:space="preserve">PROGRAM PELATIHAN BERBASIS KOMPETENSI</w:t>
      </w:r>
    </w:p>
    <w:p w:rsidR="00000000" w:rsidDel="00000000" w:rsidP="00000000" w:rsidRDefault="00000000" w:rsidRPr="00000000" w14:paraId="00000045">
      <w:pPr>
        <w:tabs>
          <w:tab w:val="left" w:leader="none" w:pos="709"/>
        </w:tabs>
        <w:spacing w:after="0" w:line="240" w:lineRule="auto"/>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tabs>
          <w:tab w:val="left" w:leader="none" w:pos="709"/>
        </w:tabs>
        <w:spacing w:after="160" w:before="0" w:line="240" w:lineRule="auto"/>
        <w:ind w:left="709" w:right="0" w:hanging="709"/>
        <w:jc w:val="left"/>
        <w:rPr>
          <w:rFonts w:ascii="Bookman Old Style" w:cs="Bookman Old Style" w:eastAsia="Bookman Old Style" w:hAnsi="Bookman Old Style"/>
          <w:b w:val="1"/>
          <w:bCs w:val="1"/>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4"/>
          <w:szCs w:val="24"/>
          <w:u w:val="none"/>
          <w:shd w:fill="auto" w:val="clear"/>
          <w:vertAlign w:val="baseline"/>
          <w:rtl w:val="0"/>
        </w:rPr>
        <w:t xml:space="preserve">INFORMASI UMUM</w:t>
      </w:r>
    </w:p>
    <w:p w:rsidR="00000000" w:rsidDel="00000000" w:rsidP="00000000" w:rsidRDefault="00000000" w:rsidRPr="00000000" w14:paraId="00000047">
      <w:pPr>
        <w:tabs>
          <w:tab w:val="left" w:leader="none" w:pos="709"/>
        </w:tabs>
        <w:spacing w:after="0" w:line="240" w:lineRule="auto"/>
        <w:jc w:val="right"/>
        <w:rPr>
          <w:rFonts w:ascii="Bookman Old Style" w:cs="Bookman Old Style" w:eastAsia="Bookman Old Style" w:hAnsi="Bookman Old Style"/>
          <w:sz w:val="24"/>
          <w:szCs w:val="24"/>
        </w:rPr>
      </w:pPr>
      <w:r w:rsidDel="00000000" w:rsidR="00000000" w:rsidRPr="00000000">
        <w:rPr>
          <w:rtl w:val="0"/>
        </w:rPr>
      </w:r>
    </w:p>
    <w:tbl>
      <w:tblPr>
        <w:tblStyle w:val="Table1"/>
        <w:tblW w:w="9209.0" w:type="dxa"/>
        <w:jc w:val="left"/>
        <w:tblLayout w:type="fixed"/>
        <w:tblLook w:val="0400"/>
      </w:tblPr>
      <w:tblGrid>
        <w:gridCol w:w="550"/>
        <w:gridCol w:w="735"/>
        <w:gridCol w:w="3101"/>
        <w:gridCol w:w="293"/>
        <w:gridCol w:w="4530"/>
        <w:tblGridChange w:id="0">
          <w:tblGrid>
            <w:gridCol w:w="550"/>
            <w:gridCol w:w="735"/>
            <w:gridCol w:w="3101"/>
            <w:gridCol w:w="293"/>
            <w:gridCol w:w="4530"/>
          </w:tblGrid>
        </w:tblGridChange>
      </w:tblGrid>
      <w:tr>
        <w:trPr>
          <w:cantSplit w:val="1"/>
          <w:tblHeader w:val="0"/>
        </w:trPr>
        <w:tc>
          <w:tcPr>
            <w:tcMar>
              <w:top w:w="20.0" w:type="dxa"/>
              <w:left w:w="20.0" w:type="dxa"/>
              <w:bottom w:w="20.0" w:type="dxa"/>
              <w:right w:w="20.0" w:type="dxa"/>
            </w:tcMar>
          </w:tcPr>
          <w:p w:rsidR="00000000" w:rsidDel="00000000" w:rsidP="00000000" w:rsidRDefault="00000000" w:rsidRPr="00000000" w14:paraId="00000048">
            <w:pPr>
              <w:numPr>
                <w:ilvl w:val="0"/>
                <w:numId w:val="18"/>
              </w:numPr>
              <w:pBdr>
                <w:top w:space="0" w:sz="0" w:val="nil"/>
                <w:left w:space="0" w:sz="0" w:val="nil"/>
                <w:bottom w:space="0" w:sz="0" w:val="nil"/>
                <w:right w:space="0" w:sz="0" w:val="nil"/>
                <w:between w:space="0" w:sz="0" w:val="nil"/>
              </w:pBdr>
              <w:spacing w:after="0" w:line="276" w:lineRule="auto"/>
              <w:ind w:left="360" w:hanging="360"/>
              <w:rPr>
                <w:rFonts w:ascii="Bookman Old Style" w:cs="Bookman Old Style" w:eastAsia="Bookman Old Style" w:hAnsi="Bookman Old Style"/>
                <w:color w:val="000000"/>
                <w:sz w:val="24"/>
                <w:szCs w:val="24"/>
              </w:rPr>
            </w:pPr>
            <w:r w:rsidDel="00000000" w:rsidR="00000000" w:rsidRPr="00000000">
              <w:rPr>
                <w:rtl w:val="0"/>
              </w:rPr>
            </w:r>
          </w:p>
        </w:tc>
        <w:tc>
          <w:tcPr>
            <w:gridSpan w:val="2"/>
            <w:tcMar>
              <w:top w:w="20.0" w:type="dxa"/>
              <w:left w:w="20.0" w:type="dxa"/>
              <w:bottom w:w="20.0" w:type="dxa"/>
              <w:right w:w="20.0" w:type="dxa"/>
            </w:tcMar>
          </w:tcPr>
          <w:p w:rsidR="00000000" w:rsidDel="00000000" w:rsidP="00000000" w:rsidRDefault="00000000" w:rsidRPr="00000000" w14:paraId="00000049">
            <w:pPr>
              <w:spacing w:after="0" w:line="276"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4"/>
                <w:szCs w:val="24"/>
                <w:rtl w:val="0"/>
              </w:rPr>
              <w:t xml:space="preserve">Judul</w:t>
            </w: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04B">
            <w:pPr>
              <w:spacing w:after="0" w:line="276"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w:t>
            </w:r>
          </w:p>
        </w:tc>
        <w:tc>
          <w:tcPr>
            <w:tcMar>
              <w:top w:w="20.0" w:type="dxa"/>
              <w:left w:w="20.0" w:type="dxa"/>
              <w:bottom w:w="20.0" w:type="dxa"/>
              <w:right w:w="20.0" w:type="dxa"/>
            </w:tcMar>
          </w:tcPr>
          <w:p w:rsidR="00000000" w:rsidDel="00000000" w:rsidP="00000000" w:rsidRDefault="00000000" w:rsidRPr="00000000" w14:paraId="0000004C">
            <w:pPr>
              <w:spacing w:after="0" w:line="276" w:lineRule="auto"/>
              <w:rPr>
                <w:rFonts w:ascii="Bookman Old Style" w:cs="Bookman Old Style" w:eastAsia="Bookman Old Style" w:hAnsi="Bookman Old Style"/>
                <w:color w:val="ff0000"/>
                <w:sz w:val="24"/>
                <w:szCs w:val="24"/>
              </w:rPr>
            </w:pPr>
            <w:r w:rsidDel="00000000" w:rsidR="00000000" w:rsidRPr="00000000">
              <w:rPr>
                <w:rFonts w:ascii="Bookman Old Style" w:cs="Bookman Old Style" w:eastAsia="Bookman Old Style" w:hAnsi="Bookman Old Style"/>
                <w:sz w:val="24"/>
                <w:szCs w:val="24"/>
                <w:rtl w:val="0"/>
              </w:rPr>
              <w:t xml:space="preserve">Mengolah Sampah Menjadi Energi Berbasis Insinerasi pada PLTSa</w:t>
            </w:r>
            <w:r w:rsidDel="00000000" w:rsidR="00000000" w:rsidRPr="00000000">
              <w:rPr>
                <w:rtl w:val="0"/>
              </w:rPr>
            </w:r>
          </w:p>
        </w:tc>
      </w:tr>
      <w:tr>
        <w:trPr>
          <w:cantSplit w:val="1"/>
          <w:tblHeader w:val="0"/>
        </w:trPr>
        <w:tc>
          <w:tcPr>
            <w:tcMar>
              <w:top w:w="20.0" w:type="dxa"/>
              <w:left w:w="20.0" w:type="dxa"/>
              <w:bottom w:w="20.0" w:type="dxa"/>
              <w:right w:w="20.0" w:type="dxa"/>
            </w:tcMar>
          </w:tcPr>
          <w:p w:rsidR="00000000" w:rsidDel="00000000" w:rsidP="00000000" w:rsidRDefault="00000000" w:rsidRPr="00000000" w14:paraId="0000004D">
            <w:pPr>
              <w:numPr>
                <w:ilvl w:val="0"/>
                <w:numId w:val="18"/>
              </w:numPr>
              <w:pBdr>
                <w:top w:space="0" w:sz="0" w:val="nil"/>
                <w:left w:space="0" w:sz="0" w:val="nil"/>
                <w:bottom w:space="0" w:sz="0" w:val="nil"/>
                <w:right w:space="0" w:sz="0" w:val="nil"/>
                <w:between w:space="0" w:sz="0" w:val="nil"/>
              </w:pBdr>
              <w:spacing w:after="0" w:line="276" w:lineRule="auto"/>
              <w:ind w:left="360" w:hanging="360"/>
              <w:rPr>
                <w:rFonts w:ascii="Bookman Old Style" w:cs="Bookman Old Style" w:eastAsia="Bookman Old Style" w:hAnsi="Bookman Old Style"/>
                <w:color w:val="000000"/>
                <w:sz w:val="24"/>
                <w:szCs w:val="24"/>
              </w:rPr>
            </w:pPr>
            <w:r w:rsidDel="00000000" w:rsidR="00000000" w:rsidRPr="00000000">
              <w:rPr>
                <w:rtl w:val="0"/>
              </w:rPr>
            </w:r>
          </w:p>
        </w:tc>
        <w:tc>
          <w:tcPr>
            <w:gridSpan w:val="2"/>
            <w:tcMar>
              <w:top w:w="20.0" w:type="dxa"/>
              <w:left w:w="20.0" w:type="dxa"/>
              <w:bottom w:w="20.0" w:type="dxa"/>
              <w:right w:w="20.0" w:type="dxa"/>
            </w:tcMar>
          </w:tcPr>
          <w:p w:rsidR="00000000" w:rsidDel="00000000" w:rsidP="00000000" w:rsidRDefault="00000000" w:rsidRPr="00000000" w14:paraId="0000004E">
            <w:pPr>
              <w:spacing w:after="0" w:line="276"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4"/>
                <w:szCs w:val="24"/>
                <w:rtl w:val="0"/>
              </w:rPr>
              <w:t xml:space="preserve">Kode Program Pelatihan</w:t>
            </w: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050">
            <w:pPr>
              <w:spacing w:after="0" w:line="276"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w:t>
            </w:r>
          </w:p>
        </w:tc>
        <w:tc>
          <w:tcPr>
            <w:tcMar>
              <w:top w:w="20.0" w:type="dxa"/>
              <w:left w:w="20.0" w:type="dxa"/>
              <w:bottom w:w="20.0" w:type="dxa"/>
              <w:right w:w="20.0" w:type="dxa"/>
            </w:tcMar>
          </w:tcPr>
          <w:p w:rsidR="00000000" w:rsidDel="00000000" w:rsidP="00000000" w:rsidRDefault="00000000" w:rsidRPr="00000000" w14:paraId="00000051">
            <w:pPr>
              <w:spacing w:after="0" w:line="276"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[Ditetapkan kemudian oleh Direktorat Bina Standardisasi Kompetensi dan Program Pelatihan]</w:t>
            </w:r>
          </w:p>
        </w:tc>
      </w:tr>
      <w:tr>
        <w:trPr>
          <w:cantSplit w:val="1"/>
          <w:tblHeader w:val="0"/>
        </w:trPr>
        <w:tc>
          <w:tcPr>
            <w:tcMar>
              <w:top w:w="20.0" w:type="dxa"/>
              <w:left w:w="20.0" w:type="dxa"/>
              <w:bottom w:w="20.0" w:type="dxa"/>
              <w:right w:w="20.0" w:type="dxa"/>
            </w:tcMar>
          </w:tcPr>
          <w:p w:rsidR="00000000" w:rsidDel="00000000" w:rsidP="00000000" w:rsidRDefault="00000000" w:rsidRPr="00000000" w14:paraId="00000052">
            <w:pPr>
              <w:numPr>
                <w:ilvl w:val="0"/>
                <w:numId w:val="18"/>
              </w:numPr>
              <w:pBdr>
                <w:top w:space="0" w:sz="0" w:val="nil"/>
                <w:left w:space="0" w:sz="0" w:val="nil"/>
                <w:bottom w:space="0" w:sz="0" w:val="nil"/>
                <w:right w:space="0" w:sz="0" w:val="nil"/>
                <w:between w:space="0" w:sz="0" w:val="nil"/>
              </w:pBdr>
              <w:spacing w:after="0" w:line="276" w:lineRule="auto"/>
              <w:ind w:left="360" w:hanging="360"/>
              <w:rPr>
                <w:rFonts w:ascii="Bookman Old Style" w:cs="Bookman Old Style" w:eastAsia="Bookman Old Style" w:hAnsi="Bookman Old Style"/>
                <w:color w:val="000000"/>
                <w:sz w:val="24"/>
                <w:szCs w:val="24"/>
              </w:rPr>
            </w:pPr>
            <w:r w:rsidDel="00000000" w:rsidR="00000000" w:rsidRPr="00000000">
              <w:rPr>
                <w:rtl w:val="0"/>
              </w:rPr>
            </w:r>
          </w:p>
        </w:tc>
        <w:tc>
          <w:tcPr>
            <w:gridSpan w:val="2"/>
            <w:tcMar>
              <w:top w:w="20.0" w:type="dxa"/>
              <w:left w:w="20.0" w:type="dxa"/>
              <w:bottom w:w="20.0" w:type="dxa"/>
              <w:right w:w="20.0" w:type="dxa"/>
            </w:tcMar>
          </w:tcPr>
          <w:p w:rsidR="00000000" w:rsidDel="00000000" w:rsidP="00000000" w:rsidRDefault="00000000" w:rsidRPr="00000000" w14:paraId="00000053">
            <w:pPr>
              <w:spacing w:after="0" w:line="276"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4"/>
                <w:szCs w:val="24"/>
                <w:rtl w:val="0"/>
              </w:rPr>
              <w:t xml:space="preserve">Jenis Program Pelatihan</w:t>
            </w: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055">
            <w:pPr>
              <w:spacing w:after="0" w:line="276"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w:t>
            </w:r>
          </w:p>
        </w:tc>
        <w:tc>
          <w:tcPr>
            <w:tcMar>
              <w:top w:w="20.0" w:type="dxa"/>
              <w:left w:w="20.0" w:type="dxa"/>
              <w:bottom w:w="20.0" w:type="dxa"/>
              <w:right w:w="20.0" w:type="dxa"/>
            </w:tcMar>
          </w:tcPr>
          <w:p w:rsidR="00000000" w:rsidDel="00000000" w:rsidP="00000000" w:rsidRDefault="00000000" w:rsidRPr="00000000" w14:paraId="00000056">
            <w:pPr>
              <w:spacing w:after="0" w:line="276" w:lineRule="auto"/>
              <w:rPr>
                <w:rFonts w:ascii="Bookman Old Style" w:cs="Bookman Old Style" w:eastAsia="Bookman Old Style" w:hAnsi="Bookman Old Style"/>
                <w:color w:val="ff0000"/>
                <w:sz w:val="24"/>
                <w:szCs w:val="24"/>
              </w:rPr>
            </w:pPr>
            <w:r w:rsidDel="00000000" w:rsidR="00000000" w:rsidRPr="00000000">
              <w:rPr>
                <w:rFonts w:ascii="Bookman Old Style" w:cs="Bookman Old Style" w:eastAsia="Bookman Old Style" w:hAnsi="Bookman Old Style"/>
                <w:sz w:val="24"/>
                <w:szCs w:val="24"/>
                <w:rtl w:val="0"/>
              </w:rPr>
              <w:t xml:space="preserve">Klaster Non-Okupasi</w:t>
            </w:r>
            <w:r w:rsidDel="00000000" w:rsidR="00000000" w:rsidRPr="00000000">
              <w:rPr>
                <w:rtl w:val="0"/>
              </w:rPr>
            </w:r>
          </w:p>
        </w:tc>
      </w:tr>
      <w:tr>
        <w:trPr>
          <w:cantSplit w:val="1"/>
          <w:tblHeader w:val="0"/>
        </w:trPr>
        <w:tc>
          <w:tcPr>
            <w:tcMar>
              <w:top w:w="20.0" w:type="dxa"/>
              <w:left w:w="20.0" w:type="dxa"/>
              <w:bottom w:w="20.0" w:type="dxa"/>
              <w:right w:w="20.0" w:type="dxa"/>
            </w:tcMar>
          </w:tcPr>
          <w:p w:rsidR="00000000" w:rsidDel="00000000" w:rsidP="00000000" w:rsidRDefault="00000000" w:rsidRPr="00000000" w14:paraId="00000057">
            <w:pPr>
              <w:numPr>
                <w:ilvl w:val="0"/>
                <w:numId w:val="18"/>
              </w:numPr>
              <w:pBdr>
                <w:top w:space="0" w:sz="0" w:val="nil"/>
                <w:left w:space="0" w:sz="0" w:val="nil"/>
                <w:bottom w:space="0" w:sz="0" w:val="nil"/>
                <w:right w:space="0" w:sz="0" w:val="nil"/>
                <w:between w:space="0" w:sz="0" w:val="nil"/>
              </w:pBdr>
              <w:spacing w:after="0" w:line="276" w:lineRule="auto"/>
              <w:ind w:left="360" w:hanging="360"/>
              <w:rPr>
                <w:rFonts w:ascii="Bookman Old Style" w:cs="Bookman Old Style" w:eastAsia="Bookman Old Style" w:hAnsi="Bookman Old Style"/>
                <w:color w:val="000000"/>
                <w:sz w:val="24"/>
                <w:szCs w:val="24"/>
              </w:rPr>
            </w:pPr>
            <w:r w:rsidDel="00000000" w:rsidR="00000000" w:rsidRPr="00000000">
              <w:rPr>
                <w:rtl w:val="0"/>
              </w:rPr>
            </w:r>
          </w:p>
        </w:tc>
        <w:tc>
          <w:tcPr>
            <w:gridSpan w:val="2"/>
            <w:tcMar>
              <w:top w:w="20.0" w:type="dxa"/>
              <w:left w:w="20.0" w:type="dxa"/>
              <w:bottom w:w="20.0" w:type="dxa"/>
              <w:right w:w="20.0" w:type="dxa"/>
            </w:tcMar>
          </w:tcPr>
          <w:p w:rsidR="00000000" w:rsidDel="00000000" w:rsidP="00000000" w:rsidRDefault="00000000" w:rsidRPr="00000000" w14:paraId="00000058">
            <w:pPr>
              <w:spacing w:after="0" w:line="276"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4"/>
                <w:szCs w:val="24"/>
                <w:rtl w:val="0"/>
              </w:rPr>
              <w:t xml:space="preserve">Metode Pelatihan</w:t>
            </w: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05A">
            <w:pPr>
              <w:spacing w:after="0" w:line="276"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w:t>
            </w:r>
          </w:p>
        </w:tc>
        <w:tc>
          <w:tcPr>
            <w:tcMar>
              <w:top w:w="20.0" w:type="dxa"/>
              <w:left w:w="20.0" w:type="dxa"/>
              <w:bottom w:w="20.0" w:type="dxa"/>
              <w:right w:w="20.0" w:type="dxa"/>
            </w:tcMar>
          </w:tcPr>
          <w:p w:rsidR="00000000" w:rsidDel="00000000" w:rsidP="00000000" w:rsidRDefault="00000000" w:rsidRPr="00000000" w14:paraId="0000005B">
            <w:pPr>
              <w:spacing w:after="0" w:line="276" w:lineRule="auto"/>
              <w:rPr>
                <w:rFonts w:ascii="Bookman Old Style" w:cs="Bookman Old Style" w:eastAsia="Bookman Old Style" w:hAnsi="Bookman Old Style"/>
                <w:color w:val="ff0000"/>
                <w:sz w:val="24"/>
                <w:szCs w:val="24"/>
              </w:rPr>
            </w:pPr>
            <w:r w:rsidDel="00000000" w:rsidR="00000000" w:rsidRPr="00000000">
              <w:rPr>
                <w:rFonts w:ascii="Bookman Old Style" w:cs="Bookman Old Style" w:eastAsia="Bookman Old Style" w:hAnsi="Bookman Old Style"/>
                <w:sz w:val="24"/>
                <w:szCs w:val="24"/>
                <w:rtl w:val="0"/>
              </w:rPr>
              <w:t xml:space="preserve">Luring</w:t>
            </w:r>
            <w:r w:rsidDel="00000000" w:rsidR="00000000" w:rsidRPr="00000000">
              <w:rPr>
                <w:rtl w:val="0"/>
              </w:rPr>
            </w:r>
          </w:p>
        </w:tc>
      </w:tr>
      <w:tr>
        <w:trPr>
          <w:cantSplit w:val="1"/>
          <w:tblHeader w:val="0"/>
        </w:trPr>
        <w:tc>
          <w:tcPr>
            <w:tcMar>
              <w:top w:w="20.0" w:type="dxa"/>
              <w:left w:w="20.0" w:type="dxa"/>
              <w:bottom w:w="20.0" w:type="dxa"/>
              <w:right w:w="20.0" w:type="dxa"/>
            </w:tcMar>
          </w:tcPr>
          <w:p w:rsidR="00000000" w:rsidDel="00000000" w:rsidP="00000000" w:rsidRDefault="00000000" w:rsidRPr="00000000" w14:paraId="0000005C">
            <w:pPr>
              <w:numPr>
                <w:ilvl w:val="0"/>
                <w:numId w:val="18"/>
              </w:numPr>
              <w:pBdr>
                <w:top w:space="0" w:sz="0" w:val="nil"/>
                <w:left w:space="0" w:sz="0" w:val="nil"/>
                <w:bottom w:space="0" w:sz="0" w:val="nil"/>
                <w:right w:space="0" w:sz="0" w:val="nil"/>
                <w:between w:space="0" w:sz="0" w:val="nil"/>
              </w:pBdr>
              <w:spacing w:after="0" w:line="276" w:lineRule="auto"/>
              <w:ind w:left="360" w:hanging="360"/>
              <w:rPr>
                <w:rFonts w:ascii="Bookman Old Style" w:cs="Bookman Old Style" w:eastAsia="Bookman Old Style" w:hAnsi="Bookman Old Style"/>
                <w:color w:val="000000"/>
                <w:sz w:val="24"/>
                <w:szCs w:val="24"/>
              </w:rPr>
            </w:pPr>
            <w:r w:rsidDel="00000000" w:rsidR="00000000" w:rsidRPr="00000000">
              <w:rPr>
                <w:rtl w:val="0"/>
              </w:rPr>
            </w:r>
          </w:p>
        </w:tc>
        <w:tc>
          <w:tcPr>
            <w:gridSpan w:val="4"/>
            <w:tcMar>
              <w:top w:w="20.0" w:type="dxa"/>
              <w:left w:w="20.0" w:type="dxa"/>
              <w:bottom w:w="20.0" w:type="dxa"/>
              <w:right w:w="20.0" w:type="dxa"/>
            </w:tcMar>
          </w:tcPr>
          <w:p w:rsidR="00000000" w:rsidDel="00000000" w:rsidP="00000000" w:rsidRDefault="00000000" w:rsidRPr="00000000" w14:paraId="0000005D">
            <w:pPr>
              <w:spacing w:after="0" w:line="276" w:lineRule="auto"/>
              <w:rPr/>
            </w:pPr>
            <w:r w:rsidDel="00000000" w:rsidR="00000000" w:rsidRPr="00000000">
              <w:rPr>
                <w:rFonts w:ascii="Bookman Old Style" w:cs="Bookman Old Style" w:eastAsia="Bookman Old Style" w:hAnsi="Bookman Old Style"/>
                <w:b w:val="1"/>
                <w:bCs w:val="1"/>
                <w:sz w:val="24"/>
                <w:szCs w:val="24"/>
                <w:rtl w:val="0"/>
              </w:rPr>
              <w:t xml:space="preserve">Tujuan:</w:t>
            </w:r>
            <w:r w:rsidDel="00000000" w:rsidR="00000000" w:rsidRPr="00000000">
              <w:rPr>
                <w:rtl w:val="0"/>
              </w:rPr>
            </w:r>
          </w:p>
          <w:p w:rsidR="00000000" w:rsidDel="00000000" w:rsidP="00000000" w:rsidRDefault="00000000" w:rsidRPr="00000000" w14:paraId="0000005E">
            <w:pPr>
              <w:spacing w:after="0" w:line="276" w:lineRule="auto"/>
              <w:jc w:val="both"/>
              <w:rPr/>
            </w:pPr>
            <w:r w:rsidDel="00000000" w:rsidR="00000000" w:rsidRPr="00000000">
              <w:rPr>
                <w:rFonts w:ascii="Bookman Old Style" w:cs="Bookman Old Style" w:eastAsia="Bookman Old Style" w:hAnsi="Bookman Old Style"/>
                <w:sz w:val="24"/>
                <w:szCs w:val="24"/>
                <w:rtl w:val="0"/>
              </w:rPr>
              <w:t xml:space="preserve">Setelah mengikuti pelatihan ini, peserta kompeten mengoperasikan pengolahan sampah menjadi energi berbasis insinerasi pada PLTSa sesuai dengan sesuai prosedur dan persyaratan keselamatan kerja.</w:t>
            </w:r>
            <w:r w:rsidDel="00000000" w:rsidR="00000000" w:rsidRPr="00000000">
              <w:rPr>
                <w:rtl w:val="0"/>
              </w:rPr>
            </w:r>
          </w:p>
        </w:tc>
      </w:tr>
      <w:tr>
        <w:trPr>
          <w:cantSplit w:val="1"/>
          <w:tblHeader w:val="0"/>
        </w:trPr>
        <w:tc>
          <w:tcPr>
            <w:tcMar>
              <w:top w:w="20.0" w:type="dxa"/>
              <w:left w:w="20.0" w:type="dxa"/>
              <w:bottom w:w="20.0" w:type="dxa"/>
              <w:right w:w="20.0" w:type="dxa"/>
            </w:tcMar>
          </w:tcPr>
          <w:p w:rsidR="00000000" w:rsidDel="00000000" w:rsidP="00000000" w:rsidRDefault="00000000" w:rsidRPr="00000000" w14:paraId="00000062">
            <w:pPr>
              <w:numPr>
                <w:ilvl w:val="0"/>
                <w:numId w:val="18"/>
              </w:numPr>
              <w:pBdr>
                <w:top w:space="0" w:sz="0" w:val="nil"/>
                <w:left w:space="0" w:sz="0" w:val="nil"/>
                <w:bottom w:space="0" w:sz="0" w:val="nil"/>
                <w:right w:space="0" w:sz="0" w:val="nil"/>
                <w:between w:space="0" w:sz="0" w:val="nil"/>
              </w:pBdr>
              <w:spacing w:after="0" w:line="276" w:lineRule="auto"/>
              <w:ind w:left="360" w:hanging="360"/>
              <w:rPr>
                <w:rFonts w:ascii="Bookman Old Style" w:cs="Bookman Old Style" w:eastAsia="Bookman Old Style" w:hAnsi="Bookman Old Style"/>
                <w:color w:val="000000"/>
                <w:sz w:val="24"/>
                <w:szCs w:val="24"/>
              </w:rPr>
            </w:pPr>
            <w:r w:rsidDel="00000000" w:rsidR="00000000" w:rsidRPr="00000000">
              <w:rPr>
                <w:rtl w:val="0"/>
              </w:rPr>
            </w:r>
          </w:p>
        </w:tc>
        <w:tc>
          <w:tcPr>
            <w:gridSpan w:val="4"/>
            <w:tcMar>
              <w:top w:w="20.0" w:type="dxa"/>
              <w:left w:w="20.0" w:type="dxa"/>
              <w:bottom w:w="20.0" w:type="dxa"/>
              <w:right w:w="20.0" w:type="dxa"/>
            </w:tcMar>
          </w:tcPr>
          <w:p w:rsidR="00000000" w:rsidDel="00000000" w:rsidP="00000000" w:rsidRDefault="00000000" w:rsidRPr="00000000" w14:paraId="00000063">
            <w:pPr>
              <w:spacing w:after="0" w:line="276" w:lineRule="auto"/>
              <w:rPr/>
            </w:pPr>
            <w:r w:rsidDel="00000000" w:rsidR="00000000" w:rsidRPr="00000000">
              <w:rPr>
                <w:rFonts w:ascii="Bookman Old Style" w:cs="Bookman Old Style" w:eastAsia="Bookman Old Style" w:hAnsi="Bookman Old Style"/>
                <w:b w:val="1"/>
                <w:bCs w:val="1"/>
                <w:sz w:val="24"/>
                <w:szCs w:val="24"/>
                <w:rtl w:val="0"/>
              </w:rPr>
              <w:t xml:space="preserve">Profil Kompetensi:</w:t>
            </w:r>
            <w:r w:rsidDel="00000000" w:rsidR="00000000" w:rsidRPr="00000000">
              <w:rPr>
                <w:rtl w:val="0"/>
              </w:rPr>
            </w:r>
          </w:p>
          <w:p w:rsidR="00000000" w:rsidDel="00000000" w:rsidP="00000000" w:rsidRDefault="00000000" w:rsidRPr="00000000" w14:paraId="00000064">
            <w:pPr>
              <w:spacing w:after="0" w:line="276" w:lineRule="auto"/>
              <w:rPr/>
            </w:pPr>
            <w:r w:rsidDel="00000000" w:rsidR="00000000" w:rsidRPr="00000000">
              <w:rPr>
                <w:rFonts w:ascii="Bookman Old Style" w:cs="Bookman Old Style" w:eastAsia="Bookman Old Style" w:hAnsi="Bookman Old Style"/>
                <w:sz w:val="24"/>
                <w:szCs w:val="24"/>
                <w:rtl w:val="0"/>
              </w:rPr>
              <w:t xml:space="preserve">1) Kemampuan dalam memproses penerimaan dan memverifikasi kesesuaian sampah masuk.</w:t>
            </w:r>
            <w:r w:rsidDel="00000000" w:rsidR="00000000" w:rsidRPr="00000000">
              <w:rPr>
                <w:rtl w:val="0"/>
              </w:rPr>
            </w:r>
          </w:p>
          <w:p w:rsidR="00000000" w:rsidDel="00000000" w:rsidP="00000000" w:rsidRDefault="00000000" w:rsidRPr="00000000" w14:paraId="00000065">
            <w:pPr>
              <w:spacing w:after="0" w:line="276" w:lineRule="auto"/>
              <w:rPr/>
            </w:pPr>
            <w:r w:rsidDel="00000000" w:rsidR="00000000" w:rsidRPr="00000000">
              <w:rPr>
                <w:rFonts w:ascii="Bookman Old Style" w:cs="Bookman Old Style" w:eastAsia="Bookman Old Style" w:hAnsi="Bookman Old Style"/>
                <w:sz w:val="24"/>
                <w:szCs w:val="24"/>
                <w:rtl w:val="0"/>
              </w:rPr>
              <w:t xml:space="preserve">2) Kemampuan dalam mengoperasikan alat pemilah sampah semimekanis dan/atau mekanis.</w:t>
            </w:r>
            <w:r w:rsidDel="00000000" w:rsidR="00000000" w:rsidRPr="00000000">
              <w:rPr>
                <w:rtl w:val="0"/>
              </w:rPr>
            </w:r>
          </w:p>
          <w:p w:rsidR="00000000" w:rsidDel="00000000" w:rsidP="00000000" w:rsidRDefault="00000000" w:rsidRPr="00000000" w14:paraId="00000066">
            <w:pPr>
              <w:spacing w:after="0" w:line="276" w:lineRule="auto"/>
              <w:rPr/>
            </w:pPr>
            <w:r w:rsidDel="00000000" w:rsidR="00000000" w:rsidRPr="00000000">
              <w:rPr>
                <w:rFonts w:ascii="Bookman Old Style" w:cs="Bookman Old Style" w:eastAsia="Bookman Old Style" w:hAnsi="Bookman Old Style"/>
                <w:sz w:val="24"/>
                <w:szCs w:val="24"/>
                <w:rtl w:val="0"/>
              </w:rPr>
              <w:t xml:space="preserve">3) Kemampuan dalam mempersiapkan dan mengoperasikan unit pembakaran.</w:t>
            </w:r>
            <w:r w:rsidDel="00000000" w:rsidR="00000000" w:rsidRPr="00000000">
              <w:rPr>
                <w:rtl w:val="0"/>
              </w:rPr>
            </w:r>
          </w:p>
          <w:p w:rsidR="00000000" w:rsidDel="00000000" w:rsidP="00000000" w:rsidRDefault="00000000" w:rsidRPr="00000000" w14:paraId="00000067">
            <w:pPr>
              <w:spacing w:after="0" w:line="276" w:lineRule="auto"/>
              <w:rPr/>
            </w:pPr>
            <w:r w:rsidDel="00000000" w:rsidR="00000000" w:rsidRPr="00000000">
              <w:rPr>
                <w:rFonts w:ascii="Bookman Old Style" w:cs="Bookman Old Style" w:eastAsia="Bookman Old Style" w:hAnsi="Bookman Old Style"/>
                <w:sz w:val="24"/>
                <w:szCs w:val="24"/>
                <w:rtl w:val="0"/>
              </w:rPr>
              <w:t xml:space="preserve">4) Kemampuan dalam menangani abu </w:t>
            </w:r>
            <w:r w:rsidDel="00000000" w:rsidR="00000000" w:rsidRPr="00000000">
              <w:rPr>
                <w:rFonts w:ascii="Bookman Old Style" w:cs="Bookman Old Style" w:eastAsia="Bookman Old Style" w:hAnsi="Bookman Old Style"/>
                <w:sz w:val="24"/>
                <w:szCs w:val="24"/>
                <w:rtl w:val="0"/>
              </w:rPr>
              <w:t xml:space="preserve">endapan</w:t>
            </w:r>
            <w:r w:rsidDel="00000000" w:rsidR="00000000" w:rsidRPr="00000000">
              <w:rPr>
                <w:rFonts w:ascii="Bookman Old Style" w:cs="Bookman Old Style" w:eastAsia="Bookman Old Style" w:hAnsi="Bookman Old Style"/>
                <w:sz w:val="24"/>
                <w:szCs w:val="24"/>
                <w:rtl w:val="0"/>
              </w:rPr>
              <w:t xml:space="preserve"> (bottom ash), abu beterbangan (fly ash), dan gangguan sistem penanganan abu/residu.</w:t>
            </w:r>
            <w:r w:rsidDel="00000000" w:rsidR="00000000" w:rsidRPr="00000000">
              <w:rPr>
                <w:rtl w:val="0"/>
              </w:rPr>
            </w:r>
          </w:p>
          <w:p w:rsidR="00000000" w:rsidDel="00000000" w:rsidP="00000000" w:rsidRDefault="00000000" w:rsidRPr="00000000" w14:paraId="00000068">
            <w:pPr>
              <w:spacing w:after="0" w:line="276" w:lineRule="auto"/>
              <w:rPr/>
            </w:pPr>
            <w:r w:rsidDel="00000000" w:rsidR="00000000" w:rsidRPr="00000000">
              <w:rPr>
                <w:rFonts w:ascii="Bookman Old Style" w:cs="Bookman Old Style" w:eastAsia="Bookman Old Style" w:hAnsi="Bookman Old Style"/>
                <w:sz w:val="24"/>
                <w:szCs w:val="24"/>
                <w:rtl w:val="0"/>
              </w:rPr>
              <w:t xml:space="preserve">5) Kemampuan dalam mengoperasikan sistem penanganan gas, partikulat, dan pelepasan gas buang pada insinerator.</w:t>
            </w:r>
            <w:r w:rsidDel="00000000" w:rsidR="00000000" w:rsidRPr="00000000">
              <w:rPr>
                <w:rtl w:val="0"/>
              </w:rPr>
            </w:r>
          </w:p>
          <w:p w:rsidR="00000000" w:rsidDel="00000000" w:rsidP="00000000" w:rsidRDefault="00000000" w:rsidRPr="00000000" w14:paraId="00000069">
            <w:pPr>
              <w:spacing w:after="0" w:line="276" w:lineRule="auto"/>
              <w:rPr/>
            </w:pPr>
            <w:r w:rsidDel="00000000" w:rsidR="00000000" w:rsidRPr="00000000">
              <w:rPr>
                <w:rFonts w:ascii="Bookman Old Style" w:cs="Bookman Old Style" w:eastAsia="Bookman Old Style" w:hAnsi="Bookman Old Style"/>
                <w:sz w:val="24"/>
                <w:szCs w:val="24"/>
                <w:rtl w:val="0"/>
              </w:rPr>
              <w:t xml:space="preserve">6) Kemampuan dalam mempersiapkan dan mengoperasikan boiler pada insinerator serta memantau tekanan dan temperatur.</w:t>
            </w:r>
            <w:r w:rsidDel="00000000" w:rsidR="00000000" w:rsidRPr="00000000">
              <w:rPr>
                <w:rtl w:val="0"/>
              </w:rPr>
            </w:r>
          </w:p>
          <w:p w:rsidR="00000000" w:rsidDel="00000000" w:rsidP="00000000" w:rsidRDefault="00000000" w:rsidRPr="00000000" w14:paraId="0000006A">
            <w:pPr>
              <w:spacing w:after="0" w:line="276" w:lineRule="auto"/>
              <w:rPr/>
            </w:pPr>
            <w:r w:rsidDel="00000000" w:rsidR="00000000" w:rsidRPr="00000000">
              <w:rPr>
                <w:rFonts w:ascii="Bookman Old Style" w:cs="Bookman Old Style" w:eastAsia="Bookman Old Style" w:hAnsi="Bookman Old Style"/>
                <w:sz w:val="24"/>
                <w:szCs w:val="24"/>
                <w:rtl w:val="0"/>
              </w:rPr>
              <w:t xml:space="preserve">7) Kemampuan dalam mempersiapkan dan mengoperasikan instalasi pengolahan lindi serta mencatat tahapan proses.</w:t>
            </w:r>
            <w:r w:rsidDel="00000000" w:rsidR="00000000" w:rsidRPr="00000000">
              <w:rPr>
                <w:rtl w:val="0"/>
              </w:rPr>
            </w:r>
          </w:p>
          <w:p w:rsidR="00000000" w:rsidDel="00000000" w:rsidP="00000000" w:rsidRDefault="00000000" w:rsidRPr="00000000" w14:paraId="0000006B">
            <w:pPr>
              <w:spacing w:after="0" w:line="276" w:lineRule="auto"/>
              <w:rPr/>
            </w:pPr>
            <w:r w:rsidDel="00000000" w:rsidR="00000000" w:rsidRPr="00000000">
              <w:rPr>
                <w:rFonts w:ascii="Bookman Old Style" w:cs="Bookman Old Style" w:eastAsia="Bookman Old Style" w:hAnsi="Bookman Old Style"/>
                <w:sz w:val="24"/>
                <w:szCs w:val="24"/>
                <w:rtl w:val="0"/>
              </w:rPr>
              <w:t xml:space="preserve">8) Kemampuan dalam membantu pengoperasian unit pembangkit berdasarkan perintah kerja dan ketentuan K2.</w:t>
            </w:r>
            <w:r w:rsidDel="00000000" w:rsidR="00000000" w:rsidRPr="00000000">
              <w:rPr>
                <w:rtl w:val="0"/>
              </w:rPr>
            </w:r>
          </w:p>
          <w:p w:rsidR="00000000" w:rsidDel="00000000" w:rsidP="00000000" w:rsidRDefault="00000000" w:rsidRPr="00000000" w14:paraId="0000006C">
            <w:pPr>
              <w:spacing w:after="0" w:line="276" w:lineRule="auto"/>
              <w:rPr/>
            </w:pPr>
            <w:r w:rsidDel="00000000" w:rsidR="00000000" w:rsidRPr="00000000">
              <w:rPr>
                <w:rFonts w:ascii="Bookman Old Style" w:cs="Bookman Old Style" w:eastAsia="Bookman Old Style" w:hAnsi="Bookman Old Style"/>
                <w:sz w:val="24"/>
                <w:szCs w:val="24"/>
                <w:rtl w:val="0"/>
              </w:rPr>
              <w:t xml:space="preserve">9) Kemampuan dalam merencanakan, menyiapkan, dan melaksanakan pengoperasian sistem Air Condensate, sistem Air Pengisi, sistem Udara Tekan, Water Treatment Plant, Kondenser, dan sistem Pendingin sesuai perintah kerja.</w:t>
            </w:r>
            <w:r w:rsidDel="00000000" w:rsidR="00000000" w:rsidRPr="00000000">
              <w:rPr>
                <w:rtl w:val="0"/>
              </w:rPr>
            </w:r>
          </w:p>
          <w:p w:rsidR="00000000" w:rsidDel="00000000" w:rsidP="00000000" w:rsidRDefault="00000000" w:rsidRPr="00000000" w14:paraId="0000006D">
            <w:pPr>
              <w:spacing w:after="0" w:line="276" w:lineRule="auto"/>
              <w:rPr/>
            </w:pPr>
            <w:r w:rsidDel="00000000" w:rsidR="00000000" w:rsidRPr="00000000">
              <w:rPr>
                <w:rFonts w:ascii="Bookman Old Style" w:cs="Bookman Old Style" w:eastAsia="Bookman Old Style" w:hAnsi="Bookman Old Style"/>
                <w:sz w:val="24"/>
                <w:szCs w:val="24"/>
                <w:rtl w:val="0"/>
              </w:rPr>
              <w:t xml:space="preserve">10) Kemampuan dalam mengoperasikan turbin uap dan generator listrik serta menindaklanjuti gangguan sesuai prosedur.</w:t>
            </w:r>
            <w:r w:rsidDel="00000000" w:rsidR="00000000" w:rsidRPr="00000000">
              <w:rPr>
                <w:rtl w:val="0"/>
              </w:rPr>
            </w:r>
          </w:p>
          <w:p w:rsidR="00000000" w:rsidDel="00000000" w:rsidP="00000000" w:rsidRDefault="00000000" w:rsidRPr="00000000" w14:paraId="0000006E">
            <w:pPr>
              <w:spacing w:after="0" w:line="276" w:lineRule="auto"/>
              <w:rPr/>
            </w:pPr>
            <w:r w:rsidDel="00000000" w:rsidR="00000000" w:rsidRPr="00000000">
              <w:rPr>
                <w:rFonts w:ascii="Bookman Old Style" w:cs="Bookman Old Style" w:eastAsia="Bookman Old Style" w:hAnsi="Bookman Old Style"/>
                <w:sz w:val="24"/>
                <w:szCs w:val="24"/>
                <w:rtl w:val="0"/>
              </w:rPr>
              <w:t xml:space="preserve">11) Kemampuan dalam menerapkan K3 dan menangani keadaan darurat di lingkungan kerja.</w:t>
            </w:r>
            <w:r w:rsidDel="00000000" w:rsidR="00000000" w:rsidRPr="00000000">
              <w:rPr>
                <w:rtl w:val="0"/>
              </w:rPr>
            </w:r>
          </w:p>
          <w:p w:rsidR="00000000" w:rsidDel="00000000" w:rsidP="00000000" w:rsidRDefault="00000000" w:rsidRPr="00000000" w14:paraId="0000006F">
            <w:pPr>
              <w:spacing w:after="0" w:line="276" w:lineRule="auto"/>
              <w:rPr/>
            </w:pPr>
            <w:r w:rsidDel="00000000" w:rsidR="00000000" w:rsidRPr="00000000">
              <w:rPr>
                <w:rFonts w:ascii="Bookman Old Style" w:cs="Bookman Old Style" w:eastAsia="Bookman Old Style" w:hAnsi="Bookman Old Style"/>
                <w:sz w:val="24"/>
                <w:szCs w:val="24"/>
                <w:rtl w:val="0"/>
              </w:rPr>
              <w:t xml:space="preserve">12) Kemampuan dalam menerapkan komunikasi operasi, kerja tim, produktivitas, pencatatan parameter, dan pelaporan digital.</w:t>
            </w:r>
            <w:r w:rsidDel="00000000" w:rsidR="00000000" w:rsidRPr="00000000">
              <w:rPr>
                <w:rtl w:val="0"/>
              </w:rPr>
            </w:r>
          </w:p>
        </w:tc>
      </w:tr>
      <w:tr>
        <w:trPr>
          <w:cantSplit w:val="1"/>
          <w:tblHeader w:val="0"/>
        </w:trPr>
        <w:tc>
          <w:tcPr>
            <w:tcMar>
              <w:top w:w="20.0" w:type="dxa"/>
              <w:left w:w="20.0" w:type="dxa"/>
              <w:bottom w:w="20.0" w:type="dxa"/>
              <w:right w:w="20.0" w:type="dxa"/>
            </w:tcMar>
          </w:tcPr>
          <w:p w:rsidR="00000000" w:rsidDel="00000000" w:rsidP="00000000" w:rsidRDefault="00000000" w:rsidRPr="00000000" w14:paraId="00000073">
            <w:pPr>
              <w:numPr>
                <w:ilvl w:val="0"/>
                <w:numId w:val="18"/>
              </w:numPr>
              <w:pBdr>
                <w:top w:space="0" w:sz="0" w:val="nil"/>
                <w:left w:space="0" w:sz="0" w:val="nil"/>
                <w:bottom w:space="0" w:sz="0" w:val="nil"/>
                <w:right w:space="0" w:sz="0" w:val="nil"/>
                <w:between w:space="0" w:sz="0" w:val="nil"/>
              </w:pBdr>
              <w:spacing w:after="0" w:line="276" w:lineRule="auto"/>
              <w:ind w:left="360" w:hanging="360"/>
              <w:rPr>
                <w:rFonts w:ascii="Bookman Old Style" w:cs="Bookman Old Style" w:eastAsia="Bookman Old Style" w:hAnsi="Bookman Old Style"/>
                <w:color w:val="000000"/>
                <w:sz w:val="24"/>
                <w:szCs w:val="24"/>
              </w:rPr>
            </w:pPr>
            <w:r w:rsidDel="00000000" w:rsidR="00000000" w:rsidRPr="00000000">
              <w:rPr>
                <w:rtl w:val="0"/>
              </w:rPr>
            </w:r>
          </w:p>
        </w:tc>
        <w:tc>
          <w:tcPr>
            <w:gridSpan w:val="4"/>
            <w:tcMar>
              <w:top w:w="20.0" w:type="dxa"/>
              <w:left w:w="20.0" w:type="dxa"/>
              <w:bottom w:w="20.0" w:type="dxa"/>
              <w:right w:w="20.0" w:type="dxa"/>
            </w:tcMar>
          </w:tcPr>
          <w:p w:rsidR="00000000" w:rsidDel="00000000" w:rsidP="00000000" w:rsidRDefault="00000000" w:rsidRPr="00000000" w14:paraId="00000074">
            <w:pPr>
              <w:spacing w:after="0" w:line="276" w:lineRule="auto"/>
              <w:rPr/>
            </w:pPr>
            <w:r w:rsidDel="00000000" w:rsidR="00000000" w:rsidRPr="00000000">
              <w:rPr>
                <w:rFonts w:ascii="Bookman Old Style" w:cs="Bookman Old Style" w:eastAsia="Bookman Old Style" w:hAnsi="Bookman Old Style"/>
                <w:b w:val="1"/>
                <w:bCs w:val="1"/>
                <w:sz w:val="24"/>
                <w:szCs w:val="24"/>
                <w:rtl w:val="0"/>
              </w:rPr>
              <w:t xml:space="preserve">Jenis Standar Kompetensi:</w:t>
            </w:r>
            <w:r w:rsidDel="00000000" w:rsidR="00000000" w:rsidRPr="00000000">
              <w:rPr>
                <w:rtl w:val="0"/>
              </w:rPr>
            </w:r>
          </w:p>
          <w:p w:rsidR="00000000" w:rsidDel="00000000" w:rsidP="00000000" w:rsidRDefault="00000000" w:rsidRPr="00000000" w14:paraId="00000075">
            <w:pPr>
              <w:spacing w:after="0" w:line="276"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1) Keputusan Menteri Ketenagakerjaan Republik Indonesia Nomor 61 Tahun 2018 tentang Penetapan Standar Kompetensi Kerja Nasional Indonesia Kategori Pengelolaan Air, Pengelolaan Air Limbah, Pengelolaan Dan Daur Ulang Sampah, Dan Aktivitas Remediasi Golongan Pokok Pengelolaan Dan Daur Ulang Sampah Bidang Penanganan Sampah Rumah Tangga Dan Sampah Sejenis Sampah Rumah Tangga </w:t>
            </w:r>
          </w:p>
          <w:p w:rsidR="00000000" w:rsidDel="00000000" w:rsidP="00000000" w:rsidRDefault="00000000" w:rsidRPr="00000000" w14:paraId="00000076">
            <w:pPr>
              <w:spacing w:after="0" w:line="276" w:lineRule="auto"/>
              <w:rPr/>
            </w:pPr>
            <w:r w:rsidDel="00000000" w:rsidR="00000000" w:rsidRPr="00000000">
              <w:rPr>
                <w:rFonts w:ascii="Bookman Old Style" w:cs="Bookman Old Style" w:eastAsia="Bookman Old Style" w:hAnsi="Bookman Old Style"/>
                <w:sz w:val="24"/>
                <w:szCs w:val="24"/>
                <w:rtl w:val="0"/>
              </w:rPr>
              <w:t xml:space="preserve">2) Keputusan Menteri Ketenagakerjaan Republik Indonesia Nomor 307 Tahun 2019 tentang Penetapan Standar Kompetensi Kerja Nasional Indonesia Kategori Pengadaan Listrik, Gas, Uap / Air Panas dan Udara Dingin Golongan Pokok Pengadaan Listrik, Gas, Uap / Air Panas dan Udara Dingin Bidang Pembangkit Tenaga Listrik</w:t>
            </w:r>
            <w:r w:rsidDel="00000000" w:rsidR="00000000" w:rsidRPr="00000000">
              <w:rPr>
                <w:rtl w:val="0"/>
              </w:rPr>
            </w:r>
          </w:p>
        </w:tc>
      </w:tr>
      <w:tr>
        <w:trPr>
          <w:cantSplit w:val="1"/>
          <w:tblHeader w:val="0"/>
        </w:trPr>
        <w:tc>
          <w:tcPr>
            <w:tcMar>
              <w:top w:w="20.0" w:type="dxa"/>
              <w:left w:w="20.0" w:type="dxa"/>
              <w:bottom w:w="20.0" w:type="dxa"/>
              <w:right w:w="20.0" w:type="dxa"/>
            </w:tcMar>
          </w:tcPr>
          <w:p w:rsidR="00000000" w:rsidDel="00000000" w:rsidP="00000000" w:rsidRDefault="00000000" w:rsidRPr="00000000" w14:paraId="0000007A">
            <w:pPr>
              <w:numPr>
                <w:ilvl w:val="0"/>
                <w:numId w:val="18"/>
              </w:numPr>
              <w:pBdr>
                <w:top w:space="0" w:sz="0" w:val="nil"/>
                <w:left w:space="0" w:sz="0" w:val="nil"/>
                <w:bottom w:space="0" w:sz="0" w:val="nil"/>
                <w:right w:space="0" w:sz="0" w:val="nil"/>
                <w:between w:space="0" w:sz="0" w:val="nil"/>
              </w:pBdr>
              <w:spacing w:after="0" w:line="276" w:lineRule="auto"/>
              <w:ind w:left="360" w:hanging="360"/>
              <w:rPr>
                <w:rFonts w:ascii="Bookman Old Style" w:cs="Bookman Old Style" w:eastAsia="Bookman Old Style" w:hAnsi="Bookman Old Style"/>
                <w:color w:val="000000"/>
                <w:sz w:val="24"/>
                <w:szCs w:val="24"/>
              </w:rPr>
            </w:pPr>
            <w:r w:rsidDel="00000000" w:rsidR="00000000" w:rsidRPr="00000000">
              <w:rPr>
                <w:rtl w:val="0"/>
              </w:rPr>
            </w:r>
          </w:p>
        </w:tc>
        <w:tc>
          <w:tcPr>
            <w:gridSpan w:val="2"/>
            <w:tcMar>
              <w:top w:w="20.0" w:type="dxa"/>
              <w:left w:w="20.0" w:type="dxa"/>
              <w:bottom w:w="20.0" w:type="dxa"/>
              <w:right w:w="20.0" w:type="dxa"/>
            </w:tcMar>
          </w:tcPr>
          <w:p w:rsidR="00000000" w:rsidDel="00000000" w:rsidP="00000000" w:rsidRDefault="00000000" w:rsidRPr="00000000" w14:paraId="0000007B">
            <w:pPr>
              <w:spacing w:after="0" w:line="276"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4"/>
                <w:szCs w:val="24"/>
                <w:rtl w:val="0"/>
              </w:rPr>
              <w:t xml:space="preserve">Persyaratan Peserta</w:t>
            </w: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07D">
            <w:pPr>
              <w:spacing w:after="0" w:line="276"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w:t>
            </w:r>
          </w:p>
        </w:tc>
        <w:tc>
          <w:tcPr>
            <w:tcMar>
              <w:top w:w="20.0" w:type="dxa"/>
              <w:left w:w="20.0" w:type="dxa"/>
              <w:bottom w:w="20.0" w:type="dxa"/>
              <w:right w:w="20.0" w:type="dxa"/>
            </w:tcMar>
          </w:tcPr>
          <w:p w:rsidR="00000000" w:rsidDel="00000000" w:rsidP="00000000" w:rsidRDefault="00000000" w:rsidRPr="00000000" w14:paraId="0000007E">
            <w:pPr>
              <w:spacing w:after="0" w:line="276" w:lineRule="auto"/>
              <w:rPr>
                <w:rFonts w:ascii="Bookman Old Style" w:cs="Bookman Old Style" w:eastAsia="Bookman Old Style" w:hAnsi="Bookman Old Style"/>
                <w:sz w:val="24"/>
                <w:szCs w:val="24"/>
              </w:rPr>
            </w:pPr>
            <w:r w:rsidDel="00000000" w:rsidR="00000000" w:rsidRPr="00000000">
              <w:rPr>
                <w:rtl w:val="0"/>
              </w:rPr>
            </w:r>
          </w:p>
        </w:tc>
      </w:tr>
      <w:tr>
        <w:trPr>
          <w:cantSplit w:val="1"/>
          <w:tblHeader w:val="0"/>
        </w:trPr>
        <w:tc>
          <w:tcPr>
            <w:tcMar>
              <w:top w:w="20.0" w:type="dxa"/>
              <w:left w:w="20.0" w:type="dxa"/>
              <w:bottom w:w="20.0" w:type="dxa"/>
              <w:right w:w="20.0" w:type="dxa"/>
            </w:tcMar>
          </w:tcPr>
          <w:p w:rsidR="00000000" w:rsidDel="00000000" w:rsidP="00000000" w:rsidRDefault="00000000" w:rsidRPr="00000000" w14:paraId="0000007F">
            <w:pPr>
              <w:spacing w:after="0" w:line="276" w:lineRule="auto"/>
              <w:rPr>
                <w:rFonts w:ascii="Bookman Old Style" w:cs="Bookman Old Style" w:eastAsia="Bookman Old Style" w:hAnsi="Bookman Old Style"/>
                <w:sz w:val="24"/>
                <w:szCs w:val="24"/>
              </w:rPr>
            </w:pP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080">
            <w:pPr>
              <w:spacing w:after="0" w:line="276"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4"/>
                <w:szCs w:val="24"/>
                <w:rtl w:val="0"/>
              </w:rPr>
              <w:t xml:space="preserve">8.1.</w:t>
            </w: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081">
            <w:pPr>
              <w:spacing w:after="0" w:line="276"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4"/>
                <w:szCs w:val="24"/>
                <w:rtl w:val="0"/>
              </w:rPr>
              <w:t xml:space="preserve">Pendidikan</w:t>
            </w: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082">
            <w:pPr>
              <w:spacing w:after="0" w:line="276"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w:t>
            </w:r>
          </w:p>
        </w:tc>
        <w:tc>
          <w:tcPr>
            <w:tcMar>
              <w:top w:w="20.0" w:type="dxa"/>
              <w:left w:w="20.0" w:type="dxa"/>
              <w:bottom w:w="20.0" w:type="dxa"/>
              <w:right w:w="20.0" w:type="dxa"/>
            </w:tcMar>
          </w:tcPr>
          <w:p w:rsidR="00000000" w:rsidDel="00000000" w:rsidP="00000000" w:rsidRDefault="00000000" w:rsidRPr="00000000" w14:paraId="00000083">
            <w:pPr>
              <w:spacing w:after="0" w:line="276" w:lineRule="auto"/>
              <w:rPr/>
            </w:pPr>
            <w:r w:rsidDel="00000000" w:rsidR="00000000" w:rsidRPr="00000000">
              <w:rPr>
                <w:rFonts w:ascii="Bookman Old Style" w:cs="Bookman Old Style" w:eastAsia="Bookman Old Style" w:hAnsi="Bookman Old Style"/>
                <w:sz w:val="24"/>
                <w:szCs w:val="24"/>
                <w:rtl w:val="0"/>
              </w:rPr>
              <w:t xml:space="preserve">Minimal SMA/SMK atau sederajat.</w:t>
            </w:r>
            <w:r w:rsidDel="00000000" w:rsidR="00000000" w:rsidRPr="00000000">
              <w:rPr>
                <w:rtl w:val="0"/>
              </w:rPr>
            </w:r>
          </w:p>
        </w:tc>
      </w:tr>
      <w:tr>
        <w:trPr>
          <w:cantSplit w:val="1"/>
          <w:tblHeader w:val="0"/>
        </w:trPr>
        <w:tc>
          <w:tcPr>
            <w:tcMar>
              <w:top w:w="20.0" w:type="dxa"/>
              <w:left w:w="20.0" w:type="dxa"/>
              <w:bottom w:w="20.0" w:type="dxa"/>
              <w:right w:w="20.0" w:type="dxa"/>
            </w:tcMar>
          </w:tcPr>
          <w:p w:rsidR="00000000" w:rsidDel="00000000" w:rsidP="00000000" w:rsidRDefault="00000000" w:rsidRPr="00000000" w14:paraId="00000084">
            <w:pPr>
              <w:spacing w:after="0" w:line="276" w:lineRule="auto"/>
              <w:rPr>
                <w:rFonts w:ascii="Bookman Old Style" w:cs="Bookman Old Style" w:eastAsia="Bookman Old Style" w:hAnsi="Bookman Old Style"/>
                <w:sz w:val="24"/>
                <w:szCs w:val="24"/>
              </w:rPr>
            </w:pP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085">
            <w:pPr>
              <w:spacing w:after="0" w:line="276"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4"/>
                <w:szCs w:val="24"/>
                <w:rtl w:val="0"/>
              </w:rPr>
              <w:t xml:space="preserve">8.2.</w:t>
            </w: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086">
            <w:pPr>
              <w:spacing w:after="0" w:line="276"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4"/>
                <w:szCs w:val="24"/>
                <w:rtl w:val="0"/>
              </w:rPr>
              <w:t xml:space="preserve">Pelatihan</w:t>
            </w: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087">
            <w:pPr>
              <w:spacing w:after="0" w:line="276"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w:t>
            </w:r>
          </w:p>
        </w:tc>
        <w:tc>
          <w:tcPr>
            <w:tcMar>
              <w:top w:w="20.0" w:type="dxa"/>
              <w:left w:w="20.0" w:type="dxa"/>
              <w:bottom w:w="20.0" w:type="dxa"/>
              <w:right w:w="20.0" w:type="dxa"/>
            </w:tcMar>
          </w:tcPr>
          <w:p w:rsidR="00000000" w:rsidDel="00000000" w:rsidP="00000000" w:rsidRDefault="00000000" w:rsidRPr="00000000" w14:paraId="00000088">
            <w:pPr>
              <w:spacing w:after="0" w:line="276" w:lineRule="auto"/>
              <w:rPr/>
            </w:pPr>
            <w:r w:rsidDel="00000000" w:rsidR="00000000" w:rsidRPr="00000000">
              <w:rPr>
                <w:rFonts w:ascii="Bookman Old Style" w:cs="Bookman Old Style" w:eastAsia="Bookman Old Style" w:hAnsi="Bookman Old Style"/>
                <w:sz w:val="24"/>
                <w:szCs w:val="24"/>
                <w:rtl w:val="0"/>
              </w:rPr>
              <w:t xml:space="preserve">Tidak dipersyaratkan.</w:t>
            </w:r>
            <w:r w:rsidDel="00000000" w:rsidR="00000000" w:rsidRPr="00000000">
              <w:rPr>
                <w:rtl w:val="0"/>
              </w:rPr>
            </w:r>
          </w:p>
        </w:tc>
      </w:tr>
      <w:tr>
        <w:trPr>
          <w:cantSplit w:val="1"/>
          <w:tblHeader w:val="0"/>
        </w:trPr>
        <w:tc>
          <w:tcPr>
            <w:tcMar>
              <w:top w:w="20.0" w:type="dxa"/>
              <w:left w:w="20.0" w:type="dxa"/>
              <w:bottom w:w="20.0" w:type="dxa"/>
              <w:right w:w="20.0" w:type="dxa"/>
            </w:tcMar>
          </w:tcPr>
          <w:p w:rsidR="00000000" w:rsidDel="00000000" w:rsidP="00000000" w:rsidRDefault="00000000" w:rsidRPr="00000000" w14:paraId="00000089">
            <w:pPr>
              <w:spacing w:after="0" w:line="276" w:lineRule="auto"/>
              <w:rPr>
                <w:rFonts w:ascii="Bookman Old Style" w:cs="Bookman Old Style" w:eastAsia="Bookman Old Style" w:hAnsi="Bookman Old Style"/>
                <w:sz w:val="24"/>
                <w:szCs w:val="24"/>
              </w:rPr>
            </w:pP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08A">
            <w:pPr>
              <w:spacing w:after="0" w:line="276"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4"/>
                <w:szCs w:val="24"/>
                <w:rtl w:val="0"/>
              </w:rPr>
              <w:t xml:space="preserve">8.3.</w:t>
            </w: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08B">
            <w:pPr>
              <w:spacing w:after="0" w:line="276"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4"/>
                <w:szCs w:val="24"/>
                <w:rtl w:val="0"/>
              </w:rPr>
              <w:t xml:space="preserve">Pengalaman Kerja</w:t>
            </w: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08C">
            <w:pPr>
              <w:spacing w:after="0" w:line="276"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w:t>
            </w:r>
          </w:p>
        </w:tc>
        <w:tc>
          <w:tcPr>
            <w:tcMar>
              <w:top w:w="20.0" w:type="dxa"/>
              <w:left w:w="20.0" w:type="dxa"/>
              <w:bottom w:w="20.0" w:type="dxa"/>
              <w:right w:w="20.0" w:type="dxa"/>
            </w:tcMar>
          </w:tcPr>
          <w:p w:rsidR="00000000" w:rsidDel="00000000" w:rsidP="00000000" w:rsidRDefault="00000000" w:rsidRPr="00000000" w14:paraId="0000008D">
            <w:pPr>
              <w:spacing w:after="0" w:line="276" w:lineRule="auto"/>
              <w:rPr/>
            </w:pPr>
            <w:r w:rsidDel="00000000" w:rsidR="00000000" w:rsidRPr="00000000">
              <w:rPr>
                <w:rFonts w:ascii="Bookman Old Style" w:cs="Bookman Old Style" w:eastAsia="Bookman Old Style" w:hAnsi="Bookman Old Style"/>
                <w:sz w:val="24"/>
                <w:szCs w:val="24"/>
                <w:rtl w:val="0"/>
              </w:rPr>
              <w:t xml:space="preserve">Tidak dipersyaratkan.</w:t>
            </w:r>
            <w:r w:rsidDel="00000000" w:rsidR="00000000" w:rsidRPr="00000000">
              <w:rPr>
                <w:rtl w:val="0"/>
              </w:rPr>
            </w:r>
          </w:p>
        </w:tc>
      </w:tr>
      <w:tr>
        <w:trPr>
          <w:cantSplit w:val="1"/>
          <w:tblHeader w:val="0"/>
        </w:trPr>
        <w:tc>
          <w:tcPr>
            <w:tcMar>
              <w:top w:w="20.0" w:type="dxa"/>
              <w:left w:w="20.0" w:type="dxa"/>
              <w:bottom w:w="20.0" w:type="dxa"/>
              <w:right w:w="20.0" w:type="dxa"/>
            </w:tcMar>
          </w:tcPr>
          <w:p w:rsidR="00000000" w:rsidDel="00000000" w:rsidP="00000000" w:rsidRDefault="00000000" w:rsidRPr="00000000" w14:paraId="0000008E">
            <w:pPr>
              <w:spacing w:after="0" w:line="276" w:lineRule="auto"/>
              <w:rPr>
                <w:rFonts w:ascii="Bookman Old Style" w:cs="Bookman Old Style" w:eastAsia="Bookman Old Style" w:hAnsi="Bookman Old Style"/>
                <w:sz w:val="24"/>
                <w:szCs w:val="24"/>
              </w:rPr>
            </w:pP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08F">
            <w:pPr>
              <w:spacing w:after="0" w:line="276"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4"/>
                <w:szCs w:val="24"/>
                <w:rtl w:val="0"/>
              </w:rPr>
              <w:t xml:space="preserve">8.4.</w:t>
            </w: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090">
            <w:pPr>
              <w:spacing w:after="0" w:line="276"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4"/>
                <w:szCs w:val="24"/>
                <w:rtl w:val="0"/>
              </w:rPr>
              <w:t xml:space="preserve">Umur</w:t>
            </w: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091">
            <w:pPr>
              <w:spacing w:after="0" w:line="276"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w:t>
            </w:r>
          </w:p>
        </w:tc>
        <w:tc>
          <w:tcPr>
            <w:tcMar>
              <w:top w:w="20.0" w:type="dxa"/>
              <w:left w:w="20.0" w:type="dxa"/>
              <w:bottom w:w="20.0" w:type="dxa"/>
              <w:right w:w="20.0" w:type="dxa"/>
            </w:tcMar>
          </w:tcPr>
          <w:p w:rsidR="00000000" w:rsidDel="00000000" w:rsidP="00000000" w:rsidRDefault="00000000" w:rsidRPr="00000000" w14:paraId="00000092">
            <w:pPr>
              <w:spacing w:after="0" w:line="276" w:lineRule="auto"/>
              <w:rPr/>
            </w:pPr>
            <w:r w:rsidDel="00000000" w:rsidR="00000000" w:rsidRPr="00000000">
              <w:rPr>
                <w:rFonts w:ascii="Bookman Old Style" w:cs="Bookman Old Style" w:eastAsia="Bookman Old Style" w:hAnsi="Bookman Old Style"/>
                <w:sz w:val="24"/>
                <w:szCs w:val="24"/>
                <w:rtl w:val="0"/>
              </w:rPr>
              <w:t xml:space="preserve">Minimal 18 tahun.</w:t>
            </w:r>
            <w:r w:rsidDel="00000000" w:rsidR="00000000" w:rsidRPr="00000000">
              <w:rPr>
                <w:rtl w:val="0"/>
              </w:rPr>
            </w:r>
          </w:p>
        </w:tc>
      </w:tr>
      <w:tr>
        <w:trPr>
          <w:cantSplit w:val="1"/>
          <w:tblHeader w:val="0"/>
        </w:trPr>
        <w:tc>
          <w:tcPr>
            <w:tcMar>
              <w:top w:w="20.0" w:type="dxa"/>
              <w:left w:w="20.0" w:type="dxa"/>
              <w:bottom w:w="20.0" w:type="dxa"/>
              <w:right w:w="20.0" w:type="dxa"/>
            </w:tcMar>
          </w:tcPr>
          <w:p w:rsidR="00000000" w:rsidDel="00000000" w:rsidP="00000000" w:rsidRDefault="00000000" w:rsidRPr="00000000" w14:paraId="00000093">
            <w:pPr>
              <w:spacing w:after="0" w:line="276" w:lineRule="auto"/>
              <w:rPr>
                <w:rFonts w:ascii="Bookman Old Style" w:cs="Bookman Old Style" w:eastAsia="Bookman Old Style" w:hAnsi="Bookman Old Style"/>
                <w:sz w:val="24"/>
                <w:szCs w:val="24"/>
              </w:rPr>
            </w:pP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094">
            <w:pPr>
              <w:spacing w:after="0" w:line="276"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4"/>
                <w:szCs w:val="24"/>
                <w:rtl w:val="0"/>
              </w:rPr>
              <w:t xml:space="preserve">8.5.</w:t>
            </w: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095">
            <w:pPr>
              <w:spacing w:after="0" w:line="276"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4"/>
                <w:szCs w:val="24"/>
                <w:rtl w:val="0"/>
              </w:rPr>
              <w:t xml:space="preserve">Persyaratan Khusus</w:t>
            </w: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096">
            <w:pPr>
              <w:spacing w:after="0" w:line="276"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w:t>
            </w:r>
          </w:p>
        </w:tc>
        <w:tc>
          <w:tcPr>
            <w:tcMar>
              <w:top w:w="20.0" w:type="dxa"/>
              <w:left w:w="20.0" w:type="dxa"/>
              <w:bottom w:w="20.0" w:type="dxa"/>
              <w:right w:w="20.0" w:type="dxa"/>
            </w:tcMar>
          </w:tcPr>
          <w:p w:rsidR="00000000" w:rsidDel="00000000" w:rsidP="00000000" w:rsidRDefault="00000000" w:rsidRPr="00000000" w14:paraId="00000097">
            <w:pPr>
              <w:spacing w:after="0" w:line="276" w:lineRule="auto"/>
              <w:rPr/>
            </w:pPr>
            <w:r w:rsidDel="00000000" w:rsidR="00000000" w:rsidRPr="00000000">
              <w:rPr>
                <w:rFonts w:ascii="Bookman Old Style" w:cs="Bookman Old Style" w:eastAsia="Bookman Old Style" w:hAnsi="Bookman Old Style"/>
                <w:sz w:val="24"/>
                <w:szCs w:val="24"/>
                <w:rtl w:val="0"/>
              </w:rPr>
              <w:t xml:space="preserve">Sehat jasmani untuk mengikuti kegiatan pelatihan dan praktik serta bersedia mematuhi ketentuan K3, K2, dan tata tertib fasilitas praktik.</w:t>
            </w:r>
            <w:r w:rsidDel="00000000" w:rsidR="00000000" w:rsidRPr="00000000">
              <w:rPr>
                <w:rtl w:val="0"/>
              </w:rPr>
            </w:r>
          </w:p>
        </w:tc>
      </w:tr>
      <w:tr>
        <w:trPr>
          <w:cantSplit w:val="1"/>
          <w:tblHeader w:val="0"/>
        </w:trPr>
        <w:tc>
          <w:tcPr>
            <w:tcMar>
              <w:top w:w="20.0" w:type="dxa"/>
              <w:left w:w="20.0" w:type="dxa"/>
              <w:bottom w:w="20.0" w:type="dxa"/>
              <w:right w:w="20.0" w:type="dxa"/>
            </w:tcMar>
          </w:tcPr>
          <w:p w:rsidR="00000000" w:rsidDel="00000000" w:rsidP="00000000" w:rsidRDefault="00000000" w:rsidRPr="00000000" w14:paraId="00000098">
            <w:pPr>
              <w:numPr>
                <w:ilvl w:val="0"/>
                <w:numId w:val="18"/>
              </w:numPr>
              <w:pBdr>
                <w:top w:space="0" w:sz="0" w:val="nil"/>
                <w:left w:space="0" w:sz="0" w:val="nil"/>
                <w:bottom w:space="0" w:sz="0" w:val="nil"/>
                <w:right w:space="0" w:sz="0" w:val="nil"/>
                <w:between w:space="0" w:sz="0" w:val="nil"/>
              </w:pBdr>
              <w:spacing w:after="0" w:line="276" w:lineRule="auto"/>
              <w:ind w:left="360" w:hanging="360"/>
              <w:rPr>
                <w:rFonts w:ascii="Bookman Old Style" w:cs="Bookman Old Style" w:eastAsia="Bookman Old Style" w:hAnsi="Bookman Old Style"/>
                <w:color w:val="000000"/>
                <w:sz w:val="24"/>
                <w:szCs w:val="24"/>
              </w:rPr>
            </w:pPr>
            <w:r w:rsidDel="00000000" w:rsidR="00000000" w:rsidRPr="00000000">
              <w:rPr>
                <w:rtl w:val="0"/>
              </w:rPr>
            </w:r>
          </w:p>
        </w:tc>
        <w:tc>
          <w:tcPr>
            <w:gridSpan w:val="2"/>
            <w:tcMar>
              <w:top w:w="20.0" w:type="dxa"/>
              <w:left w:w="20.0" w:type="dxa"/>
              <w:bottom w:w="20.0" w:type="dxa"/>
              <w:right w:w="20.0" w:type="dxa"/>
            </w:tcMar>
          </w:tcPr>
          <w:p w:rsidR="00000000" w:rsidDel="00000000" w:rsidP="00000000" w:rsidRDefault="00000000" w:rsidRPr="00000000" w14:paraId="00000099">
            <w:pPr>
              <w:spacing w:after="0" w:line="276"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4"/>
                <w:szCs w:val="24"/>
                <w:rtl w:val="0"/>
              </w:rPr>
              <w:t xml:space="preserve">Persyaratan Instruktur</w:t>
            </w: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09B">
            <w:pPr>
              <w:spacing w:after="0" w:line="276"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w:t>
            </w:r>
          </w:p>
        </w:tc>
        <w:tc>
          <w:tcPr>
            <w:tcMar>
              <w:top w:w="20.0" w:type="dxa"/>
              <w:left w:w="20.0" w:type="dxa"/>
              <w:bottom w:w="20.0" w:type="dxa"/>
              <w:right w:w="20.0" w:type="dxa"/>
            </w:tcMar>
          </w:tcPr>
          <w:p w:rsidR="00000000" w:rsidDel="00000000" w:rsidP="00000000" w:rsidRDefault="00000000" w:rsidRPr="00000000" w14:paraId="0000009C">
            <w:pPr>
              <w:spacing w:after="0" w:line="276" w:lineRule="auto"/>
              <w:rPr>
                <w:rFonts w:ascii="Bookman Old Style" w:cs="Bookman Old Style" w:eastAsia="Bookman Old Style" w:hAnsi="Bookman Old Style"/>
                <w:sz w:val="24"/>
                <w:szCs w:val="24"/>
              </w:rPr>
            </w:pPr>
            <w:r w:rsidDel="00000000" w:rsidR="00000000" w:rsidRPr="00000000">
              <w:rPr>
                <w:rtl w:val="0"/>
              </w:rPr>
            </w:r>
          </w:p>
        </w:tc>
      </w:tr>
      <w:tr>
        <w:trPr>
          <w:cantSplit w:val="1"/>
          <w:tblHeader w:val="0"/>
        </w:trPr>
        <w:tc>
          <w:tcPr>
            <w:tcMar>
              <w:top w:w="20.0" w:type="dxa"/>
              <w:left w:w="20.0" w:type="dxa"/>
              <w:bottom w:w="20.0" w:type="dxa"/>
              <w:right w:w="20.0" w:type="dxa"/>
            </w:tcMar>
          </w:tcPr>
          <w:p w:rsidR="00000000" w:rsidDel="00000000" w:rsidP="00000000" w:rsidRDefault="00000000" w:rsidRPr="00000000" w14:paraId="0000009D">
            <w:pPr>
              <w:spacing w:after="0" w:line="276" w:lineRule="auto"/>
              <w:rPr>
                <w:rFonts w:ascii="Bookman Old Style" w:cs="Bookman Old Style" w:eastAsia="Bookman Old Style" w:hAnsi="Bookman Old Style"/>
                <w:sz w:val="24"/>
                <w:szCs w:val="24"/>
              </w:rPr>
            </w:pP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09E">
            <w:pPr>
              <w:spacing w:after="0" w:line="276"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4"/>
                <w:szCs w:val="24"/>
                <w:rtl w:val="0"/>
              </w:rPr>
              <w:t xml:space="preserve">9.1.</w:t>
            </w: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09F">
            <w:pPr>
              <w:spacing w:after="0" w:line="276"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4"/>
                <w:szCs w:val="24"/>
                <w:rtl w:val="0"/>
              </w:rPr>
              <w:t xml:space="preserve">Pendidikan</w:t>
            </w: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0A0">
            <w:pPr>
              <w:spacing w:after="0" w:line="276"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w:t>
            </w:r>
          </w:p>
        </w:tc>
        <w:tc>
          <w:tcPr>
            <w:tcMar>
              <w:top w:w="20.0" w:type="dxa"/>
              <w:left w:w="20.0" w:type="dxa"/>
              <w:bottom w:w="20.0" w:type="dxa"/>
              <w:right w:w="20.0" w:type="dxa"/>
            </w:tcMar>
          </w:tcPr>
          <w:p w:rsidR="00000000" w:rsidDel="00000000" w:rsidP="00000000" w:rsidRDefault="00000000" w:rsidRPr="00000000" w14:paraId="000000A1">
            <w:pPr>
              <w:spacing w:after="0" w:line="276" w:lineRule="auto"/>
              <w:rPr/>
            </w:pPr>
            <w:r w:rsidDel="00000000" w:rsidR="00000000" w:rsidRPr="00000000">
              <w:rPr>
                <w:rFonts w:ascii="Bookman Old Style" w:cs="Bookman Old Style" w:eastAsia="Bookman Old Style" w:hAnsi="Bookman Old Style"/>
                <w:sz w:val="24"/>
                <w:szCs w:val="24"/>
                <w:rtl w:val="0"/>
              </w:rPr>
              <w:t xml:space="preserve">Minimal D3 pada bidang yang relevan dengan unit kompetensi yang diampu.</w:t>
            </w:r>
            <w:r w:rsidDel="00000000" w:rsidR="00000000" w:rsidRPr="00000000">
              <w:rPr>
                <w:rtl w:val="0"/>
              </w:rPr>
            </w:r>
          </w:p>
        </w:tc>
      </w:tr>
      <w:tr>
        <w:trPr>
          <w:cantSplit w:val="1"/>
          <w:tblHeader w:val="0"/>
        </w:trPr>
        <w:tc>
          <w:tcPr>
            <w:tcMar>
              <w:top w:w="20.0" w:type="dxa"/>
              <w:left w:w="20.0" w:type="dxa"/>
              <w:bottom w:w="20.0" w:type="dxa"/>
              <w:right w:w="20.0" w:type="dxa"/>
            </w:tcMar>
          </w:tcPr>
          <w:p w:rsidR="00000000" w:rsidDel="00000000" w:rsidP="00000000" w:rsidRDefault="00000000" w:rsidRPr="00000000" w14:paraId="000000A2">
            <w:pPr>
              <w:spacing w:after="0" w:line="276" w:lineRule="auto"/>
              <w:rPr>
                <w:rFonts w:ascii="Bookman Old Style" w:cs="Bookman Old Style" w:eastAsia="Bookman Old Style" w:hAnsi="Bookman Old Style"/>
                <w:sz w:val="24"/>
                <w:szCs w:val="24"/>
              </w:rPr>
            </w:pP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0A3">
            <w:pPr>
              <w:spacing w:after="0" w:line="276"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4"/>
                <w:szCs w:val="24"/>
                <w:rtl w:val="0"/>
              </w:rPr>
              <w:t xml:space="preserve">9.2.</w:t>
            </w: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0A4">
            <w:pPr>
              <w:spacing w:after="0" w:line="276"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4"/>
                <w:szCs w:val="24"/>
                <w:rtl w:val="0"/>
              </w:rPr>
              <w:t xml:space="preserve">Pelatihan Metodologi</w:t>
            </w: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0A5">
            <w:pPr>
              <w:spacing w:after="0" w:line="276"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w:t>
            </w:r>
          </w:p>
        </w:tc>
        <w:tc>
          <w:tcPr>
            <w:tcMar>
              <w:top w:w="20.0" w:type="dxa"/>
              <w:left w:w="20.0" w:type="dxa"/>
              <w:bottom w:w="20.0" w:type="dxa"/>
              <w:right w:w="20.0" w:type="dxa"/>
            </w:tcMar>
          </w:tcPr>
          <w:p w:rsidR="00000000" w:rsidDel="00000000" w:rsidP="00000000" w:rsidRDefault="00000000" w:rsidRPr="00000000" w14:paraId="000000A6">
            <w:pPr>
              <w:spacing w:after="0" w:line="276" w:lineRule="auto"/>
              <w:rPr/>
            </w:pPr>
            <w:r w:rsidDel="00000000" w:rsidR="00000000" w:rsidRPr="00000000">
              <w:rPr>
                <w:rFonts w:ascii="Bookman Old Style" w:cs="Bookman Old Style" w:eastAsia="Bookman Old Style" w:hAnsi="Bookman Old Style"/>
                <w:sz w:val="24"/>
                <w:szCs w:val="24"/>
                <w:rtl w:val="0"/>
              </w:rPr>
              <w:t xml:space="preserve">Memiliki sertifikat kompetensi metodologi pelatihan.</w:t>
            </w:r>
            <w:r w:rsidDel="00000000" w:rsidR="00000000" w:rsidRPr="00000000">
              <w:rPr>
                <w:rtl w:val="0"/>
              </w:rPr>
            </w:r>
          </w:p>
        </w:tc>
      </w:tr>
      <w:tr>
        <w:trPr>
          <w:cantSplit w:val="1"/>
          <w:tblHeader w:val="0"/>
        </w:trPr>
        <w:tc>
          <w:tcPr>
            <w:tcMar>
              <w:top w:w="20.0" w:type="dxa"/>
              <w:left w:w="20.0" w:type="dxa"/>
              <w:bottom w:w="20.0" w:type="dxa"/>
              <w:right w:w="20.0" w:type="dxa"/>
            </w:tcMar>
          </w:tcPr>
          <w:p w:rsidR="00000000" w:rsidDel="00000000" w:rsidP="00000000" w:rsidRDefault="00000000" w:rsidRPr="00000000" w14:paraId="000000A7">
            <w:pPr>
              <w:spacing w:after="0" w:line="276" w:lineRule="auto"/>
              <w:rPr>
                <w:rFonts w:ascii="Bookman Old Style" w:cs="Bookman Old Style" w:eastAsia="Bookman Old Style" w:hAnsi="Bookman Old Style"/>
                <w:sz w:val="24"/>
                <w:szCs w:val="24"/>
              </w:rPr>
            </w:pP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0A8">
            <w:pPr>
              <w:spacing w:after="0" w:line="276"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4"/>
                <w:szCs w:val="24"/>
                <w:rtl w:val="0"/>
              </w:rPr>
              <w:t xml:space="preserve">9.3.</w:t>
            </w: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0A9">
            <w:pPr>
              <w:spacing w:after="0" w:line="276"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4"/>
                <w:szCs w:val="24"/>
                <w:rtl w:val="0"/>
              </w:rPr>
              <w:t xml:space="preserve">Pelatihan Teknis</w:t>
            </w: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0AA">
            <w:pPr>
              <w:spacing w:after="0" w:line="276"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w:t>
            </w:r>
          </w:p>
        </w:tc>
        <w:tc>
          <w:tcPr>
            <w:tcMar>
              <w:top w:w="20.0" w:type="dxa"/>
              <w:left w:w="20.0" w:type="dxa"/>
              <w:bottom w:w="20.0" w:type="dxa"/>
              <w:right w:w="20.0" w:type="dxa"/>
            </w:tcMar>
          </w:tcPr>
          <w:p w:rsidR="00000000" w:rsidDel="00000000" w:rsidP="00000000" w:rsidRDefault="00000000" w:rsidRPr="00000000" w14:paraId="000000AB">
            <w:pPr>
              <w:spacing w:after="0" w:line="276" w:lineRule="auto"/>
              <w:rPr/>
            </w:pPr>
            <w:r w:rsidDel="00000000" w:rsidR="00000000" w:rsidRPr="00000000">
              <w:rPr>
                <w:rFonts w:ascii="Bookman Old Style" w:cs="Bookman Old Style" w:eastAsia="Bookman Old Style" w:hAnsi="Bookman Old Style"/>
                <w:sz w:val="24"/>
                <w:szCs w:val="24"/>
                <w:rtl w:val="0"/>
              </w:rPr>
              <w:t xml:space="preserve">Memiliki sertifikat kompetensi teknis sesuai unit kompetensi yang diampu.</w:t>
            </w:r>
            <w:r w:rsidDel="00000000" w:rsidR="00000000" w:rsidRPr="00000000">
              <w:rPr>
                <w:rtl w:val="0"/>
              </w:rPr>
            </w:r>
          </w:p>
        </w:tc>
      </w:tr>
      <w:tr>
        <w:trPr>
          <w:cantSplit w:val="1"/>
          <w:tblHeader w:val="0"/>
        </w:trPr>
        <w:tc>
          <w:tcPr>
            <w:tcMar>
              <w:top w:w="20.0" w:type="dxa"/>
              <w:left w:w="20.0" w:type="dxa"/>
              <w:bottom w:w="20.0" w:type="dxa"/>
              <w:right w:w="20.0" w:type="dxa"/>
            </w:tcMar>
          </w:tcPr>
          <w:p w:rsidR="00000000" w:rsidDel="00000000" w:rsidP="00000000" w:rsidRDefault="00000000" w:rsidRPr="00000000" w14:paraId="000000AC">
            <w:pPr>
              <w:spacing w:after="0" w:line="276" w:lineRule="auto"/>
              <w:rPr>
                <w:rFonts w:ascii="Bookman Old Style" w:cs="Bookman Old Style" w:eastAsia="Bookman Old Style" w:hAnsi="Bookman Old Style"/>
                <w:sz w:val="24"/>
                <w:szCs w:val="24"/>
              </w:rPr>
            </w:pP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0AD">
            <w:pPr>
              <w:spacing w:after="0" w:line="276"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4"/>
                <w:szCs w:val="24"/>
                <w:rtl w:val="0"/>
              </w:rPr>
              <w:t xml:space="preserve">9.4.</w:t>
            </w: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0AE">
            <w:pPr>
              <w:spacing w:after="0" w:line="276"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4"/>
                <w:szCs w:val="24"/>
                <w:rtl w:val="0"/>
              </w:rPr>
              <w:t xml:space="preserve">Pengalaman Kerja</w:t>
            </w: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0AF">
            <w:pPr>
              <w:spacing w:after="0" w:line="276"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w:t>
            </w:r>
          </w:p>
        </w:tc>
        <w:tc>
          <w:tcPr>
            <w:tcMar>
              <w:top w:w="20.0" w:type="dxa"/>
              <w:left w:w="20.0" w:type="dxa"/>
              <w:bottom w:w="20.0" w:type="dxa"/>
              <w:right w:w="20.0" w:type="dxa"/>
            </w:tcMar>
          </w:tcPr>
          <w:p w:rsidR="00000000" w:rsidDel="00000000" w:rsidP="00000000" w:rsidRDefault="00000000" w:rsidRPr="00000000" w14:paraId="000000B0">
            <w:pPr>
              <w:spacing w:after="0" w:line="276" w:lineRule="auto"/>
              <w:rPr/>
            </w:pPr>
            <w:r w:rsidDel="00000000" w:rsidR="00000000" w:rsidRPr="00000000">
              <w:rPr>
                <w:rFonts w:ascii="Bookman Old Style" w:cs="Bookman Old Style" w:eastAsia="Bookman Old Style" w:hAnsi="Bookman Old Style"/>
                <w:sz w:val="24"/>
                <w:szCs w:val="24"/>
                <w:rtl w:val="0"/>
              </w:rPr>
              <w:t xml:space="preserve">Memiliki pengalaman kerja yang relevan dengan unit kompetensi yang diampu.</w:t>
            </w:r>
            <w:r w:rsidDel="00000000" w:rsidR="00000000" w:rsidRPr="00000000">
              <w:rPr>
                <w:rtl w:val="0"/>
              </w:rPr>
            </w:r>
          </w:p>
        </w:tc>
      </w:tr>
      <w:tr>
        <w:trPr>
          <w:cantSplit w:val="1"/>
          <w:tblHeader w:val="0"/>
        </w:trPr>
        <w:tc>
          <w:tcPr>
            <w:tcMar>
              <w:top w:w="20.0" w:type="dxa"/>
              <w:left w:w="20.0" w:type="dxa"/>
              <w:bottom w:w="20.0" w:type="dxa"/>
              <w:right w:w="20.0" w:type="dxa"/>
            </w:tcMar>
          </w:tcPr>
          <w:p w:rsidR="00000000" w:rsidDel="00000000" w:rsidP="00000000" w:rsidRDefault="00000000" w:rsidRPr="00000000" w14:paraId="000000B1">
            <w:pPr>
              <w:spacing w:after="0" w:line="276" w:lineRule="auto"/>
              <w:rPr>
                <w:rFonts w:ascii="Bookman Old Style" w:cs="Bookman Old Style" w:eastAsia="Bookman Old Style" w:hAnsi="Bookman Old Style"/>
                <w:sz w:val="24"/>
                <w:szCs w:val="24"/>
              </w:rPr>
            </w:pP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0B2">
            <w:pPr>
              <w:spacing w:after="0" w:line="276"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4"/>
                <w:szCs w:val="24"/>
                <w:rtl w:val="0"/>
              </w:rPr>
              <w:t xml:space="preserve">9.5.</w:t>
            </w: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0B3">
            <w:pPr>
              <w:spacing w:after="0" w:line="276"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4"/>
                <w:szCs w:val="24"/>
                <w:rtl w:val="0"/>
              </w:rPr>
              <w:t xml:space="preserve">Persyaratan Khusus</w:t>
            </w: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0B4">
            <w:pPr>
              <w:spacing w:after="0" w:line="276"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w:t>
            </w:r>
          </w:p>
        </w:tc>
        <w:tc>
          <w:tcPr>
            <w:tcMar>
              <w:top w:w="20.0" w:type="dxa"/>
              <w:left w:w="20.0" w:type="dxa"/>
              <w:bottom w:w="20.0" w:type="dxa"/>
              <w:right w:w="20.0" w:type="dxa"/>
            </w:tcMar>
          </w:tcPr>
          <w:p w:rsidR="00000000" w:rsidDel="00000000" w:rsidP="00000000" w:rsidRDefault="00000000" w:rsidRPr="00000000" w14:paraId="000000B5">
            <w:pPr>
              <w:spacing w:after="0" w:line="276" w:lineRule="auto"/>
              <w:rPr/>
            </w:pPr>
            <w:r w:rsidDel="00000000" w:rsidR="00000000" w:rsidRPr="00000000">
              <w:rPr>
                <w:rFonts w:ascii="Bookman Old Style" w:cs="Bookman Old Style" w:eastAsia="Bookman Old Style" w:hAnsi="Bookman Old Style"/>
                <w:sz w:val="24"/>
                <w:szCs w:val="24"/>
                <w:rtl w:val="0"/>
              </w:rPr>
              <w:t xml:space="preserve">Mampu menggunakan sarana praktik atau simulator yang digunakan serta menerapkan SOP, K3, dan K2 dalam pembelajaran.</w:t>
            </w:r>
            <w:r w:rsidDel="00000000" w:rsidR="00000000" w:rsidRPr="00000000">
              <w:rPr>
                <w:rtl w:val="0"/>
              </w:rPr>
            </w:r>
          </w:p>
        </w:tc>
      </w:tr>
    </w:tbl>
    <w:p w:rsidR="00000000" w:rsidDel="00000000" w:rsidP="00000000" w:rsidRDefault="00000000" w:rsidRPr="00000000" w14:paraId="000000B6">
      <w:pPr>
        <w:tabs>
          <w:tab w:val="left" w:leader="none" w:pos="709"/>
        </w:tabs>
        <w:spacing w:after="0" w:line="360" w:lineRule="auto"/>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B7">
      <w:pPr>
        <w:tabs>
          <w:tab w:val="left" w:leader="none" w:pos="709"/>
        </w:tabs>
        <w:spacing w:after="0" w:line="360" w:lineRule="auto"/>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B8">
      <w:pPr>
        <w:keepNext w:val="0"/>
        <w:keepLines w:val="0"/>
        <w:pageBreakBefore w:val="1"/>
        <w:widowControl w:val="1"/>
        <w:numPr>
          <w:ilvl w:val="0"/>
          <w:numId w:val="19"/>
        </w:numPr>
        <w:pBdr>
          <w:top w:space="0" w:sz="0" w:val="nil"/>
          <w:left w:space="0" w:sz="0" w:val="nil"/>
          <w:bottom w:space="0" w:sz="0" w:val="nil"/>
          <w:right w:space="0" w:sz="0" w:val="nil"/>
          <w:between w:space="0" w:sz="0" w:val="nil"/>
        </w:pBdr>
        <w:shd w:fill="auto" w:val="clear"/>
        <w:tabs>
          <w:tab w:val="left" w:leader="none" w:pos="709"/>
          <w:tab w:val="left" w:leader="none" w:pos="2268"/>
        </w:tabs>
        <w:spacing w:after="160" w:before="0" w:line="240" w:lineRule="auto"/>
        <w:ind w:left="709" w:right="0" w:hanging="851"/>
        <w:jc w:val="left"/>
        <w:rPr>
          <w:rFonts w:ascii="Bookman Old Style" w:cs="Bookman Old Style" w:eastAsia="Bookman Old Style" w:hAnsi="Bookman Old Style"/>
          <w:b w:val="1"/>
          <w:bCs w:val="1"/>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4"/>
          <w:szCs w:val="24"/>
          <w:u w:val="none"/>
          <w:shd w:fill="auto" w:val="clear"/>
          <w:vertAlign w:val="baseline"/>
          <w:rtl w:val="0"/>
        </w:rPr>
        <w:t xml:space="preserve">KURIKULUM</w:t>
      </w:r>
    </w:p>
    <w:p w:rsidR="00000000" w:rsidDel="00000000" w:rsidP="00000000" w:rsidRDefault="00000000" w:rsidRPr="00000000" w14:paraId="000000B9">
      <w:pPr>
        <w:tabs>
          <w:tab w:val="left" w:leader="none" w:pos="709"/>
        </w:tabs>
        <w:spacing w:after="0" w:line="240" w:lineRule="auto"/>
        <w:jc w:val="right"/>
        <w:rPr>
          <w:rFonts w:ascii="Bookman Old Style" w:cs="Bookman Old Style" w:eastAsia="Bookman Old Style" w:hAnsi="Bookman Old Style"/>
          <w:sz w:val="24"/>
          <w:szCs w:val="24"/>
        </w:rPr>
      </w:pPr>
      <w:r w:rsidDel="00000000" w:rsidR="00000000" w:rsidRPr="00000000">
        <w:rPr>
          <w:rtl w:val="0"/>
        </w:rPr>
      </w:r>
    </w:p>
    <w:tbl>
      <w:tblPr>
        <w:tblStyle w:val="Table2"/>
        <w:tblW w:w="9698.0" w:type="dxa"/>
        <w:jc w:val="center"/>
        <w:tblBorders>
          <w:top w:color="000000" w:space="0" w:sz="4" w:val="single"/>
          <w:left w:color="000000" w:space="0" w:sz="4" w:val="single"/>
          <w:bottom w:color="000000" w:space="0" w:sz="4" w:val="single"/>
          <w:right w:color="000000" w:space="0" w:sz="4" w:val="single"/>
          <w:insideH w:color="000000" w:space="0" w:sz="6" w:val="single"/>
          <w:insideV w:color="000000" w:space="0" w:sz="6" w:val="single"/>
        </w:tblBorders>
        <w:tblLayout w:type="fixed"/>
        <w:tblLook w:val="0400"/>
      </w:tblPr>
      <w:tblGrid>
        <w:gridCol w:w="817"/>
        <w:gridCol w:w="3846"/>
        <w:gridCol w:w="2418"/>
        <w:gridCol w:w="869"/>
        <w:gridCol w:w="893"/>
        <w:gridCol w:w="855"/>
        <w:tblGridChange w:id="0">
          <w:tblGrid>
            <w:gridCol w:w="817"/>
            <w:gridCol w:w="3846"/>
            <w:gridCol w:w="2418"/>
            <w:gridCol w:w="869"/>
            <w:gridCol w:w="893"/>
            <w:gridCol w:w="855"/>
          </w:tblGrid>
        </w:tblGridChange>
      </w:tblGrid>
      <w:tr>
        <w:trPr>
          <w:cantSplit w:val="1"/>
          <w:tblHeader w:val="1"/>
        </w:trPr>
        <w:tc>
          <w:tcPr>
            <w:vMerge w:val="restart"/>
            <w:tcBorders>
              <w:top w:color="000000" w:space="0" w:sz="4" w:val="single"/>
              <w:bottom w:color="000000" w:space="0" w:sz="6" w:val="single"/>
            </w:tcBorders>
            <w:tcMar>
              <w:top w:w="60.0" w:type="dxa"/>
              <w:left w:w="70.0" w:type="dxa"/>
              <w:bottom w:w="60.0" w:type="dxa"/>
              <w:right w:w="70.0" w:type="dxa"/>
            </w:tcMar>
            <w:vAlign w:val="center"/>
          </w:tcPr>
          <w:p w:rsidR="00000000" w:rsidDel="00000000" w:rsidP="00000000" w:rsidRDefault="00000000" w:rsidRPr="00000000" w14:paraId="000000BA">
            <w:pPr>
              <w:jc w:val="cente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4"/>
                <w:szCs w:val="24"/>
                <w:rtl w:val="0"/>
              </w:rPr>
              <w:t xml:space="preserve">No.</w:t>
            </w:r>
          </w:p>
        </w:tc>
        <w:tc>
          <w:tcPr>
            <w:vMerge w:val="restart"/>
            <w:tcBorders>
              <w:top w:color="000000" w:space="0" w:sz="4" w:val="single"/>
              <w:bottom w:color="000000" w:space="0" w:sz="6" w:val="single"/>
            </w:tcBorders>
            <w:tcMar>
              <w:top w:w="60.0" w:type="dxa"/>
              <w:left w:w="70.0" w:type="dxa"/>
              <w:bottom w:w="60.0" w:type="dxa"/>
              <w:right w:w="70.0" w:type="dxa"/>
            </w:tcMar>
            <w:vAlign w:val="center"/>
          </w:tcPr>
          <w:p w:rsidR="00000000" w:rsidDel="00000000" w:rsidP="00000000" w:rsidRDefault="00000000" w:rsidRPr="00000000" w14:paraId="000000BB">
            <w:pPr>
              <w:jc w:val="cente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4"/>
                <w:szCs w:val="24"/>
                <w:rtl w:val="0"/>
              </w:rPr>
              <w:t xml:space="preserve">Judul Unit Kompetensi</w:t>
            </w:r>
          </w:p>
        </w:tc>
        <w:tc>
          <w:tcPr>
            <w:vMerge w:val="restart"/>
            <w:tcBorders>
              <w:top w:color="000000" w:space="0" w:sz="4" w:val="single"/>
              <w:bottom w:color="000000" w:space="0" w:sz="6" w:val="single"/>
            </w:tcBorders>
            <w:tcMar>
              <w:top w:w="60.0" w:type="dxa"/>
              <w:left w:w="70.0" w:type="dxa"/>
              <w:bottom w:w="60.0" w:type="dxa"/>
              <w:right w:w="70.0" w:type="dxa"/>
            </w:tcMar>
            <w:vAlign w:val="center"/>
          </w:tcPr>
          <w:p w:rsidR="00000000" w:rsidDel="00000000" w:rsidP="00000000" w:rsidRDefault="00000000" w:rsidRPr="00000000" w14:paraId="000000BC">
            <w:pPr>
              <w:jc w:val="cente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4"/>
                <w:szCs w:val="24"/>
                <w:rtl w:val="0"/>
              </w:rPr>
              <w:t xml:space="preserve">Kode Unit</w:t>
            </w:r>
          </w:p>
        </w:tc>
        <w:tc>
          <w:tcPr>
            <w:gridSpan w:val="3"/>
            <w:tcBorders>
              <w:top w:color="000000" w:space="0" w:sz="4" w:val="single"/>
              <w:bottom w:color="000000" w:space="0" w:sz="6" w:val="single"/>
            </w:tcBorders>
            <w:tcMar>
              <w:top w:w="60.0" w:type="dxa"/>
              <w:left w:w="70.0" w:type="dxa"/>
              <w:bottom w:w="60.0" w:type="dxa"/>
              <w:right w:w="70.0" w:type="dxa"/>
            </w:tcMar>
            <w:vAlign w:val="center"/>
          </w:tcPr>
          <w:p w:rsidR="00000000" w:rsidDel="00000000" w:rsidP="00000000" w:rsidRDefault="00000000" w:rsidRPr="00000000" w14:paraId="000000BD">
            <w:pPr>
              <w:jc w:val="cente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4"/>
                <w:szCs w:val="24"/>
                <w:rtl w:val="0"/>
              </w:rPr>
              <w:t xml:space="preserve">Perkiraan </w:t>
            </w:r>
          </w:p>
          <w:p w:rsidR="00000000" w:rsidDel="00000000" w:rsidP="00000000" w:rsidRDefault="00000000" w:rsidRPr="00000000" w14:paraId="000000BE">
            <w:pPr>
              <w:jc w:val="cente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4"/>
                <w:szCs w:val="24"/>
                <w:rtl w:val="0"/>
              </w:rPr>
              <w:t xml:space="preserve">Waktu Pelatihan</w:t>
            </w:r>
          </w:p>
        </w:tc>
      </w:tr>
      <w:tr>
        <w:trPr>
          <w:cantSplit w:val="1"/>
          <w:tblHeader w:val="1"/>
        </w:trPr>
        <w:tc>
          <w:tcPr>
            <w:vMerge w:val="continue"/>
            <w:tcBorders>
              <w:top w:color="000000" w:space="0" w:sz="4" w:val="single"/>
              <w:bottom w:color="000000" w:space="0" w:sz="6" w:val="single"/>
            </w:tcBorders>
            <w:tcMar>
              <w:top w:w="60.0" w:type="dxa"/>
              <w:left w:w="70.0" w:type="dxa"/>
              <w:bottom w:w="60.0" w:type="dxa"/>
              <w:right w:w="70.0" w:type="dxa"/>
            </w:tcMar>
            <w:vAlign w:val="cente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b w:val="1"/>
                <w:bCs w:val="1"/>
                <w:sz w:val="24"/>
                <w:szCs w:val="24"/>
              </w:rPr>
            </w:pPr>
            <w:r w:rsidDel="00000000" w:rsidR="00000000" w:rsidRPr="00000000">
              <w:rPr>
                <w:rtl w:val="0"/>
              </w:rPr>
            </w:r>
          </w:p>
        </w:tc>
        <w:tc>
          <w:tcPr>
            <w:vMerge w:val="continue"/>
            <w:tcBorders>
              <w:top w:color="000000" w:space="0" w:sz="4" w:val="single"/>
              <w:bottom w:color="000000" w:space="0" w:sz="6" w:val="single"/>
            </w:tcBorders>
            <w:tcMar>
              <w:top w:w="60.0" w:type="dxa"/>
              <w:left w:w="70.0" w:type="dxa"/>
              <w:bottom w:w="60.0" w:type="dxa"/>
              <w:right w:w="70.0" w:type="dxa"/>
            </w:tcMar>
            <w:vAlign w:val="center"/>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b w:val="1"/>
                <w:bCs w:val="1"/>
                <w:sz w:val="24"/>
                <w:szCs w:val="24"/>
              </w:rPr>
            </w:pPr>
            <w:r w:rsidDel="00000000" w:rsidR="00000000" w:rsidRPr="00000000">
              <w:rPr>
                <w:rtl w:val="0"/>
              </w:rPr>
            </w:r>
          </w:p>
        </w:tc>
        <w:tc>
          <w:tcPr>
            <w:vMerge w:val="continue"/>
            <w:tcBorders>
              <w:top w:color="000000" w:space="0" w:sz="4" w:val="single"/>
              <w:bottom w:color="000000" w:space="0" w:sz="6" w:val="single"/>
            </w:tcBorders>
            <w:tcMar>
              <w:top w:w="60.0" w:type="dxa"/>
              <w:left w:w="70.0" w:type="dxa"/>
              <w:bottom w:w="60.0" w:type="dxa"/>
              <w:right w:w="70.0" w:type="dxa"/>
            </w:tcMar>
            <w:vAlign w:val="center"/>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b w:val="1"/>
                <w:bCs w:val="1"/>
                <w:sz w:val="24"/>
                <w:szCs w:val="24"/>
              </w:rPr>
            </w:pPr>
            <w:r w:rsidDel="00000000" w:rsidR="00000000" w:rsidRPr="00000000">
              <w:rPr>
                <w:rtl w:val="0"/>
              </w:rPr>
            </w:r>
          </w:p>
        </w:tc>
        <w:tc>
          <w:tcPr>
            <w:tcBorders>
              <w:top w:color="000000" w:space="0" w:sz="6" w:val="single"/>
              <w:bottom w:color="000000" w:space="0" w:sz="4" w:val="single"/>
            </w:tcBorders>
            <w:tcMar>
              <w:top w:w="60.0" w:type="dxa"/>
              <w:left w:w="70.0" w:type="dxa"/>
              <w:bottom w:w="60.0" w:type="dxa"/>
              <w:right w:w="70.0" w:type="dxa"/>
            </w:tcMar>
            <w:vAlign w:val="center"/>
          </w:tcPr>
          <w:p w:rsidR="00000000" w:rsidDel="00000000" w:rsidP="00000000" w:rsidRDefault="00000000" w:rsidRPr="00000000" w14:paraId="000000C4">
            <w:pPr>
              <w:jc w:val="cente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4"/>
                <w:szCs w:val="24"/>
                <w:rtl w:val="0"/>
              </w:rPr>
              <w:t xml:space="preserve">Teori</w:t>
            </w:r>
          </w:p>
        </w:tc>
        <w:tc>
          <w:tcPr>
            <w:tcBorders>
              <w:top w:color="000000" w:space="0" w:sz="6" w:val="single"/>
              <w:bottom w:color="000000" w:space="0" w:sz="4" w:val="single"/>
            </w:tcBorders>
            <w:tcMar>
              <w:top w:w="60.0" w:type="dxa"/>
              <w:left w:w="70.0" w:type="dxa"/>
              <w:bottom w:w="60.0" w:type="dxa"/>
              <w:right w:w="70.0" w:type="dxa"/>
            </w:tcMar>
            <w:vAlign w:val="center"/>
          </w:tcPr>
          <w:p w:rsidR="00000000" w:rsidDel="00000000" w:rsidP="00000000" w:rsidRDefault="00000000" w:rsidRPr="00000000" w14:paraId="000000C5">
            <w:pPr>
              <w:jc w:val="cente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4"/>
                <w:szCs w:val="24"/>
                <w:rtl w:val="0"/>
              </w:rPr>
              <w:t xml:space="preserve">Prak-tek</w:t>
            </w:r>
          </w:p>
        </w:tc>
        <w:tc>
          <w:tcPr>
            <w:tcBorders>
              <w:top w:color="000000" w:space="0" w:sz="6" w:val="single"/>
              <w:bottom w:color="000000" w:space="0" w:sz="4" w:val="single"/>
            </w:tcBorders>
            <w:tcMar>
              <w:top w:w="60.0" w:type="dxa"/>
              <w:left w:w="70.0" w:type="dxa"/>
              <w:bottom w:w="60.0" w:type="dxa"/>
              <w:right w:w="70.0" w:type="dxa"/>
            </w:tcMar>
            <w:vAlign w:val="center"/>
          </w:tcPr>
          <w:p w:rsidR="00000000" w:rsidDel="00000000" w:rsidP="00000000" w:rsidRDefault="00000000" w:rsidRPr="00000000" w14:paraId="000000C6">
            <w:pPr>
              <w:jc w:val="cente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4"/>
                <w:szCs w:val="24"/>
                <w:rtl w:val="0"/>
              </w:rPr>
              <w:t xml:space="preserve">Jum-lah</w:t>
            </w:r>
          </w:p>
        </w:tc>
      </w:tr>
      <w:tr>
        <w:trPr>
          <w:cantSplit w:val="1"/>
          <w:tblHeader w:val="0"/>
        </w:trPr>
        <w:tc>
          <w:tcPr>
            <w:tcBorders>
              <w:top w:color="000000" w:space="0" w:sz="4" w:val="single"/>
            </w:tcBorders>
            <w:tcMar>
              <w:top w:w="60.0" w:type="dxa"/>
              <w:left w:w="70.0" w:type="dxa"/>
              <w:bottom w:w="60.0" w:type="dxa"/>
              <w:right w:w="70.0" w:type="dxa"/>
            </w:tcMar>
            <w:vAlign w:val="center"/>
          </w:tcPr>
          <w:p w:rsidR="00000000" w:rsidDel="00000000" w:rsidP="00000000" w:rsidRDefault="00000000" w:rsidRPr="00000000" w14:paraId="000000C7">
            <w:pPr>
              <w:jc w:val="cente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3"/>
                <w:szCs w:val="23"/>
                <w:rtl w:val="0"/>
              </w:rPr>
              <w:t xml:space="preserve">I.</w:t>
            </w:r>
            <w:r w:rsidDel="00000000" w:rsidR="00000000" w:rsidRPr="00000000">
              <w:rPr>
                <w:rtl w:val="0"/>
              </w:rPr>
            </w:r>
          </w:p>
        </w:tc>
        <w:tc>
          <w:tcPr>
            <w:tcBorders>
              <w:top w:color="000000" w:space="0" w:sz="4" w:val="single"/>
            </w:tcBorders>
            <w:tcMar>
              <w:top w:w="60.0" w:type="dxa"/>
              <w:left w:w="70.0" w:type="dxa"/>
              <w:bottom w:w="60.0" w:type="dxa"/>
              <w:right w:w="70.0" w:type="dxa"/>
            </w:tcMar>
            <w:vAlign w:val="center"/>
          </w:tcPr>
          <w:p w:rsidR="00000000" w:rsidDel="00000000" w:rsidP="00000000" w:rsidRDefault="00000000" w:rsidRPr="00000000" w14:paraId="000000C8">
            <w:pP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3"/>
                <w:szCs w:val="23"/>
                <w:rtl w:val="0"/>
              </w:rPr>
              <w:t xml:space="preserve">Kelompok Inti</w:t>
            </w:r>
            <w:r w:rsidDel="00000000" w:rsidR="00000000" w:rsidRPr="00000000">
              <w:rPr>
                <w:rtl w:val="0"/>
              </w:rPr>
            </w:r>
          </w:p>
        </w:tc>
        <w:tc>
          <w:tcPr>
            <w:tcBorders>
              <w:top w:color="000000" w:space="0" w:sz="4" w:val="single"/>
            </w:tcBorders>
            <w:tcMar>
              <w:top w:w="60.0" w:type="dxa"/>
              <w:left w:w="70.0" w:type="dxa"/>
              <w:bottom w:w="60.0" w:type="dxa"/>
              <w:right w:w="70.0" w:type="dxa"/>
            </w:tcMar>
            <w:vAlign w:val="center"/>
          </w:tcPr>
          <w:p w:rsidR="00000000" w:rsidDel="00000000" w:rsidP="00000000" w:rsidRDefault="00000000" w:rsidRPr="00000000" w14:paraId="000000C9">
            <w:pPr>
              <w:jc w:val="center"/>
              <w:rPr>
                <w:rFonts w:ascii="Bookman Old Style" w:cs="Bookman Old Style" w:eastAsia="Bookman Old Style" w:hAnsi="Bookman Old Style"/>
                <w:b w:val="1"/>
                <w:bCs w:val="1"/>
                <w:sz w:val="24"/>
                <w:szCs w:val="24"/>
              </w:rPr>
            </w:pPr>
            <w:r w:rsidDel="00000000" w:rsidR="00000000" w:rsidRPr="00000000">
              <w:rPr>
                <w:rtl w:val="0"/>
              </w:rPr>
            </w:r>
          </w:p>
          <w:p w:rsidR="00000000" w:rsidDel="00000000" w:rsidP="00000000" w:rsidRDefault="00000000" w:rsidRPr="00000000" w14:paraId="000000CA">
            <w:pPr>
              <w:jc w:val="center"/>
              <w:rPr>
                <w:rFonts w:ascii="Bookman Old Style" w:cs="Bookman Old Style" w:eastAsia="Bookman Old Style" w:hAnsi="Bookman Old Style"/>
                <w:b w:val="1"/>
                <w:bCs w:val="1"/>
                <w:sz w:val="24"/>
                <w:szCs w:val="24"/>
              </w:rPr>
            </w:pPr>
            <w:r w:rsidDel="00000000" w:rsidR="00000000" w:rsidRPr="00000000">
              <w:rPr>
                <w:rtl w:val="0"/>
              </w:rPr>
            </w:r>
          </w:p>
        </w:tc>
        <w:tc>
          <w:tcPr>
            <w:tcBorders>
              <w:top w:color="000000" w:space="0" w:sz="4" w:val="single"/>
            </w:tcBorders>
            <w:tcMar>
              <w:top w:w="60.0" w:type="dxa"/>
              <w:left w:w="70.0" w:type="dxa"/>
              <w:bottom w:w="60.0" w:type="dxa"/>
              <w:right w:w="70.0" w:type="dxa"/>
            </w:tcMar>
            <w:vAlign w:val="center"/>
          </w:tcPr>
          <w:p w:rsidR="00000000" w:rsidDel="00000000" w:rsidP="00000000" w:rsidRDefault="00000000" w:rsidRPr="00000000" w14:paraId="000000CB">
            <w:pPr>
              <w:jc w:val="center"/>
              <w:rPr>
                <w:rFonts w:ascii="Bookman Old Style" w:cs="Bookman Old Style" w:eastAsia="Bookman Old Style" w:hAnsi="Bookman Old Style"/>
                <w:b w:val="1"/>
                <w:bCs w:val="1"/>
                <w:sz w:val="24"/>
                <w:szCs w:val="24"/>
              </w:rPr>
            </w:pPr>
            <w:r w:rsidDel="00000000" w:rsidR="00000000" w:rsidRPr="00000000">
              <w:rPr>
                <w:rtl w:val="0"/>
              </w:rPr>
            </w:r>
          </w:p>
        </w:tc>
        <w:tc>
          <w:tcPr>
            <w:tcBorders>
              <w:top w:color="000000" w:space="0" w:sz="4" w:val="single"/>
            </w:tcBorders>
            <w:tcMar>
              <w:top w:w="60.0" w:type="dxa"/>
              <w:left w:w="70.0" w:type="dxa"/>
              <w:bottom w:w="60.0" w:type="dxa"/>
              <w:right w:w="70.0" w:type="dxa"/>
            </w:tcMar>
            <w:vAlign w:val="center"/>
          </w:tcPr>
          <w:p w:rsidR="00000000" w:rsidDel="00000000" w:rsidP="00000000" w:rsidRDefault="00000000" w:rsidRPr="00000000" w14:paraId="000000CC">
            <w:pPr>
              <w:jc w:val="center"/>
              <w:rPr>
                <w:rFonts w:ascii="Bookman Old Style" w:cs="Bookman Old Style" w:eastAsia="Bookman Old Style" w:hAnsi="Bookman Old Style"/>
                <w:b w:val="1"/>
                <w:bCs w:val="1"/>
                <w:sz w:val="24"/>
                <w:szCs w:val="24"/>
              </w:rPr>
            </w:pPr>
            <w:r w:rsidDel="00000000" w:rsidR="00000000" w:rsidRPr="00000000">
              <w:rPr>
                <w:rtl w:val="0"/>
              </w:rPr>
            </w:r>
          </w:p>
        </w:tc>
        <w:tc>
          <w:tcPr>
            <w:tcBorders>
              <w:top w:color="000000" w:space="0" w:sz="4" w:val="single"/>
            </w:tcBorders>
            <w:tcMar>
              <w:top w:w="60.0" w:type="dxa"/>
              <w:left w:w="70.0" w:type="dxa"/>
              <w:bottom w:w="60.0" w:type="dxa"/>
              <w:right w:w="70.0" w:type="dxa"/>
            </w:tcMar>
            <w:vAlign w:val="center"/>
          </w:tcPr>
          <w:p w:rsidR="00000000" w:rsidDel="00000000" w:rsidP="00000000" w:rsidRDefault="00000000" w:rsidRPr="00000000" w14:paraId="000000CD">
            <w:pPr>
              <w:jc w:val="center"/>
              <w:rPr>
                <w:rFonts w:ascii="Bookman Old Style" w:cs="Bookman Old Style" w:eastAsia="Bookman Old Style" w:hAnsi="Bookman Old Style"/>
                <w:b w:val="1"/>
                <w:bCs w:val="1"/>
                <w:sz w:val="24"/>
                <w:szCs w:val="24"/>
              </w:rPr>
            </w:pPr>
            <w:r w:rsidDel="00000000" w:rsidR="00000000" w:rsidRPr="00000000">
              <w:rPr>
                <w:rtl w:val="0"/>
              </w:rPr>
            </w:r>
          </w:p>
        </w:tc>
      </w:tr>
      <w:tr>
        <w:trPr>
          <w:cantSplit w:val="1"/>
          <w:tblHeader w:val="0"/>
        </w:trPr>
        <w:tc>
          <w:tcPr>
            <w:tcBorders>
              <w:top w:color="000000" w:space="0" w:sz="4" w:val="single"/>
            </w:tcBorders>
            <w:tcMar>
              <w:top w:w="60.0" w:type="dxa"/>
              <w:left w:w="70.0" w:type="dxa"/>
              <w:bottom w:w="60.0" w:type="dxa"/>
              <w:right w:w="70.0" w:type="dxa"/>
            </w:tcMar>
          </w:tcPr>
          <w:p w:rsidR="00000000" w:rsidDel="00000000" w:rsidP="00000000" w:rsidRDefault="00000000" w:rsidRPr="00000000" w14:paraId="000000CE">
            <w:pPr>
              <w:jc w:val="cente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sz w:val="23"/>
                <w:szCs w:val="23"/>
                <w:rtl w:val="0"/>
              </w:rPr>
              <w:t xml:space="preserve">1.1.</w:t>
            </w:r>
            <w:r w:rsidDel="00000000" w:rsidR="00000000" w:rsidRPr="00000000">
              <w:rPr>
                <w:rtl w:val="0"/>
              </w:rPr>
            </w:r>
          </w:p>
        </w:tc>
        <w:tc>
          <w:tcPr>
            <w:tcBorders>
              <w:top w:color="000000" w:space="0" w:sz="4" w:val="single"/>
            </w:tcBorders>
            <w:tcMar>
              <w:top w:w="60.0" w:type="dxa"/>
              <w:left w:w="70.0" w:type="dxa"/>
              <w:bottom w:w="60.0" w:type="dxa"/>
              <w:right w:w="70.0" w:type="dxa"/>
            </w:tcMar>
          </w:tcPr>
          <w:p w:rsidR="00000000" w:rsidDel="00000000" w:rsidP="00000000" w:rsidRDefault="00000000" w:rsidRPr="00000000" w14:paraId="000000CF">
            <w:pP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sz w:val="23"/>
                <w:szCs w:val="23"/>
                <w:rtl w:val="0"/>
              </w:rPr>
              <w:t xml:space="preserve">Memproses Penerimaan Sampah</w:t>
            </w:r>
            <w:r w:rsidDel="00000000" w:rsidR="00000000" w:rsidRPr="00000000">
              <w:rPr>
                <w:rtl w:val="0"/>
              </w:rPr>
            </w:r>
          </w:p>
        </w:tc>
        <w:tc>
          <w:tcPr>
            <w:tcBorders>
              <w:top w:color="000000" w:space="0" w:sz="4" w:val="single"/>
            </w:tcBorders>
            <w:tcMar>
              <w:top w:w="60.0" w:type="dxa"/>
              <w:left w:w="70.0" w:type="dxa"/>
              <w:bottom w:w="60.0" w:type="dxa"/>
              <w:right w:w="70.0" w:type="dxa"/>
            </w:tcMar>
          </w:tcPr>
          <w:p w:rsidR="00000000" w:rsidDel="00000000" w:rsidP="00000000" w:rsidRDefault="00000000" w:rsidRPr="00000000" w14:paraId="000000D0">
            <w:pPr>
              <w:jc w:val="cente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sz w:val="23"/>
                <w:szCs w:val="23"/>
                <w:rtl w:val="0"/>
              </w:rPr>
              <w:t xml:space="preserve">E.38SPH02.014.01</w:t>
            </w:r>
            <w:r w:rsidDel="00000000" w:rsidR="00000000" w:rsidRPr="00000000">
              <w:rPr>
                <w:rtl w:val="0"/>
              </w:rPr>
            </w:r>
          </w:p>
        </w:tc>
        <w:tc>
          <w:tcPr>
            <w:tcBorders>
              <w:top w:color="000000" w:space="0" w:sz="4" w:val="single"/>
            </w:tcBorders>
            <w:tcMar>
              <w:top w:w="60.0" w:type="dxa"/>
              <w:left w:w="70.0" w:type="dxa"/>
              <w:bottom w:w="60.0" w:type="dxa"/>
              <w:right w:w="70.0" w:type="dxa"/>
            </w:tcMar>
          </w:tcPr>
          <w:p w:rsidR="00000000" w:rsidDel="00000000" w:rsidP="00000000" w:rsidRDefault="00000000" w:rsidRPr="00000000" w14:paraId="000000D1">
            <w:pPr>
              <w:jc w:val="cente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sz w:val="23"/>
                <w:szCs w:val="23"/>
                <w:rtl w:val="0"/>
              </w:rPr>
              <w:t xml:space="preserve">4</w:t>
            </w:r>
            <w:r w:rsidDel="00000000" w:rsidR="00000000" w:rsidRPr="00000000">
              <w:rPr>
                <w:rtl w:val="0"/>
              </w:rPr>
            </w:r>
          </w:p>
        </w:tc>
        <w:tc>
          <w:tcPr>
            <w:tcBorders>
              <w:top w:color="000000" w:space="0" w:sz="4" w:val="single"/>
            </w:tcBorders>
            <w:tcMar>
              <w:top w:w="60.0" w:type="dxa"/>
              <w:left w:w="70.0" w:type="dxa"/>
              <w:bottom w:w="60.0" w:type="dxa"/>
              <w:right w:w="70.0" w:type="dxa"/>
            </w:tcMar>
          </w:tcPr>
          <w:p w:rsidR="00000000" w:rsidDel="00000000" w:rsidP="00000000" w:rsidRDefault="00000000" w:rsidRPr="00000000" w14:paraId="000000D2">
            <w:pPr>
              <w:jc w:val="cente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sz w:val="23"/>
                <w:szCs w:val="23"/>
                <w:rtl w:val="0"/>
              </w:rPr>
              <w:t xml:space="preserve">12</w:t>
            </w:r>
            <w:r w:rsidDel="00000000" w:rsidR="00000000" w:rsidRPr="00000000">
              <w:rPr>
                <w:rtl w:val="0"/>
              </w:rPr>
            </w:r>
          </w:p>
        </w:tc>
        <w:tc>
          <w:tcPr>
            <w:tcBorders>
              <w:top w:color="000000" w:space="0" w:sz="4" w:val="single"/>
            </w:tcBorders>
            <w:tcMar>
              <w:top w:w="60.0" w:type="dxa"/>
              <w:left w:w="70.0" w:type="dxa"/>
              <w:bottom w:w="60.0" w:type="dxa"/>
              <w:right w:w="70.0" w:type="dxa"/>
            </w:tcMar>
          </w:tcPr>
          <w:p w:rsidR="00000000" w:rsidDel="00000000" w:rsidP="00000000" w:rsidRDefault="00000000" w:rsidRPr="00000000" w14:paraId="000000D3">
            <w:pPr>
              <w:jc w:val="cente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sz w:val="23"/>
                <w:szCs w:val="23"/>
                <w:rtl w:val="0"/>
              </w:rPr>
              <w:t xml:space="preserve">16</w:t>
            </w:r>
            <w:r w:rsidDel="00000000" w:rsidR="00000000" w:rsidRPr="00000000">
              <w:rPr>
                <w:rtl w:val="0"/>
              </w:rPr>
            </w:r>
          </w:p>
        </w:tc>
      </w:tr>
      <w:tr>
        <w:trPr>
          <w:cantSplit w:val="1"/>
          <w:tblHeader w:val="0"/>
        </w:trPr>
        <w:tc>
          <w:tcPr>
            <w:tcBorders>
              <w:top w:color="000000" w:space="0" w:sz="4" w:val="single"/>
            </w:tcBorders>
            <w:tcMar>
              <w:top w:w="60.0" w:type="dxa"/>
              <w:left w:w="70.0" w:type="dxa"/>
              <w:bottom w:w="60.0" w:type="dxa"/>
              <w:right w:w="70.0" w:type="dxa"/>
            </w:tcMar>
          </w:tcPr>
          <w:p w:rsidR="00000000" w:rsidDel="00000000" w:rsidP="00000000" w:rsidRDefault="00000000" w:rsidRPr="00000000" w14:paraId="000000D4">
            <w:pPr>
              <w:jc w:val="cente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sz w:val="23"/>
                <w:szCs w:val="23"/>
                <w:rtl w:val="0"/>
              </w:rPr>
              <w:t xml:space="preserve">1.2.</w:t>
            </w:r>
            <w:r w:rsidDel="00000000" w:rsidR="00000000" w:rsidRPr="00000000">
              <w:rPr>
                <w:rtl w:val="0"/>
              </w:rPr>
            </w:r>
          </w:p>
        </w:tc>
        <w:tc>
          <w:tcPr>
            <w:tcBorders>
              <w:top w:color="000000" w:space="0" w:sz="4" w:val="single"/>
            </w:tcBorders>
            <w:tcMar>
              <w:top w:w="60.0" w:type="dxa"/>
              <w:left w:w="70.0" w:type="dxa"/>
              <w:bottom w:w="60.0" w:type="dxa"/>
              <w:right w:w="70.0" w:type="dxa"/>
            </w:tcMar>
          </w:tcPr>
          <w:p w:rsidR="00000000" w:rsidDel="00000000" w:rsidP="00000000" w:rsidRDefault="00000000" w:rsidRPr="00000000" w14:paraId="000000D5">
            <w:pP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sz w:val="23"/>
                <w:szCs w:val="23"/>
                <w:rtl w:val="0"/>
              </w:rPr>
              <w:t xml:space="preserve">Mengoperasikan Alat Pemilah Sampah Semimekanis dan/atau Mekanis</w:t>
            </w:r>
            <w:r w:rsidDel="00000000" w:rsidR="00000000" w:rsidRPr="00000000">
              <w:rPr>
                <w:rtl w:val="0"/>
              </w:rPr>
            </w:r>
          </w:p>
        </w:tc>
        <w:tc>
          <w:tcPr>
            <w:tcBorders>
              <w:top w:color="000000" w:space="0" w:sz="4" w:val="single"/>
            </w:tcBorders>
            <w:tcMar>
              <w:top w:w="60.0" w:type="dxa"/>
              <w:left w:w="70.0" w:type="dxa"/>
              <w:bottom w:w="60.0" w:type="dxa"/>
              <w:right w:w="70.0" w:type="dxa"/>
            </w:tcMar>
          </w:tcPr>
          <w:p w:rsidR="00000000" w:rsidDel="00000000" w:rsidP="00000000" w:rsidRDefault="00000000" w:rsidRPr="00000000" w14:paraId="000000D6">
            <w:pPr>
              <w:jc w:val="cente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sz w:val="23"/>
                <w:szCs w:val="23"/>
                <w:rtl w:val="0"/>
              </w:rPr>
              <w:t xml:space="preserve">E.38SPH02.002.01</w:t>
            </w:r>
            <w:r w:rsidDel="00000000" w:rsidR="00000000" w:rsidRPr="00000000">
              <w:rPr>
                <w:rtl w:val="0"/>
              </w:rPr>
            </w:r>
          </w:p>
        </w:tc>
        <w:tc>
          <w:tcPr>
            <w:tcBorders>
              <w:top w:color="000000" w:space="0" w:sz="4" w:val="single"/>
            </w:tcBorders>
            <w:tcMar>
              <w:top w:w="60.0" w:type="dxa"/>
              <w:left w:w="70.0" w:type="dxa"/>
              <w:bottom w:w="60.0" w:type="dxa"/>
              <w:right w:w="70.0" w:type="dxa"/>
            </w:tcMar>
          </w:tcPr>
          <w:p w:rsidR="00000000" w:rsidDel="00000000" w:rsidP="00000000" w:rsidRDefault="00000000" w:rsidRPr="00000000" w14:paraId="000000D7">
            <w:pPr>
              <w:jc w:val="cente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sz w:val="23"/>
                <w:szCs w:val="23"/>
                <w:rtl w:val="0"/>
              </w:rPr>
              <w:t xml:space="preserve">4</w:t>
            </w:r>
            <w:r w:rsidDel="00000000" w:rsidR="00000000" w:rsidRPr="00000000">
              <w:rPr>
                <w:rtl w:val="0"/>
              </w:rPr>
            </w:r>
          </w:p>
        </w:tc>
        <w:tc>
          <w:tcPr>
            <w:tcBorders>
              <w:top w:color="000000" w:space="0" w:sz="4" w:val="single"/>
            </w:tcBorders>
            <w:tcMar>
              <w:top w:w="60.0" w:type="dxa"/>
              <w:left w:w="70.0" w:type="dxa"/>
              <w:bottom w:w="60.0" w:type="dxa"/>
              <w:right w:w="70.0" w:type="dxa"/>
            </w:tcMar>
          </w:tcPr>
          <w:p w:rsidR="00000000" w:rsidDel="00000000" w:rsidP="00000000" w:rsidRDefault="00000000" w:rsidRPr="00000000" w14:paraId="000000D8">
            <w:pPr>
              <w:jc w:val="cente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sz w:val="23"/>
                <w:szCs w:val="23"/>
                <w:rtl w:val="0"/>
              </w:rPr>
              <w:t xml:space="preserve">12</w:t>
            </w:r>
            <w:r w:rsidDel="00000000" w:rsidR="00000000" w:rsidRPr="00000000">
              <w:rPr>
                <w:rtl w:val="0"/>
              </w:rPr>
            </w:r>
          </w:p>
        </w:tc>
        <w:tc>
          <w:tcPr>
            <w:tcBorders>
              <w:top w:color="000000" w:space="0" w:sz="4" w:val="single"/>
            </w:tcBorders>
            <w:tcMar>
              <w:top w:w="60.0" w:type="dxa"/>
              <w:left w:w="70.0" w:type="dxa"/>
              <w:bottom w:w="60.0" w:type="dxa"/>
              <w:right w:w="70.0" w:type="dxa"/>
            </w:tcMar>
          </w:tcPr>
          <w:p w:rsidR="00000000" w:rsidDel="00000000" w:rsidP="00000000" w:rsidRDefault="00000000" w:rsidRPr="00000000" w14:paraId="000000D9">
            <w:pPr>
              <w:jc w:val="cente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sz w:val="23"/>
                <w:szCs w:val="23"/>
                <w:rtl w:val="0"/>
              </w:rPr>
              <w:t xml:space="preserve">16</w:t>
            </w:r>
            <w:r w:rsidDel="00000000" w:rsidR="00000000" w:rsidRPr="00000000">
              <w:rPr>
                <w:rtl w:val="0"/>
              </w:rPr>
            </w:r>
          </w:p>
        </w:tc>
      </w:tr>
      <w:tr>
        <w:trPr>
          <w:cantSplit w:val="1"/>
          <w:tblHeader w:val="0"/>
        </w:trPr>
        <w:tc>
          <w:tcPr>
            <w:tcBorders>
              <w:top w:color="000000" w:space="0" w:sz="4" w:val="single"/>
            </w:tcBorders>
            <w:tcMar>
              <w:top w:w="60.0" w:type="dxa"/>
              <w:left w:w="70.0" w:type="dxa"/>
              <w:bottom w:w="60.0" w:type="dxa"/>
              <w:right w:w="70.0" w:type="dxa"/>
            </w:tcMar>
          </w:tcPr>
          <w:p w:rsidR="00000000" w:rsidDel="00000000" w:rsidP="00000000" w:rsidRDefault="00000000" w:rsidRPr="00000000" w14:paraId="000000DA">
            <w:pPr>
              <w:jc w:val="cente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sz w:val="23"/>
                <w:szCs w:val="23"/>
                <w:rtl w:val="0"/>
              </w:rPr>
              <w:t xml:space="preserve">1.3.</w:t>
            </w:r>
            <w:r w:rsidDel="00000000" w:rsidR="00000000" w:rsidRPr="00000000">
              <w:rPr>
                <w:rtl w:val="0"/>
              </w:rPr>
            </w:r>
          </w:p>
        </w:tc>
        <w:tc>
          <w:tcPr>
            <w:tcBorders>
              <w:top w:color="000000" w:space="0" w:sz="4" w:val="single"/>
            </w:tcBorders>
            <w:tcMar>
              <w:top w:w="60.0" w:type="dxa"/>
              <w:left w:w="70.0" w:type="dxa"/>
              <w:bottom w:w="60.0" w:type="dxa"/>
              <w:right w:w="70.0" w:type="dxa"/>
            </w:tcMar>
          </w:tcPr>
          <w:p w:rsidR="00000000" w:rsidDel="00000000" w:rsidP="00000000" w:rsidRDefault="00000000" w:rsidRPr="00000000" w14:paraId="000000DB">
            <w:pP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sz w:val="23"/>
                <w:szCs w:val="23"/>
                <w:rtl w:val="0"/>
              </w:rPr>
              <w:t xml:space="preserve">Mengoperasikan Unit Pembakaran</w:t>
            </w:r>
            <w:r w:rsidDel="00000000" w:rsidR="00000000" w:rsidRPr="00000000">
              <w:rPr>
                <w:rtl w:val="0"/>
              </w:rPr>
            </w:r>
          </w:p>
        </w:tc>
        <w:tc>
          <w:tcPr>
            <w:tcBorders>
              <w:top w:color="000000" w:space="0" w:sz="4" w:val="single"/>
            </w:tcBorders>
            <w:tcMar>
              <w:top w:w="60.0" w:type="dxa"/>
              <w:left w:w="70.0" w:type="dxa"/>
              <w:bottom w:w="60.0" w:type="dxa"/>
              <w:right w:w="70.0" w:type="dxa"/>
            </w:tcMar>
          </w:tcPr>
          <w:p w:rsidR="00000000" w:rsidDel="00000000" w:rsidP="00000000" w:rsidRDefault="00000000" w:rsidRPr="00000000" w14:paraId="000000DC">
            <w:pPr>
              <w:jc w:val="cente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sz w:val="23"/>
                <w:szCs w:val="23"/>
                <w:rtl w:val="0"/>
              </w:rPr>
              <w:t xml:space="preserve">E.38SPH02.027.01</w:t>
            </w:r>
            <w:r w:rsidDel="00000000" w:rsidR="00000000" w:rsidRPr="00000000">
              <w:rPr>
                <w:rtl w:val="0"/>
              </w:rPr>
            </w:r>
          </w:p>
        </w:tc>
        <w:tc>
          <w:tcPr>
            <w:tcBorders>
              <w:top w:color="000000" w:space="0" w:sz="4" w:val="single"/>
            </w:tcBorders>
            <w:tcMar>
              <w:top w:w="60.0" w:type="dxa"/>
              <w:left w:w="70.0" w:type="dxa"/>
              <w:bottom w:w="60.0" w:type="dxa"/>
              <w:right w:w="70.0" w:type="dxa"/>
            </w:tcMar>
          </w:tcPr>
          <w:p w:rsidR="00000000" w:rsidDel="00000000" w:rsidP="00000000" w:rsidRDefault="00000000" w:rsidRPr="00000000" w14:paraId="000000DD">
            <w:pPr>
              <w:jc w:val="cente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sz w:val="23"/>
                <w:szCs w:val="23"/>
                <w:rtl w:val="0"/>
              </w:rPr>
              <w:t xml:space="preserve">10</w:t>
            </w:r>
            <w:r w:rsidDel="00000000" w:rsidR="00000000" w:rsidRPr="00000000">
              <w:rPr>
                <w:rtl w:val="0"/>
              </w:rPr>
            </w:r>
          </w:p>
        </w:tc>
        <w:tc>
          <w:tcPr>
            <w:tcBorders>
              <w:top w:color="000000" w:space="0" w:sz="4" w:val="single"/>
            </w:tcBorders>
            <w:tcMar>
              <w:top w:w="60.0" w:type="dxa"/>
              <w:left w:w="70.0" w:type="dxa"/>
              <w:bottom w:w="60.0" w:type="dxa"/>
              <w:right w:w="70.0" w:type="dxa"/>
            </w:tcMar>
          </w:tcPr>
          <w:p w:rsidR="00000000" w:rsidDel="00000000" w:rsidP="00000000" w:rsidRDefault="00000000" w:rsidRPr="00000000" w14:paraId="000000DE">
            <w:pPr>
              <w:jc w:val="cente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sz w:val="23"/>
                <w:szCs w:val="23"/>
                <w:rtl w:val="0"/>
              </w:rPr>
              <w:t xml:space="preserve">30</w:t>
            </w:r>
            <w:r w:rsidDel="00000000" w:rsidR="00000000" w:rsidRPr="00000000">
              <w:rPr>
                <w:rtl w:val="0"/>
              </w:rPr>
            </w:r>
          </w:p>
        </w:tc>
        <w:tc>
          <w:tcPr>
            <w:tcBorders>
              <w:top w:color="000000" w:space="0" w:sz="4" w:val="single"/>
            </w:tcBorders>
            <w:tcMar>
              <w:top w:w="60.0" w:type="dxa"/>
              <w:left w:w="70.0" w:type="dxa"/>
              <w:bottom w:w="60.0" w:type="dxa"/>
              <w:right w:w="70.0" w:type="dxa"/>
            </w:tcMar>
          </w:tcPr>
          <w:p w:rsidR="00000000" w:rsidDel="00000000" w:rsidP="00000000" w:rsidRDefault="00000000" w:rsidRPr="00000000" w14:paraId="000000DF">
            <w:pPr>
              <w:jc w:val="cente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sz w:val="23"/>
                <w:szCs w:val="23"/>
                <w:rtl w:val="0"/>
              </w:rPr>
              <w:t xml:space="preserve">40</w:t>
            </w:r>
            <w:r w:rsidDel="00000000" w:rsidR="00000000" w:rsidRPr="00000000">
              <w:rPr>
                <w:rtl w:val="0"/>
              </w:rPr>
            </w:r>
          </w:p>
        </w:tc>
      </w:tr>
      <w:tr>
        <w:trPr>
          <w:cantSplit w:val="1"/>
          <w:tblHeader w:val="0"/>
        </w:trPr>
        <w:tc>
          <w:tcPr>
            <w:tcBorders>
              <w:top w:color="000000" w:space="0" w:sz="4" w:val="single"/>
            </w:tcBorders>
            <w:tcMar>
              <w:top w:w="60.0" w:type="dxa"/>
              <w:left w:w="70.0" w:type="dxa"/>
              <w:bottom w:w="60.0" w:type="dxa"/>
              <w:right w:w="70.0" w:type="dxa"/>
            </w:tcMar>
          </w:tcPr>
          <w:p w:rsidR="00000000" w:rsidDel="00000000" w:rsidP="00000000" w:rsidRDefault="00000000" w:rsidRPr="00000000" w14:paraId="000000E0">
            <w:pPr>
              <w:jc w:val="cente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sz w:val="23"/>
                <w:szCs w:val="23"/>
                <w:rtl w:val="0"/>
              </w:rPr>
              <w:t xml:space="preserve">1.4.</w:t>
            </w:r>
            <w:r w:rsidDel="00000000" w:rsidR="00000000" w:rsidRPr="00000000">
              <w:rPr>
                <w:rtl w:val="0"/>
              </w:rPr>
            </w:r>
          </w:p>
        </w:tc>
        <w:tc>
          <w:tcPr>
            <w:tcBorders>
              <w:top w:color="000000" w:space="0" w:sz="4" w:val="single"/>
            </w:tcBorders>
            <w:tcMar>
              <w:top w:w="60.0" w:type="dxa"/>
              <w:left w:w="70.0" w:type="dxa"/>
              <w:bottom w:w="60.0" w:type="dxa"/>
              <w:right w:w="70.0" w:type="dxa"/>
            </w:tcMar>
          </w:tcPr>
          <w:p w:rsidR="00000000" w:rsidDel="00000000" w:rsidP="00000000" w:rsidRDefault="00000000" w:rsidRPr="00000000" w14:paraId="000000E1">
            <w:pP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sz w:val="23"/>
                <w:szCs w:val="23"/>
                <w:rtl w:val="0"/>
              </w:rPr>
              <w:t xml:space="preserve">Menangani Abu/Residu pada Insinerator</w:t>
            </w:r>
            <w:r w:rsidDel="00000000" w:rsidR="00000000" w:rsidRPr="00000000">
              <w:rPr>
                <w:rtl w:val="0"/>
              </w:rPr>
            </w:r>
          </w:p>
        </w:tc>
        <w:tc>
          <w:tcPr>
            <w:tcBorders>
              <w:top w:color="000000" w:space="0" w:sz="4" w:val="single"/>
            </w:tcBorders>
            <w:tcMar>
              <w:top w:w="60.0" w:type="dxa"/>
              <w:left w:w="70.0" w:type="dxa"/>
              <w:bottom w:w="60.0" w:type="dxa"/>
              <w:right w:w="70.0" w:type="dxa"/>
            </w:tcMar>
          </w:tcPr>
          <w:p w:rsidR="00000000" w:rsidDel="00000000" w:rsidP="00000000" w:rsidRDefault="00000000" w:rsidRPr="00000000" w14:paraId="000000E2">
            <w:pPr>
              <w:jc w:val="cente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sz w:val="23"/>
                <w:szCs w:val="23"/>
                <w:rtl w:val="0"/>
              </w:rPr>
              <w:t xml:space="preserve">E.38SPH02.028.01</w:t>
            </w:r>
            <w:r w:rsidDel="00000000" w:rsidR="00000000" w:rsidRPr="00000000">
              <w:rPr>
                <w:rtl w:val="0"/>
              </w:rPr>
            </w:r>
          </w:p>
        </w:tc>
        <w:tc>
          <w:tcPr>
            <w:tcBorders>
              <w:top w:color="000000" w:space="0" w:sz="4" w:val="single"/>
            </w:tcBorders>
            <w:tcMar>
              <w:top w:w="60.0" w:type="dxa"/>
              <w:left w:w="70.0" w:type="dxa"/>
              <w:bottom w:w="60.0" w:type="dxa"/>
              <w:right w:w="70.0" w:type="dxa"/>
            </w:tcMar>
          </w:tcPr>
          <w:p w:rsidR="00000000" w:rsidDel="00000000" w:rsidP="00000000" w:rsidRDefault="00000000" w:rsidRPr="00000000" w14:paraId="000000E3">
            <w:pPr>
              <w:jc w:val="cente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sz w:val="23"/>
                <w:szCs w:val="23"/>
                <w:rtl w:val="0"/>
              </w:rPr>
              <w:t xml:space="preserve">4</w:t>
            </w:r>
            <w:r w:rsidDel="00000000" w:rsidR="00000000" w:rsidRPr="00000000">
              <w:rPr>
                <w:rtl w:val="0"/>
              </w:rPr>
            </w:r>
          </w:p>
        </w:tc>
        <w:tc>
          <w:tcPr>
            <w:tcBorders>
              <w:top w:color="000000" w:space="0" w:sz="4" w:val="single"/>
            </w:tcBorders>
            <w:tcMar>
              <w:top w:w="60.0" w:type="dxa"/>
              <w:left w:w="70.0" w:type="dxa"/>
              <w:bottom w:w="60.0" w:type="dxa"/>
              <w:right w:w="70.0" w:type="dxa"/>
            </w:tcMar>
          </w:tcPr>
          <w:p w:rsidR="00000000" w:rsidDel="00000000" w:rsidP="00000000" w:rsidRDefault="00000000" w:rsidRPr="00000000" w14:paraId="000000E4">
            <w:pPr>
              <w:jc w:val="cente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sz w:val="23"/>
                <w:szCs w:val="23"/>
                <w:rtl w:val="0"/>
              </w:rPr>
              <w:t xml:space="preserve">12</w:t>
            </w:r>
            <w:r w:rsidDel="00000000" w:rsidR="00000000" w:rsidRPr="00000000">
              <w:rPr>
                <w:rtl w:val="0"/>
              </w:rPr>
            </w:r>
          </w:p>
        </w:tc>
        <w:tc>
          <w:tcPr>
            <w:tcBorders>
              <w:top w:color="000000" w:space="0" w:sz="4" w:val="single"/>
            </w:tcBorders>
            <w:tcMar>
              <w:top w:w="60.0" w:type="dxa"/>
              <w:left w:w="70.0" w:type="dxa"/>
              <w:bottom w:w="60.0" w:type="dxa"/>
              <w:right w:w="70.0" w:type="dxa"/>
            </w:tcMar>
          </w:tcPr>
          <w:p w:rsidR="00000000" w:rsidDel="00000000" w:rsidP="00000000" w:rsidRDefault="00000000" w:rsidRPr="00000000" w14:paraId="000000E5">
            <w:pPr>
              <w:jc w:val="cente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sz w:val="23"/>
                <w:szCs w:val="23"/>
                <w:rtl w:val="0"/>
              </w:rPr>
              <w:t xml:space="preserve">16</w:t>
            </w:r>
            <w:r w:rsidDel="00000000" w:rsidR="00000000" w:rsidRPr="00000000">
              <w:rPr>
                <w:rtl w:val="0"/>
              </w:rPr>
            </w:r>
          </w:p>
        </w:tc>
      </w:tr>
      <w:tr>
        <w:trPr>
          <w:cantSplit w:val="1"/>
          <w:tblHeader w:val="0"/>
        </w:trPr>
        <w:tc>
          <w:tcPr>
            <w:tcBorders>
              <w:top w:color="000000" w:space="0" w:sz="4" w:val="single"/>
            </w:tcBorders>
            <w:tcMar>
              <w:top w:w="60.0" w:type="dxa"/>
              <w:left w:w="70.0" w:type="dxa"/>
              <w:bottom w:w="60.0" w:type="dxa"/>
              <w:right w:w="70.0" w:type="dxa"/>
            </w:tcMar>
          </w:tcPr>
          <w:p w:rsidR="00000000" w:rsidDel="00000000" w:rsidP="00000000" w:rsidRDefault="00000000" w:rsidRPr="00000000" w14:paraId="000000E6">
            <w:pPr>
              <w:jc w:val="cente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sz w:val="23"/>
                <w:szCs w:val="23"/>
                <w:rtl w:val="0"/>
              </w:rPr>
              <w:t xml:space="preserve">1.5.</w:t>
            </w:r>
            <w:r w:rsidDel="00000000" w:rsidR="00000000" w:rsidRPr="00000000">
              <w:rPr>
                <w:rtl w:val="0"/>
              </w:rPr>
            </w:r>
          </w:p>
        </w:tc>
        <w:tc>
          <w:tcPr>
            <w:tcBorders>
              <w:top w:color="000000" w:space="0" w:sz="4" w:val="single"/>
            </w:tcBorders>
            <w:tcMar>
              <w:top w:w="60.0" w:type="dxa"/>
              <w:left w:w="70.0" w:type="dxa"/>
              <w:bottom w:w="60.0" w:type="dxa"/>
              <w:right w:w="70.0" w:type="dxa"/>
            </w:tcMar>
          </w:tcPr>
          <w:p w:rsidR="00000000" w:rsidDel="00000000" w:rsidP="00000000" w:rsidRDefault="00000000" w:rsidRPr="00000000" w14:paraId="000000E7">
            <w:pP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sz w:val="23"/>
                <w:szCs w:val="23"/>
                <w:rtl w:val="0"/>
              </w:rPr>
              <w:t xml:space="preserve">Menangani Emisi Gas Buang pada Insinerator</w:t>
            </w:r>
            <w:r w:rsidDel="00000000" w:rsidR="00000000" w:rsidRPr="00000000">
              <w:rPr>
                <w:rtl w:val="0"/>
              </w:rPr>
            </w:r>
          </w:p>
        </w:tc>
        <w:tc>
          <w:tcPr>
            <w:tcBorders>
              <w:top w:color="000000" w:space="0" w:sz="4" w:val="single"/>
            </w:tcBorders>
            <w:tcMar>
              <w:top w:w="60.0" w:type="dxa"/>
              <w:left w:w="70.0" w:type="dxa"/>
              <w:bottom w:w="60.0" w:type="dxa"/>
              <w:right w:w="70.0" w:type="dxa"/>
            </w:tcMar>
          </w:tcPr>
          <w:p w:rsidR="00000000" w:rsidDel="00000000" w:rsidP="00000000" w:rsidRDefault="00000000" w:rsidRPr="00000000" w14:paraId="000000E8">
            <w:pPr>
              <w:jc w:val="cente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sz w:val="23"/>
                <w:szCs w:val="23"/>
                <w:rtl w:val="0"/>
              </w:rPr>
              <w:t xml:space="preserve">E.38SPH02.029.01</w:t>
            </w:r>
            <w:r w:rsidDel="00000000" w:rsidR="00000000" w:rsidRPr="00000000">
              <w:rPr>
                <w:rtl w:val="0"/>
              </w:rPr>
            </w:r>
          </w:p>
        </w:tc>
        <w:tc>
          <w:tcPr>
            <w:tcBorders>
              <w:top w:color="000000" w:space="0" w:sz="4" w:val="single"/>
            </w:tcBorders>
            <w:tcMar>
              <w:top w:w="60.0" w:type="dxa"/>
              <w:left w:w="70.0" w:type="dxa"/>
              <w:bottom w:w="60.0" w:type="dxa"/>
              <w:right w:w="70.0" w:type="dxa"/>
            </w:tcMar>
          </w:tcPr>
          <w:p w:rsidR="00000000" w:rsidDel="00000000" w:rsidP="00000000" w:rsidRDefault="00000000" w:rsidRPr="00000000" w14:paraId="000000E9">
            <w:pPr>
              <w:jc w:val="cente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sz w:val="23"/>
                <w:szCs w:val="23"/>
                <w:rtl w:val="0"/>
              </w:rPr>
              <w:t xml:space="preserve">6</w:t>
            </w:r>
            <w:r w:rsidDel="00000000" w:rsidR="00000000" w:rsidRPr="00000000">
              <w:rPr>
                <w:rtl w:val="0"/>
              </w:rPr>
            </w:r>
          </w:p>
        </w:tc>
        <w:tc>
          <w:tcPr>
            <w:tcBorders>
              <w:top w:color="000000" w:space="0" w:sz="4" w:val="single"/>
            </w:tcBorders>
            <w:tcMar>
              <w:top w:w="60.0" w:type="dxa"/>
              <w:left w:w="70.0" w:type="dxa"/>
              <w:bottom w:w="60.0" w:type="dxa"/>
              <w:right w:w="70.0" w:type="dxa"/>
            </w:tcMar>
          </w:tcPr>
          <w:p w:rsidR="00000000" w:rsidDel="00000000" w:rsidP="00000000" w:rsidRDefault="00000000" w:rsidRPr="00000000" w14:paraId="000000EA">
            <w:pPr>
              <w:jc w:val="cente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sz w:val="23"/>
                <w:szCs w:val="23"/>
                <w:rtl w:val="0"/>
              </w:rPr>
              <w:t xml:space="preserve">18</w:t>
            </w:r>
            <w:r w:rsidDel="00000000" w:rsidR="00000000" w:rsidRPr="00000000">
              <w:rPr>
                <w:rtl w:val="0"/>
              </w:rPr>
            </w:r>
          </w:p>
        </w:tc>
        <w:tc>
          <w:tcPr>
            <w:tcBorders>
              <w:top w:color="000000" w:space="0" w:sz="4" w:val="single"/>
            </w:tcBorders>
            <w:tcMar>
              <w:top w:w="60.0" w:type="dxa"/>
              <w:left w:w="70.0" w:type="dxa"/>
              <w:bottom w:w="60.0" w:type="dxa"/>
              <w:right w:w="70.0" w:type="dxa"/>
            </w:tcMar>
          </w:tcPr>
          <w:p w:rsidR="00000000" w:rsidDel="00000000" w:rsidP="00000000" w:rsidRDefault="00000000" w:rsidRPr="00000000" w14:paraId="000000EB">
            <w:pPr>
              <w:jc w:val="cente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sz w:val="23"/>
                <w:szCs w:val="23"/>
                <w:rtl w:val="0"/>
              </w:rPr>
              <w:t xml:space="preserve">24</w:t>
            </w:r>
            <w:r w:rsidDel="00000000" w:rsidR="00000000" w:rsidRPr="00000000">
              <w:rPr>
                <w:rtl w:val="0"/>
              </w:rPr>
            </w:r>
          </w:p>
        </w:tc>
      </w:tr>
      <w:tr>
        <w:trPr>
          <w:cantSplit w:val="1"/>
          <w:tblHeader w:val="0"/>
        </w:trPr>
        <w:tc>
          <w:tcPr>
            <w:tcBorders>
              <w:top w:color="000000" w:space="0" w:sz="4" w:val="single"/>
            </w:tcBorders>
            <w:tcMar>
              <w:top w:w="60.0" w:type="dxa"/>
              <w:left w:w="70.0" w:type="dxa"/>
              <w:bottom w:w="60.0" w:type="dxa"/>
              <w:right w:w="70.0" w:type="dxa"/>
            </w:tcMar>
          </w:tcPr>
          <w:p w:rsidR="00000000" w:rsidDel="00000000" w:rsidP="00000000" w:rsidRDefault="00000000" w:rsidRPr="00000000" w14:paraId="000000EC">
            <w:pPr>
              <w:jc w:val="cente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sz w:val="23"/>
                <w:szCs w:val="23"/>
                <w:rtl w:val="0"/>
              </w:rPr>
              <w:t xml:space="preserve">1.6.</w:t>
            </w:r>
            <w:r w:rsidDel="00000000" w:rsidR="00000000" w:rsidRPr="00000000">
              <w:rPr>
                <w:rtl w:val="0"/>
              </w:rPr>
            </w:r>
          </w:p>
        </w:tc>
        <w:tc>
          <w:tcPr>
            <w:tcBorders>
              <w:top w:color="000000" w:space="0" w:sz="4" w:val="single"/>
            </w:tcBorders>
            <w:tcMar>
              <w:top w:w="60.0" w:type="dxa"/>
              <w:left w:w="70.0" w:type="dxa"/>
              <w:bottom w:w="60.0" w:type="dxa"/>
              <w:right w:w="70.0" w:type="dxa"/>
            </w:tcMar>
          </w:tcPr>
          <w:p w:rsidR="00000000" w:rsidDel="00000000" w:rsidP="00000000" w:rsidRDefault="00000000" w:rsidRPr="00000000" w14:paraId="000000ED">
            <w:pP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sz w:val="23"/>
                <w:szCs w:val="23"/>
                <w:rtl w:val="0"/>
              </w:rPr>
              <w:t xml:space="preserve">Mengoperasikan Boiler pada Insinerator</w:t>
            </w:r>
            <w:r w:rsidDel="00000000" w:rsidR="00000000" w:rsidRPr="00000000">
              <w:rPr>
                <w:rtl w:val="0"/>
              </w:rPr>
            </w:r>
          </w:p>
        </w:tc>
        <w:tc>
          <w:tcPr>
            <w:tcBorders>
              <w:top w:color="000000" w:space="0" w:sz="4" w:val="single"/>
            </w:tcBorders>
            <w:tcMar>
              <w:top w:w="60.0" w:type="dxa"/>
              <w:left w:w="70.0" w:type="dxa"/>
              <w:bottom w:w="60.0" w:type="dxa"/>
              <w:right w:w="70.0" w:type="dxa"/>
            </w:tcMar>
          </w:tcPr>
          <w:p w:rsidR="00000000" w:rsidDel="00000000" w:rsidP="00000000" w:rsidRDefault="00000000" w:rsidRPr="00000000" w14:paraId="000000EE">
            <w:pPr>
              <w:jc w:val="cente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sz w:val="23"/>
                <w:szCs w:val="23"/>
                <w:rtl w:val="0"/>
              </w:rPr>
              <w:t xml:space="preserve">E.38SPH02.030.01</w:t>
            </w:r>
            <w:r w:rsidDel="00000000" w:rsidR="00000000" w:rsidRPr="00000000">
              <w:rPr>
                <w:rtl w:val="0"/>
              </w:rPr>
            </w:r>
          </w:p>
        </w:tc>
        <w:tc>
          <w:tcPr>
            <w:tcBorders>
              <w:top w:color="000000" w:space="0" w:sz="4" w:val="single"/>
            </w:tcBorders>
            <w:tcMar>
              <w:top w:w="60.0" w:type="dxa"/>
              <w:left w:w="70.0" w:type="dxa"/>
              <w:bottom w:w="60.0" w:type="dxa"/>
              <w:right w:w="70.0" w:type="dxa"/>
            </w:tcMar>
          </w:tcPr>
          <w:p w:rsidR="00000000" w:rsidDel="00000000" w:rsidP="00000000" w:rsidRDefault="00000000" w:rsidRPr="00000000" w14:paraId="000000EF">
            <w:pPr>
              <w:jc w:val="cente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sz w:val="23"/>
                <w:szCs w:val="23"/>
                <w:rtl w:val="0"/>
              </w:rPr>
              <w:t xml:space="preserve">10</w:t>
            </w:r>
            <w:r w:rsidDel="00000000" w:rsidR="00000000" w:rsidRPr="00000000">
              <w:rPr>
                <w:rtl w:val="0"/>
              </w:rPr>
            </w:r>
          </w:p>
        </w:tc>
        <w:tc>
          <w:tcPr>
            <w:tcBorders>
              <w:top w:color="000000" w:space="0" w:sz="4" w:val="single"/>
            </w:tcBorders>
            <w:tcMar>
              <w:top w:w="60.0" w:type="dxa"/>
              <w:left w:w="70.0" w:type="dxa"/>
              <w:bottom w:w="60.0" w:type="dxa"/>
              <w:right w:w="70.0" w:type="dxa"/>
            </w:tcMar>
          </w:tcPr>
          <w:p w:rsidR="00000000" w:rsidDel="00000000" w:rsidP="00000000" w:rsidRDefault="00000000" w:rsidRPr="00000000" w14:paraId="000000F0">
            <w:pPr>
              <w:jc w:val="cente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sz w:val="23"/>
                <w:szCs w:val="23"/>
                <w:rtl w:val="0"/>
              </w:rPr>
              <w:t xml:space="preserve">30</w:t>
            </w:r>
            <w:r w:rsidDel="00000000" w:rsidR="00000000" w:rsidRPr="00000000">
              <w:rPr>
                <w:rtl w:val="0"/>
              </w:rPr>
            </w:r>
          </w:p>
        </w:tc>
        <w:tc>
          <w:tcPr>
            <w:tcBorders>
              <w:top w:color="000000" w:space="0" w:sz="4" w:val="single"/>
            </w:tcBorders>
            <w:tcMar>
              <w:top w:w="60.0" w:type="dxa"/>
              <w:left w:w="70.0" w:type="dxa"/>
              <w:bottom w:w="60.0" w:type="dxa"/>
              <w:right w:w="70.0" w:type="dxa"/>
            </w:tcMar>
          </w:tcPr>
          <w:p w:rsidR="00000000" w:rsidDel="00000000" w:rsidP="00000000" w:rsidRDefault="00000000" w:rsidRPr="00000000" w14:paraId="000000F1">
            <w:pPr>
              <w:jc w:val="cente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sz w:val="23"/>
                <w:szCs w:val="23"/>
                <w:rtl w:val="0"/>
              </w:rPr>
              <w:t xml:space="preserve">40</w:t>
            </w:r>
            <w:r w:rsidDel="00000000" w:rsidR="00000000" w:rsidRPr="00000000">
              <w:rPr>
                <w:rtl w:val="0"/>
              </w:rPr>
            </w:r>
          </w:p>
        </w:tc>
      </w:tr>
      <w:tr>
        <w:trPr>
          <w:cantSplit w:val="1"/>
          <w:tblHeader w:val="0"/>
        </w:trPr>
        <w:tc>
          <w:tcPr>
            <w:tcBorders>
              <w:top w:color="000000" w:space="0" w:sz="4" w:val="single"/>
            </w:tcBorders>
            <w:tcMar>
              <w:top w:w="60.0" w:type="dxa"/>
              <w:left w:w="70.0" w:type="dxa"/>
              <w:bottom w:w="60.0" w:type="dxa"/>
              <w:right w:w="70.0" w:type="dxa"/>
            </w:tcMar>
          </w:tcPr>
          <w:p w:rsidR="00000000" w:rsidDel="00000000" w:rsidP="00000000" w:rsidRDefault="00000000" w:rsidRPr="00000000" w14:paraId="000000F2">
            <w:pPr>
              <w:jc w:val="cente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sz w:val="23"/>
                <w:szCs w:val="23"/>
                <w:rtl w:val="0"/>
              </w:rPr>
              <w:t xml:space="preserve">1.7.</w:t>
            </w:r>
            <w:r w:rsidDel="00000000" w:rsidR="00000000" w:rsidRPr="00000000">
              <w:rPr>
                <w:rtl w:val="0"/>
              </w:rPr>
            </w:r>
          </w:p>
        </w:tc>
        <w:tc>
          <w:tcPr>
            <w:tcBorders>
              <w:top w:color="000000" w:space="0" w:sz="4" w:val="single"/>
            </w:tcBorders>
            <w:tcMar>
              <w:top w:w="60.0" w:type="dxa"/>
              <w:left w:w="70.0" w:type="dxa"/>
              <w:bottom w:w="60.0" w:type="dxa"/>
              <w:right w:w="70.0" w:type="dxa"/>
            </w:tcMar>
          </w:tcPr>
          <w:p w:rsidR="00000000" w:rsidDel="00000000" w:rsidP="00000000" w:rsidRDefault="00000000" w:rsidRPr="00000000" w14:paraId="000000F3">
            <w:pP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sz w:val="23"/>
                <w:szCs w:val="23"/>
                <w:rtl w:val="0"/>
              </w:rPr>
              <w:t xml:space="preserve">Mengoperasikan Instalasi Pengolahan Lindi</w:t>
            </w:r>
            <w:r w:rsidDel="00000000" w:rsidR="00000000" w:rsidRPr="00000000">
              <w:rPr>
                <w:rtl w:val="0"/>
              </w:rPr>
            </w:r>
          </w:p>
        </w:tc>
        <w:tc>
          <w:tcPr>
            <w:tcBorders>
              <w:top w:color="000000" w:space="0" w:sz="4" w:val="single"/>
            </w:tcBorders>
            <w:tcMar>
              <w:top w:w="60.0" w:type="dxa"/>
              <w:left w:w="70.0" w:type="dxa"/>
              <w:bottom w:w="60.0" w:type="dxa"/>
              <w:right w:w="70.0" w:type="dxa"/>
            </w:tcMar>
          </w:tcPr>
          <w:p w:rsidR="00000000" w:rsidDel="00000000" w:rsidP="00000000" w:rsidRDefault="00000000" w:rsidRPr="00000000" w14:paraId="000000F4">
            <w:pPr>
              <w:jc w:val="cente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sz w:val="23"/>
                <w:szCs w:val="23"/>
                <w:rtl w:val="0"/>
              </w:rPr>
              <w:t xml:space="preserve">E.38SPH02.034.01</w:t>
            </w:r>
            <w:r w:rsidDel="00000000" w:rsidR="00000000" w:rsidRPr="00000000">
              <w:rPr>
                <w:rtl w:val="0"/>
              </w:rPr>
            </w:r>
          </w:p>
        </w:tc>
        <w:tc>
          <w:tcPr>
            <w:tcBorders>
              <w:top w:color="000000" w:space="0" w:sz="4" w:val="single"/>
            </w:tcBorders>
            <w:tcMar>
              <w:top w:w="60.0" w:type="dxa"/>
              <w:left w:w="70.0" w:type="dxa"/>
              <w:bottom w:w="60.0" w:type="dxa"/>
              <w:right w:w="70.0" w:type="dxa"/>
            </w:tcMar>
          </w:tcPr>
          <w:p w:rsidR="00000000" w:rsidDel="00000000" w:rsidP="00000000" w:rsidRDefault="00000000" w:rsidRPr="00000000" w14:paraId="000000F5">
            <w:pPr>
              <w:jc w:val="cente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sz w:val="23"/>
                <w:szCs w:val="23"/>
                <w:rtl w:val="0"/>
              </w:rPr>
              <w:t xml:space="preserve">4</w:t>
            </w:r>
            <w:r w:rsidDel="00000000" w:rsidR="00000000" w:rsidRPr="00000000">
              <w:rPr>
                <w:rtl w:val="0"/>
              </w:rPr>
            </w:r>
          </w:p>
        </w:tc>
        <w:tc>
          <w:tcPr>
            <w:tcBorders>
              <w:top w:color="000000" w:space="0" w:sz="4" w:val="single"/>
            </w:tcBorders>
            <w:tcMar>
              <w:top w:w="60.0" w:type="dxa"/>
              <w:left w:w="70.0" w:type="dxa"/>
              <w:bottom w:w="60.0" w:type="dxa"/>
              <w:right w:w="70.0" w:type="dxa"/>
            </w:tcMar>
          </w:tcPr>
          <w:p w:rsidR="00000000" w:rsidDel="00000000" w:rsidP="00000000" w:rsidRDefault="00000000" w:rsidRPr="00000000" w14:paraId="000000F6">
            <w:pPr>
              <w:jc w:val="cente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sz w:val="23"/>
                <w:szCs w:val="23"/>
                <w:rtl w:val="0"/>
              </w:rPr>
              <w:t xml:space="preserve">12</w:t>
            </w:r>
            <w:r w:rsidDel="00000000" w:rsidR="00000000" w:rsidRPr="00000000">
              <w:rPr>
                <w:rtl w:val="0"/>
              </w:rPr>
            </w:r>
          </w:p>
        </w:tc>
        <w:tc>
          <w:tcPr>
            <w:tcBorders>
              <w:top w:color="000000" w:space="0" w:sz="4" w:val="single"/>
            </w:tcBorders>
            <w:tcMar>
              <w:top w:w="60.0" w:type="dxa"/>
              <w:left w:w="70.0" w:type="dxa"/>
              <w:bottom w:w="60.0" w:type="dxa"/>
              <w:right w:w="70.0" w:type="dxa"/>
            </w:tcMar>
          </w:tcPr>
          <w:p w:rsidR="00000000" w:rsidDel="00000000" w:rsidP="00000000" w:rsidRDefault="00000000" w:rsidRPr="00000000" w14:paraId="000000F7">
            <w:pPr>
              <w:jc w:val="cente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sz w:val="23"/>
                <w:szCs w:val="23"/>
                <w:rtl w:val="0"/>
              </w:rPr>
              <w:t xml:space="preserve">16</w:t>
            </w:r>
            <w:r w:rsidDel="00000000" w:rsidR="00000000" w:rsidRPr="00000000">
              <w:rPr>
                <w:rtl w:val="0"/>
              </w:rPr>
            </w:r>
          </w:p>
        </w:tc>
      </w:tr>
      <w:tr>
        <w:trPr>
          <w:cantSplit w:val="1"/>
          <w:tblHeader w:val="0"/>
        </w:trPr>
        <w:tc>
          <w:tcPr>
            <w:tcBorders>
              <w:top w:color="000000" w:space="0" w:sz="4" w:val="single"/>
            </w:tcBorders>
            <w:tcMar>
              <w:top w:w="60.0" w:type="dxa"/>
              <w:left w:w="70.0" w:type="dxa"/>
              <w:bottom w:w="60.0" w:type="dxa"/>
              <w:right w:w="70.0" w:type="dxa"/>
            </w:tcMar>
          </w:tcPr>
          <w:p w:rsidR="00000000" w:rsidDel="00000000" w:rsidP="00000000" w:rsidRDefault="00000000" w:rsidRPr="00000000" w14:paraId="000000F8">
            <w:pPr>
              <w:jc w:val="cente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sz w:val="23"/>
                <w:szCs w:val="23"/>
                <w:rtl w:val="0"/>
              </w:rPr>
              <w:t xml:space="preserve">1.8.</w:t>
            </w:r>
            <w:r w:rsidDel="00000000" w:rsidR="00000000" w:rsidRPr="00000000">
              <w:rPr>
                <w:rtl w:val="0"/>
              </w:rPr>
            </w:r>
          </w:p>
        </w:tc>
        <w:tc>
          <w:tcPr>
            <w:tcBorders>
              <w:top w:color="000000" w:space="0" w:sz="4" w:val="single"/>
            </w:tcBorders>
            <w:tcMar>
              <w:top w:w="60.0" w:type="dxa"/>
              <w:left w:w="70.0" w:type="dxa"/>
              <w:bottom w:w="60.0" w:type="dxa"/>
              <w:right w:w="70.0" w:type="dxa"/>
            </w:tcMar>
          </w:tcPr>
          <w:p w:rsidR="00000000" w:rsidDel="00000000" w:rsidP="00000000" w:rsidRDefault="00000000" w:rsidRPr="00000000" w14:paraId="000000F9">
            <w:pP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sz w:val="23"/>
                <w:szCs w:val="23"/>
                <w:rtl w:val="0"/>
              </w:rPr>
              <w:t xml:space="preserve">Membantu Pengoperasian Unit Pembangkit bagi Pelaksana Muda</w:t>
            </w:r>
            <w:r w:rsidDel="00000000" w:rsidR="00000000" w:rsidRPr="00000000">
              <w:rPr>
                <w:rtl w:val="0"/>
              </w:rPr>
            </w:r>
          </w:p>
        </w:tc>
        <w:tc>
          <w:tcPr>
            <w:tcBorders>
              <w:top w:color="000000" w:space="0" w:sz="4" w:val="single"/>
            </w:tcBorders>
            <w:tcMar>
              <w:top w:w="60.0" w:type="dxa"/>
              <w:left w:w="70.0" w:type="dxa"/>
              <w:bottom w:w="60.0" w:type="dxa"/>
              <w:right w:w="70.0" w:type="dxa"/>
            </w:tcMar>
          </w:tcPr>
          <w:p w:rsidR="00000000" w:rsidDel="00000000" w:rsidP="00000000" w:rsidRDefault="00000000" w:rsidRPr="00000000" w14:paraId="000000FA">
            <w:pPr>
              <w:jc w:val="cente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sz w:val="23"/>
                <w:szCs w:val="23"/>
                <w:rtl w:val="0"/>
              </w:rPr>
              <w:t xml:space="preserve">D.35.114.00.006.1</w:t>
            </w:r>
            <w:r w:rsidDel="00000000" w:rsidR="00000000" w:rsidRPr="00000000">
              <w:rPr>
                <w:rtl w:val="0"/>
              </w:rPr>
            </w:r>
          </w:p>
        </w:tc>
        <w:tc>
          <w:tcPr>
            <w:tcBorders>
              <w:top w:color="000000" w:space="0" w:sz="4" w:val="single"/>
            </w:tcBorders>
            <w:tcMar>
              <w:top w:w="60.0" w:type="dxa"/>
              <w:left w:w="70.0" w:type="dxa"/>
              <w:bottom w:w="60.0" w:type="dxa"/>
              <w:right w:w="70.0" w:type="dxa"/>
            </w:tcMar>
          </w:tcPr>
          <w:p w:rsidR="00000000" w:rsidDel="00000000" w:rsidP="00000000" w:rsidRDefault="00000000" w:rsidRPr="00000000" w14:paraId="000000FB">
            <w:pPr>
              <w:jc w:val="cente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sz w:val="23"/>
                <w:szCs w:val="23"/>
                <w:rtl w:val="0"/>
              </w:rPr>
              <w:t xml:space="preserve">4</w:t>
            </w:r>
            <w:r w:rsidDel="00000000" w:rsidR="00000000" w:rsidRPr="00000000">
              <w:rPr>
                <w:rtl w:val="0"/>
              </w:rPr>
            </w:r>
          </w:p>
        </w:tc>
        <w:tc>
          <w:tcPr>
            <w:tcBorders>
              <w:top w:color="000000" w:space="0" w:sz="4" w:val="single"/>
            </w:tcBorders>
            <w:tcMar>
              <w:top w:w="60.0" w:type="dxa"/>
              <w:left w:w="70.0" w:type="dxa"/>
              <w:bottom w:w="60.0" w:type="dxa"/>
              <w:right w:w="70.0" w:type="dxa"/>
            </w:tcMar>
          </w:tcPr>
          <w:p w:rsidR="00000000" w:rsidDel="00000000" w:rsidP="00000000" w:rsidRDefault="00000000" w:rsidRPr="00000000" w14:paraId="000000FC">
            <w:pPr>
              <w:jc w:val="cente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sz w:val="23"/>
                <w:szCs w:val="23"/>
                <w:rtl w:val="0"/>
              </w:rPr>
              <w:t xml:space="preserve">8</w:t>
            </w:r>
            <w:r w:rsidDel="00000000" w:rsidR="00000000" w:rsidRPr="00000000">
              <w:rPr>
                <w:rtl w:val="0"/>
              </w:rPr>
            </w:r>
          </w:p>
        </w:tc>
        <w:tc>
          <w:tcPr>
            <w:tcBorders>
              <w:top w:color="000000" w:space="0" w:sz="4" w:val="single"/>
            </w:tcBorders>
            <w:tcMar>
              <w:top w:w="60.0" w:type="dxa"/>
              <w:left w:w="70.0" w:type="dxa"/>
              <w:bottom w:w="60.0" w:type="dxa"/>
              <w:right w:w="70.0" w:type="dxa"/>
            </w:tcMar>
          </w:tcPr>
          <w:p w:rsidR="00000000" w:rsidDel="00000000" w:rsidP="00000000" w:rsidRDefault="00000000" w:rsidRPr="00000000" w14:paraId="000000FD">
            <w:pPr>
              <w:jc w:val="cente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sz w:val="23"/>
                <w:szCs w:val="23"/>
                <w:rtl w:val="0"/>
              </w:rPr>
              <w:t xml:space="preserve">12</w:t>
            </w:r>
            <w:r w:rsidDel="00000000" w:rsidR="00000000" w:rsidRPr="00000000">
              <w:rPr>
                <w:rtl w:val="0"/>
              </w:rPr>
            </w:r>
          </w:p>
        </w:tc>
      </w:tr>
      <w:tr>
        <w:trPr>
          <w:cantSplit w:val="1"/>
          <w:tblHeader w:val="0"/>
        </w:trPr>
        <w:tc>
          <w:tcPr>
            <w:tcBorders>
              <w:top w:color="000000" w:space="0" w:sz="4" w:val="single"/>
            </w:tcBorders>
            <w:tcMar>
              <w:top w:w="60.0" w:type="dxa"/>
              <w:left w:w="70.0" w:type="dxa"/>
              <w:bottom w:w="60.0" w:type="dxa"/>
              <w:right w:w="70.0" w:type="dxa"/>
            </w:tcMar>
          </w:tcPr>
          <w:p w:rsidR="00000000" w:rsidDel="00000000" w:rsidP="00000000" w:rsidRDefault="00000000" w:rsidRPr="00000000" w14:paraId="000000FE">
            <w:pPr>
              <w:jc w:val="cente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sz w:val="23"/>
                <w:szCs w:val="23"/>
                <w:rtl w:val="0"/>
              </w:rPr>
              <w:t xml:space="preserve">1.9.</w:t>
            </w:r>
            <w:r w:rsidDel="00000000" w:rsidR="00000000" w:rsidRPr="00000000">
              <w:rPr>
                <w:rtl w:val="0"/>
              </w:rPr>
            </w:r>
          </w:p>
        </w:tc>
        <w:tc>
          <w:tcPr>
            <w:tcBorders>
              <w:top w:color="000000" w:space="0" w:sz="4" w:val="single"/>
            </w:tcBorders>
            <w:tcMar>
              <w:top w:w="60.0" w:type="dxa"/>
              <w:left w:w="70.0" w:type="dxa"/>
              <w:bottom w:w="60.0" w:type="dxa"/>
              <w:right w:w="70.0" w:type="dxa"/>
            </w:tcMar>
          </w:tcPr>
          <w:p w:rsidR="00000000" w:rsidDel="00000000" w:rsidP="00000000" w:rsidRDefault="00000000" w:rsidRPr="00000000" w14:paraId="000000FF">
            <w:pP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sz w:val="23"/>
                <w:szCs w:val="23"/>
                <w:rtl w:val="0"/>
              </w:rPr>
              <w:t xml:space="preserve">Mengoperasikan Sistem Air Condensate bagi Pelaksana Madya</w:t>
            </w:r>
            <w:r w:rsidDel="00000000" w:rsidR="00000000" w:rsidRPr="00000000">
              <w:rPr>
                <w:rtl w:val="0"/>
              </w:rPr>
            </w:r>
          </w:p>
        </w:tc>
        <w:tc>
          <w:tcPr>
            <w:tcBorders>
              <w:top w:color="000000" w:space="0" w:sz="4" w:val="single"/>
            </w:tcBorders>
            <w:tcMar>
              <w:top w:w="60.0" w:type="dxa"/>
              <w:left w:w="70.0" w:type="dxa"/>
              <w:bottom w:w="60.0" w:type="dxa"/>
              <w:right w:w="70.0" w:type="dxa"/>
            </w:tcMar>
          </w:tcPr>
          <w:p w:rsidR="00000000" w:rsidDel="00000000" w:rsidP="00000000" w:rsidRDefault="00000000" w:rsidRPr="00000000" w14:paraId="00000100">
            <w:pPr>
              <w:jc w:val="cente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sz w:val="23"/>
                <w:szCs w:val="23"/>
                <w:rtl w:val="0"/>
              </w:rPr>
              <w:t xml:space="preserve">D.35.114.00.009.1</w:t>
            </w:r>
            <w:r w:rsidDel="00000000" w:rsidR="00000000" w:rsidRPr="00000000">
              <w:rPr>
                <w:rtl w:val="0"/>
              </w:rPr>
            </w:r>
          </w:p>
        </w:tc>
        <w:tc>
          <w:tcPr>
            <w:tcBorders>
              <w:top w:color="000000" w:space="0" w:sz="4" w:val="single"/>
            </w:tcBorders>
            <w:tcMar>
              <w:top w:w="60.0" w:type="dxa"/>
              <w:left w:w="70.0" w:type="dxa"/>
              <w:bottom w:w="60.0" w:type="dxa"/>
              <w:right w:w="70.0" w:type="dxa"/>
            </w:tcMar>
          </w:tcPr>
          <w:p w:rsidR="00000000" w:rsidDel="00000000" w:rsidP="00000000" w:rsidRDefault="00000000" w:rsidRPr="00000000" w14:paraId="00000101">
            <w:pPr>
              <w:jc w:val="center"/>
              <w:rPr>
                <w:rFonts w:ascii="Bookman Old Style" w:cs="Bookman Old Style" w:eastAsia="Bookman Old Style" w:hAnsi="Bookman Old Style"/>
                <w:b w:val="1"/>
                <w:bCs w:val="1"/>
                <w:sz w:val="24"/>
                <w:szCs w:val="24"/>
              </w:rPr>
            </w:pPr>
            <w:ins w:author="Jauhary Arifin" w:id="0" w:date="2026-08-29T06:59:11Z">
              <w:r w:rsidDel="00000000" w:rsidR="00000000" w:rsidRPr="00000000">
                <w:rPr>
                  <w:rFonts w:ascii="Bookman Old Style" w:cs="Bookman Old Style" w:eastAsia="Bookman Old Style" w:hAnsi="Bookman Old Style"/>
                  <w:sz w:val="23"/>
                  <w:szCs w:val="23"/>
                  <w:rtl w:val="0"/>
                  <w:rPrChange w:author="Jauhary Arifin" w:id="1" w:date="2026-08-29T06:59:11Z">
                    <w:rPr>
                      <w:rFonts w:ascii="Bookman Old Style" w:cs="Bookman Old Style" w:eastAsia="Bookman Old Style" w:hAnsi="Bookman Old Style"/>
                      <w:b w:val="1"/>
                      <w:bCs w:val="1"/>
                      <w:sz w:val="24"/>
                      <w:szCs w:val="24"/>
                    </w:rPr>
                  </w:rPrChange>
                </w:rPr>
                <w:t xml:space="preserve">3</w:t>
              </w:r>
            </w:ins>
            <w:del w:author="Jauhary Arifin" w:id="0" w:date="2026-08-29T06:59:11Z">
              <w:r w:rsidDel="00000000" w:rsidR="00000000" w:rsidRPr="00000000">
                <w:rPr>
                  <w:rFonts w:ascii="Bookman Old Style" w:cs="Bookman Old Style" w:eastAsia="Bookman Old Style" w:hAnsi="Bookman Old Style"/>
                  <w:sz w:val="23"/>
                  <w:szCs w:val="23"/>
                  <w:rtl w:val="0"/>
                  <w:rPrChange w:author="Jauhary Arifin" w:id="1" w:date="2026-08-29T06:59:11Z">
                    <w:rPr>
                      <w:rFonts w:ascii="Bookman Old Style" w:cs="Bookman Old Style" w:eastAsia="Bookman Old Style" w:hAnsi="Bookman Old Style"/>
                      <w:sz w:val="23"/>
                      <w:szCs w:val="23"/>
                    </w:rPr>
                  </w:rPrChange>
                </w:rPr>
                <w:delText xml:space="preserve">6</w:delText>
              </w:r>
            </w:del>
            <w:r w:rsidDel="00000000" w:rsidR="00000000" w:rsidRPr="00000000">
              <w:rPr>
                <w:rtl w:val="0"/>
              </w:rPr>
            </w:r>
          </w:p>
        </w:tc>
        <w:tc>
          <w:tcPr>
            <w:tcBorders>
              <w:top w:color="000000" w:space="0" w:sz="4" w:val="single"/>
            </w:tcBorders>
            <w:tcMar>
              <w:top w:w="60.0" w:type="dxa"/>
              <w:left w:w="70.0" w:type="dxa"/>
              <w:bottom w:w="60.0" w:type="dxa"/>
              <w:right w:w="70.0" w:type="dxa"/>
            </w:tcMar>
          </w:tcPr>
          <w:p w:rsidR="00000000" w:rsidDel="00000000" w:rsidP="00000000" w:rsidRDefault="00000000" w:rsidRPr="00000000" w14:paraId="00000102">
            <w:pPr>
              <w:jc w:val="center"/>
              <w:rPr>
                <w:rFonts w:ascii="Bookman Old Style" w:cs="Bookman Old Style" w:eastAsia="Bookman Old Style" w:hAnsi="Bookman Old Style"/>
                <w:b w:val="1"/>
                <w:bCs w:val="1"/>
                <w:sz w:val="24"/>
                <w:szCs w:val="24"/>
              </w:rPr>
            </w:pPr>
            <w:ins w:author="Jauhary Arifin" w:id="2" w:date="2026-08-29T06:59:13Z">
              <w:r w:rsidDel="00000000" w:rsidR="00000000" w:rsidRPr="00000000">
                <w:rPr>
                  <w:rFonts w:ascii="Bookman Old Style" w:cs="Bookman Old Style" w:eastAsia="Bookman Old Style" w:hAnsi="Bookman Old Style"/>
                  <w:sz w:val="23"/>
                  <w:szCs w:val="23"/>
                  <w:rtl w:val="0"/>
                  <w:rPrChange w:author="Jauhary Arifin" w:id="3" w:date="2026-08-29T06:59:13Z">
                    <w:rPr>
                      <w:rFonts w:ascii="Bookman Old Style" w:cs="Bookman Old Style" w:eastAsia="Bookman Old Style" w:hAnsi="Bookman Old Style"/>
                      <w:b w:val="1"/>
                      <w:bCs w:val="1"/>
                      <w:sz w:val="24"/>
                      <w:szCs w:val="24"/>
                    </w:rPr>
                  </w:rPrChange>
                </w:rPr>
                <w:t xml:space="preserve">11</w:t>
              </w:r>
            </w:ins>
            <w:del w:author="Jauhary Arifin" w:id="2" w:date="2026-08-29T06:59:13Z">
              <w:r w:rsidDel="00000000" w:rsidR="00000000" w:rsidRPr="00000000">
                <w:rPr>
                  <w:rFonts w:ascii="Bookman Old Style" w:cs="Bookman Old Style" w:eastAsia="Bookman Old Style" w:hAnsi="Bookman Old Style"/>
                  <w:sz w:val="23"/>
                  <w:szCs w:val="23"/>
                  <w:rtl w:val="0"/>
                  <w:rPrChange w:author="Jauhary Arifin" w:id="3" w:date="2026-08-29T06:59:13Z">
                    <w:rPr>
                      <w:rFonts w:ascii="Bookman Old Style" w:cs="Bookman Old Style" w:eastAsia="Bookman Old Style" w:hAnsi="Bookman Old Style"/>
                      <w:sz w:val="23"/>
                      <w:szCs w:val="23"/>
                    </w:rPr>
                  </w:rPrChange>
                </w:rPr>
                <w:delText xml:space="preserve">14</w:delText>
              </w:r>
            </w:del>
            <w:r w:rsidDel="00000000" w:rsidR="00000000" w:rsidRPr="00000000">
              <w:rPr>
                <w:rtl w:val="0"/>
              </w:rPr>
            </w:r>
          </w:p>
        </w:tc>
        <w:tc>
          <w:tcPr>
            <w:tcBorders>
              <w:top w:color="000000" w:space="0" w:sz="4" w:val="single"/>
            </w:tcBorders>
            <w:tcMar>
              <w:top w:w="60.0" w:type="dxa"/>
              <w:left w:w="70.0" w:type="dxa"/>
              <w:bottom w:w="60.0" w:type="dxa"/>
              <w:right w:w="70.0" w:type="dxa"/>
            </w:tcMar>
          </w:tcPr>
          <w:p w:rsidR="00000000" w:rsidDel="00000000" w:rsidP="00000000" w:rsidRDefault="00000000" w:rsidRPr="00000000" w14:paraId="00000103">
            <w:pPr>
              <w:jc w:val="center"/>
              <w:rPr>
                <w:rFonts w:ascii="Bookman Old Style" w:cs="Bookman Old Style" w:eastAsia="Bookman Old Style" w:hAnsi="Bookman Old Style"/>
                <w:b w:val="1"/>
                <w:bCs w:val="1"/>
                <w:sz w:val="24"/>
                <w:szCs w:val="24"/>
              </w:rPr>
            </w:pPr>
            <w:ins w:author="Jauhary Arifin" w:id="4" w:date="2026-08-29T06:59:00Z">
              <w:r w:rsidDel="00000000" w:rsidR="00000000" w:rsidRPr="00000000">
                <w:rPr>
                  <w:rFonts w:ascii="Bookman Old Style" w:cs="Bookman Old Style" w:eastAsia="Bookman Old Style" w:hAnsi="Bookman Old Style"/>
                  <w:sz w:val="23"/>
                  <w:szCs w:val="23"/>
                  <w:rtl w:val="0"/>
                  <w:rPrChange w:author="Jauhary Arifin" w:id="5" w:date="2026-08-29T06:59:00Z">
                    <w:rPr>
                      <w:rFonts w:ascii="Bookman Old Style" w:cs="Bookman Old Style" w:eastAsia="Bookman Old Style" w:hAnsi="Bookman Old Style"/>
                      <w:b w:val="1"/>
                      <w:bCs w:val="1"/>
                      <w:sz w:val="24"/>
                      <w:szCs w:val="24"/>
                    </w:rPr>
                  </w:rPrChange>
                </w:rPr>
                <w:t xml:space="preserve">14</w:t>
              </w:r>
            </w:ins>
            <w:del w:author="Jauhary Arifin" w:id="4" w:date="2026-08-29T06:59:00Z">
              <w:r w:rsidDel="00000000" w:rsidR="00000000" w:rsidRPr="00000000">
                <w:rPr>
                  <w:rFonts w:ascii="Bookman Old Style" w:cs="Bookman Old Style" w:eastAsia="Bookman Old Style" w:hAnsi="Bookman Old Style"/>
                  <w:sz w:val="23"/>
                  <w:szCs w:val="23"/>
                  <w:rtl w:val="0"/>
                  <w:rPrChange w:author="Jauhary Arifin" w:id="5" w:date="2026-08-29T06:59:00Z">
                    <w:rPr>
                      <w:rFonts w:ascii="Bookman Old Style" w:cs="Bookman Old Style" w:eastAsia="Bookman Old Style" w:hAnsi="Bookman Old Style"/>
                      <w:sz w:val="23"/>
                      <w:szCs w:val="23"/>
                    </w:rPr>
                  </w:rPrChange>
                </w:rPr>
                <w:delText xml:space="preserve">20</w:delText>
              </w:r>
            </w:del>
            <w:r w:rsidDel="00000000" w:rsidR="00000000" w:rsidRPr="00000000">
              <w:rPr>
                <w:rtl w:val="0"/>
              </w:rPr>
            </w:r>
          </w:p>
        </w:tc>
      </w:tr>
      <w:tr>
        <w:trPr>
          <w:cantSplit w:val="1"/>
          <w:tblHeader w:val="0"/>
        </w:trPr>
        <w:tc>
          <w:tcPr>
            <w:tcBorders>
              <w:top w:color="000000" w:space="0" w:sz="4" w:val="single"/>
            </w:tcBorders>
            <w:tcMar>
              <w:top w:w="60.0" w:type="dxa"/>
              <w:left w:w="70.0" w:type="dxa"/>
              <w:bottom w:w="60.0" w:type="dxa"/>
              <w:right w:w="70.0" w:type="dxa"/>
            </w:tcMar>
          </w:tcPr>
          <w:p w:rsidR="00000000" w:rsidDel="00000000" w:rsidP="00000000" w:rsidRDefault="00000000" w:rsidRPr="00000000" w14:paraId="00000104">
            <w:pPr>
              <w:jc w:val="cente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sz w:val="23"/>
                <w:szCs w:val="23"/>
                <w:rtl w:val="0"/>
              </w:rPr>
              <w:t xml:space="preserve">1.10.</w:t>
            </w:r>
            <w:r w:rsidDel="00000000" w:rsidR="00000000" w:rsidRPr="00000000">
              <w:rPr>
                <w:rtl w:val="0"/>
              </w:rPr>
            </w:r>
          </w:p>
        </w:tc>
        <w:tc>
          <w:tcPr>
            <w:tcBorders>
              <w:top w:color="000000" w:space="0" w:sz="4" w:val="single"/>
            </w:tcBorders>
            <w:tcMar>
              <w:top w:w="60.0" w:type="dxa"/>
              <w:left w:w="70.0" w:type="dxa"/>
              <w:bottom w:w="60.0" w:type="dxa"/>
              <w:right w:w="70.0" w:type="dxa"/>
            </w:tcMar>
          </w:tcPr>
          <w:p w:rsidR="00000000" w:rsidDel="00000000" w:rsidP="00000000" w:rsidRDefault="00000000" w:rsidRPr="00000000" w14:paraId="00000105">
            <w:pP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sz w:val="23"/>
                <w:szCs w:val="23"/>
                <w:rtl w:val="0"/>
              </w:rPr>
              <w:t xml:space="preserve">Mengoperasikan Sistem Air Pengisi bagi Pelaksana Madya</w:t>
            </w:r>
            <w:r w:rsidDel="00000000" w:rsidR="00000000" w:rsidRPr="00000000">
              <w:rPr>
                <w:rtl w:val="0"/>
              </w:rPr>
            </w:r>
          </w:p>
        </w:tc>
        <w:tc>
          <w:tcPr>
            <w:tcBorders>
              <w:top w:color="000000" w:space="0" w:sz="4" w:val="single"/>
            </w:tcBorders>
            <w:tcMar>
              <w:top w:w="60.0" w:type="dxa"/>
              <w:left w:w="70.0" w:type="dxa"/>
              <w:bottom w:w="60.0" w:type="dxa"/>
              <w:right w:w="70.0" w:type="dxa"/>
            </w:tcMar>
          </w:tcPr>
          <w:p w:rsidR="00000000" w:rsidDel="00000000" w:rsidP="00000000" w:rsidRDefault="00000000" w:rsidRPr="00000000" w14:paraId="00000106">
            <w:pPr>
              <w:jc w:val="cente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sz w:val="23"/>
                <w:szCs w:val="23"/>
                <w:rtl w:val="0"/>
              </w:rPr>
              <w:t xml:space="preserve">D.35.114.00.010.1</w:t>
            </w:r>
            <w:r w:rsidDel="00000000" w:rsidR="00000000" w:rsidRPr="00000000">
              <w:rPr>
                <w:rtl w:val="0"/>
              </w:rPr>
            </w:r>
          </w:p>
        </w:tc>
        <w:tc>
          <w:tcPr>
            <w:tcBorders>
              <w:top w:color="000000" w:space="0" w:sz="4" w:val="single"/>
            </w:tcBorders>
            <w:tcMar>
              <w:top w:w="60.0" w:type="dxa"/>
              <w:left w:w="70.0" w:type="dxa"/>
              <w:bottom w:w="60.0" w:type="dxa"/>
              <w:right w:w="70.0" w:type="dxa"/>
            </w:tcMar>
          </w:tcPr>
          <w:p w:rsidR="00000000" w:rsidDel="00000000" w:rsidP="00000000" w:rsidRDefault="00000000" w:rsidRPr="00000000" w14:paraId="00000107">
            <w:pPr>
              <w:jc w:val="cente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sz w:val="23"/>
                <w:szCs w:val="23"/>
                <w:rtl w:val="0"/>
              </w:rPr>
              <w:t xml:space="preserve">6</w:t>
            </w:r>
            <w:r w:rsidDel="00000000" w:rsidR="00000000" w:rsidRPr="00000000">
              <w:rPr>
                <w:rtl w:val="0"/>
              </w:rPr>
            </w:r>
          </w:p>
        </w:tc>
        <w:tc>
          <w:tcPr>
            <w:tcBorders>
              <w:top w:color="000000" w:space="0" w:sz="4" w:val="single"/>
            </w:tcBorders>
            <w:tcMar>
              <w:top w:w="60.0" w:type="dxa"/>
              <w:left w:w="70.0" w:type="dxa"/>
              <w:bottom w:w="60.0" w:type="dxa"/>
              <w:right w:w="70.0" w:type="dxa"/>
            </w:tcMar>
          </w:tcPr>
          <w:p w:rsidR="00000000" w:rsidDel="00000000" w:rsidP="00000000" w:rsidRDefault="00000000" w:rsidRPr="00000000" w14:paraId="00000108">
            <w:pPr>
              <w:jc w:val="cente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sz w:val="23"/>
                <w:szCs w:val="23"/>
                <w:rtl w:val="0"/>
              </w:rPr>
              <w:t xml:space="preserve">14</w:t>
            </w:r>
            <w:r w:rsidDel="00000000" w:rsidR="00000000" w:rsidRPr="00000000">
              <w:rPr>
                <w:rtl w:val="0"/>
              </w:rPr>
            </w:r>
          </w:p>
        </w:tc>
        <w:tc>
          <w:tcPr>
            <w:tcBorders>
              <w:top w:color="000000" w:space="0" w:sz="4" w:val="single"/>
            </w:tcBorders>
            <w:tcMar>
              <w:top w:w="60.0" w:type="dxa"/>
              <w:left w:w="70.0" w:type="dxa"/>
              <w:bottom w:w="60.0" w:type="dxa"/>
              <w:right w:w="70.0" w:type="dxa"/>
            </w:tcMar>
          </w:tcPr>
          <w:p w:rsidR="00000000" w:rsidDel="00000000" w:rsidP="00000000" w:rsidRDefault="00000000" w:rsidRPr="00000000" w14:paraId="00000109">
            <w:pPr>
              <w:jc w:val="cente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sz w:val="23"/>
                <w:szCs w:val="23"/>
                <w:rtl w:val="0"/>
              </w:rPr>
              <w:t xml:space="preserve">20</w:t>
            </w:r>
            <w:r w:rsidDel="00000000" w:rsidR="00000000" w:rsidRPr="00000000">
              <w:rPr>
                <w:rtl w:val="0"/>
              </w:rPr>
            </w:r>
          </w:p>
        </w:tc>
      </w:tr>
      <w:tr>
        <w:trPr>
          <w:cantSplit w:val="1"/>
          <w:tblHeader w:val="0"/>
        </w:trPr>
        <w:tc>
          <w:tcPr>
            <w:tcBorders>
              <w:top w:color="000000" w:space="0" w:sz="4" w:val="single"/>
            </w:tcBorders>
            <w:tcMar>
              <w:top w:w="60.0" w:type="dxa"/>
              <w:left w:w="70.0" w:type="dxa"/>
              <w:bottom w:w="60.0" w:type="dxa"/>
              <w:right w:w="70.0" w:type="dxa"/>
            </w:tcMar>
          </w:tcPr>
          <w:p w:rsidR="00000000" w:rsidDel="00000000" w:rsidP="00000000" w:rsidRDefault="00000000" w:rsidRPr="00000000" w14:paraId="0000010A">
            <w:pPr>
              <w:jc w:val="cente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sz w:val="23"/>
                <w:szCs w:val="23"/>
                <w:rtl w:val="0"/>
              </w:rPr>
              <w:t xml:space="preserve">1.11.</w:t>
            </w:r>
            <w:r w:rsidDel="00000000" w:rsidR="00000000" w:rsidRPr="00000000">
              <w:rPr>
                <w:rtl w:val="0"/>
              </w:rPr>
            </w:r>
          </w:p>
        </w:tc>
        <w:tc>
          <w:tcPr>
            <w:tcBorders>
              <w:top w:color="000000" w:space="0" w:sz="4" w:val="single"/>
            </w:tcBorders>
            <w:tcMar>
              <w:top w:w="60.0" w:type="dxa"/>
              <w:left w:w="70.0" w:type="dxa"/>
              <w:bottom w:w="60.0" w:type="dxa"/>
              <w:right w:w="70.0" w:type="dxa"/>
            </w:tcMar>
          </w:tcPr>
          <w:p w:rsidR="00000000" w:rsidDel="00000000" w:rsidP="00000000" w:rsidRDefault="00000000" w:rsidRPr="00000000" w14:paraId="0000010B">
            <w:pP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sz w:val="23"/>
                <w:szCs w:val="23"/>
                <w:rtl w:val="0"/>
              </w:rPr>
              <w:t xml:space="preserve">Mengoperasikan Sistem Udara Tekan bagi Pelaksana Madya</w:t>
            </w:r>
            <w:r w:rsidDel="00000000" w:rsidR="00000000" w:rsidRPr="00000000">
              <w:rPr>
                <w:rtl w:val="0"/>
              </w:rPr>
            </w:r>
          </w:p>
        </w:tc>
        <w:tc>
          <w:tcPr>
            <w:tcBorders>
              <w:top w:color="000000" w:space="0" w:sz="4" w:val="single"/>
            </w:tcBorders>
            <w:tcMar>
              <w:top w:w="60.0" w:type="dxa"/>
              <w:left w:w="70.0" w:type="dxa"/>
              <w:bottom w:w="60.0" w:type="dxa"/>
              <w:right w:w="70.0" w:type="dxa"/>
            </w:tcMar>
          </w:tcPr>
          <w:p w:rsidR="00000000" w:rsidDel="00000000" w:rsidP="00000000" w:rsidRDefault="00000000" w:rsidRPr="00000000" w14:paraId="0000010C">
            <w:pPr>
              <w:jc w:val="cente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sz w:val="23"/>
                <w:szCs w:val="23"/>
                <w:rtl w:val="0"/>
              </w:rPr>
              <w:t xml:space="preserve">D.35.114.00.022.1</w:t>
            </w:r>
            <w:r w:rsidDel="00000000" w:rsidR="00000000" w:rsidRPr="00000000">
              <w:rPr>
                <w:rtl w:val="0"/>
              </w:rPr>
            </w:r>
          </w:p>
        </w:tc>
        <w:tc>
          <w:tcPr>
            <w:tcBorders>
              <w:top w:color="000000" w:space="0" w:sz="4" w:val="single"/>
            </w:tcBorders>
            <w:tcMar>
              <w:top w:w="60.0" w:type="dxa"/>
              <w:left w:w="70.0" w:type="dxa"/>
              <w:bottom w:w="60.0" w:type="dxa"/>
              <w:right w:w="70.0" w:type="dxa"/>
            </w:tcMar>
          </w:tcPr>
          <w:p w:rsidR="00000000" w:rsidDel="00000000" w:rsidP="00000000" w:rsidRDefault="00000000" w:rsidRPr="00000000" w14:paraId="0000010D">
            <w:pPr>
              <w:jc w:val="cente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sz w:val="23"/>
                <w:szCs w:val="23"/>
                <w:rtl w:val="0"/>
              </w:rPr>
              <w:t xml:space="preserve">4</w:t>
            </w:r>
            <w:r w:rsidDel="00000000" w:rsidR="00000000" w:rsidRPr="00000000">
              <w:rPr>
                <w:rtl w:val="0"/>
              </w:rPr>
            </w:r>
          </w:p>
        </w:tc>
        <w:tc>
          <w:tcPr>
            <w:tcBorders>
              <w:top w:color="000000" w:space="0" w:sz="4" w:val="single"/>
            </w:tcBorders>
            <w:tcMar>
              <w:top w:w="60.0" w:type="dxa"/>
              <w:left w:w="70.0" w:type="dxa"/>
              <w:bottom w:w="60.0" w:type="dxa"/>
              <w:right w:w="70.0" w:type="dxa"/>
            </w:tcMar>
          </w:tcPr>
          <w:p w:rsidR="00000000" w:rsidDel="00000000" w:rsidP="00000000" w:rsidRDefault="00000000" w:rsidRPr="00000000" w14:paraId="0000010E">
            <w:pPr>
              <w:jc w:val="cente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sz w:val="23"/>
                <w:szCs w:val="23"/>
                <w:rtl w:val="0"/>
              </w:rPr>
              <w:t xml:space="preserve">12</w:t>
            </w:r>
            <w:r w:rsidDel="00000000" w:rsidR="00000000" w:rsidRPr="00000000">
              <w:rPr>
                <w:rtl w:val="0"/>
              </w:rPr>
            </w:r>
          </w:p>
        </w:tc>
        <w:tc>
          <w:tcPr>
            <w:tcBorders>
              <w:top w:color="000000" w:space="0" w:sz="4" w:val="single"/>
            </w:tcBorders>
            <w:tcMar>
              <w:top w:w="60.0" w:type="dxa"/>
              <w:left w:w="70.0" w:type="dxa"/>
              <w:bottom w:w="60.0" w:type="dxa"/>
              <w:right w:w="70.0" w:type="dxa"/>
            </w:tcMar>
          </w:tcPr>
          <w:p w:rsidR="00000000" w:rsidDel="00000000" w:rsidP="00000000" w:rsidRDefault="00000000" w:rsidRPr="00000000" w14:paraId="0000010F">
            <w:pPr>
              <w:jc w:val="cente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sz w:val="23"/>
                <w:szCs w:val="23"/>
                <w:rtl w:val="0"/>
              </w:rPr>
              <w:t xml:space="preserve">16</w:t>
            </w:r>
            <w:r w:rsidDel="00000000" w:rsidR="00000000" w:rsidRPr="00000000">
              <w:rPr>
                <w:rtl w:val="0"/>
              </w:rPr>
            </w:r>
          </w:p>
        </w:tc>
      </w:tr>
      <w:tr>
        <w:trPr>
          <w:cantSplit w:val="1"/>
          <w:tblHeader w:val="0"/>
        </w:trPr>
        <w:tc>
          <w:tcPr>
            <w:tcBorders>
              <w:top w:color="000000" w:space="0" w:sz="4" w:val="single"/>
            </w:tcBorders>
            <w:tcMar>
              <w:top w:w="60.0" w:type="dxa"/>
              <w:left w:w="70.0" w:type="dxa"/>
              <w:bottom w:w="60.0" w:type="dxa"/>
              <w:right w:w="70.0" w:type="dxa"/>
            </w:tcMar>
          </w:tcPr>
          <w:p w:rsidR="00000000" w:rsidDel="00000000" w:rsidP="00000000" w:rsidRDefault="00000000" w:rsidRPr="00000000" w14:paraId="00000110">
            <w:pPr>
              <w:jc w:val="cente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sz w:val="23"/>
                <w:szCs w:val="23"/>
                <w:rtl w:val="0"/>
              </w:rPr>
              <w:t xml:space="preserve">1.12.</w:t>
            </w:r>
            <w:r w:rsidDel="00000000" w:rsidR="00000000" w:rsidRPr="00000000">
              <w:rPr>
                <w:rtl w:val="0"/>
              </w:rPr>
            </w:r>
          </w:p>
        </w:tc>
        <w:tc>
          <w:tcPr>
            <w:tcBorders>
              <w:top w:color="000000" w:space="0" w:sz="4" w:val="single"/>
            </w:tcBorders>
            <w:tcMar>
              <w:top w:w="60.0" w:type="dxa"/>
              <w:left w:w="70.0" w:type="dxa"/>
              <w:bottom w:w="60.0" w:type="dxa"/>
              <w:right w:w="70.0" w:type="dxa"/>
            </w:tcMar>
          </w:tcPr>
          <w:p w:rsidR="00000000" w:rsidDel="00000000" w:rsidP="00000000" w:rsidRDefault="00000000" w:rsidRPr="00000000" w14:paraId="00000111">
            <w:pP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sz w:val="23"/>
                <w:szCs w:val="23"/>
                <w:rtl w:val="0"/>
              </w:rPr>
              <w:t xml:space="preserve">Mengoperasikan Water Treatment Plant bagi Pelaksana Madya</w:t>
            </w:r>
            <w:r w:rsidDel="00000000" w:rsidR="00000000" w:rsidRPr="00000000">
              <w:rPr>
                <w:rtl w:val="0"/>
              </w:rPr>
            </w:r>
          </w:p>
        </w:tc>
        <w:tc>
          <w:tcPr>
            <w:tcBorders>
              <w:top w:color="000000" w:space="0" w:sz="4" w:val="single"/>
            </w:tcBorders>
            <w:tcMar>
              <w:top w:w="60.0" w:type="dxa"/>
              <w:left w:w="70.0" w:type="dxa"/>
              <w:bottom w:w="60.0" w:type="dxa"/>
              <w:right w:w="70.0" w:type="dxa"/>
            </w:tcMar>
          </w:tcPr>
          <w:p w:rsidR="00000000" w:rsidDel="00000000" w:rsidP="00000000" w:rsidRDefault="00000000" w:rsidRPr="00000000" w14:paraId="00000112">
            <w:pPr>
              <w:jc w:val="cente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sz w:val="23"/>
                <w:szCs w:val="23"/>
                <w:rtl w:val="0"/>
              </w:rPr>
              <w:t xml:space="preserve">D.35.114.00.023.1</w:t>
            </w:r>
            <w:r w:rsidDel="00000000" w:rsidR="00000000" w:rsidRPr="00000000">
              <w:rPr>
                <w:rtl w:val="0"/>
              </w:rPr>
            </w:r>
          </w:p>
        </w:tc>
        <w:tc>
          <w:tcPr>
            <w:tcBorders>
              <w:top w:color="000000" w:space="0" w:sz="4" w:val="single"/>
            </w:tcBorders>
            <w:tcMar>
              <w:top w:w="60.0" w:type="dxa"/>
              <w:left w:w="70.0" w:type="dxa"/>
              <w:bottom w:w="60.0" w:type="dxa"/>
              <w:right w:w="70.0" w:type="dxa"/>
            </w:tcMar>
          </w:tcPr>
          <w:p w:rsidR="00000000" w:rsidDel="00000000" w:rsidP="00000000" w:rsidRDefault="00000000" w:rsidRPr="00000000" w14:paraId="00000113">
            <w:pPr>
              <w:jc w:val="cente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sz w:val="23"/>
                <w:szCs w:val="23"/>
                <w:rtl w:val="0"/>
              </w:rPr>
              <w:t xml:space="preserve">6</w:t>
            </w:r>
            <w:r w:rsidDel="00000000" w:rsidR="00000000" w:rsidRPr="00000000">
              <w:rPr>
                <w:rtl w:val="0"/>
              </w:rPr>
            </w:r>
          </w:p>
        </w:tc>
        <w:tc>
          <w:tcPr>
            <w:tcBorders>
              <w:top w:color="000000" w:space="0" w:sz="4" w:val="single"/>
            </w:tcBorders>
            <w:tcMar>
              <w:top w:w="60.0" w:type="dxa"/>
              <w:left w:w="70.0" w:type="dxa"/>
              <w:bottom w:w="60.0" w:type="dxa"/>
              <w:right w:w="70.0" w:type="dxa"/>
            </w:tcMar>
          </w:tcPr>
          <w:p w:rsidR="00000000" w:rsidDel="00000000" w:rsidP="00000000" w:rsidRDefault="00000000" w:rsidRPr="00000000" w14:paraId="00000114">
            <w:pPr>
              <w:jc w:val="cente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sz w:val="23"/>
                <w:szCs w:val="23"/>
                <w:rtl w:val="0"/>
              </w:rPr>
              <w:t xml:space="preserve">14</w:t>
            </w:r>
            <w:r w:rsidDel="00000000" w:rsidR="00000000" w:rsidRPr="00000000">
              <w:rPr>
                <w:rtl w:val="0"/>
              </w:rPr>
            </w:r>
          </w:p>
        </w:tc>
        <w:tc>
          <w:tcPr>
            <w:tcBorders>
              <w:top w:color="000000" w:space="0" w:sz="4" w:val="single"/>
            </w:tcBorders>
            <w:tcMar>
              <w:top w:w="60.0" w:type="dxa"/>
              <w:left w:w="70.0" w:type="dxa"/>
              <w:bottom w:w="60.0" w:type="dxa"/>
              <w:right w:w="70.0" w:type="dxa"/>
            </w:tcMar>
          </w:tcPr>
          <w:p w:rsidR="00000000" w:rsidDel="00000000" w:rsidP="00000000" w:rsidRDefault="00000000" w:rsidRPr="00000000" w14:paraId="00000115">
            <w:pPr>
              <w:jc w:val="cente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sz w:val="23"/>
                <w:szCs w:val="23"/>
                <w:rtl w:val="0"/>
              </w:rPr>
              <w:t xml:space="preserve">20</w:t>
            </w:r>
            <w:r w:rsidDel="00000000" w:rsidR="00000000" w:rsidRPr="00000000">
              <w:rPr>
                <w:rtl w:val="0"/>
              </w:rPr>
            </w:r>
          </w:p>
        </w:tc>
      </w:tr>
      <w:tr>
        <w:trPr>
          <w:cantSplit w:val="1"/>
          <w:tblHeader w:val="0"/>
        </w:trPr>
        <w:tc>
          <w:tcPr>
            <w:tcBorders>
              <w:top w:color="000000" w:space="0" w:sz="4" w:val="single"/>
            </w:tcBorders>
            <w:tcMar>
              <w:top w:w="60.0" w:type="dxa"/>
              <w:left w:w="70.0" w:type="dxa"/>
              <w:bottom w:w="60.0" w:type="dxa"/>
              <w:right w:w="70.0" w:type="dxa"/>
            </w:tcMar>
          </w:tcPr>
          <w:p w:rsidR="00000000" w:rsidDel="00000000" w:rsidP="00000000" w:rsidRDefault="00000000" w:rsidRPr="00000000" w14:paraId="00000116">
            <w:pPr>
              <w:jc w:val="cente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sz w:val="23"/>
                <w:szCs w:val="23"/>
                <w:rtl w:val="0"/>
              </w:rPr>
              <w:t xml:space="preserve">1.13.</w:t>
            </w:r>
            <w:r w:rsidDel="00000000" w:rsidR="00000000" w:rsidRPr="00000000">
              <w:rPr>
                <w:rtl w:val="0"/>
              </w:rPr>
            </w:r>
          </w:p>
        </w:tc>
        <w:tc>
          <w:tcPr>
            <w:tcBorders>
              <w:top w:color="000000" w:space="0" w:sz="4" w:val="single"/>
            </w:tcBorders>
            <w:tcMar>
              <w:top w:w="60.0" w:type="dxa"/>
              <w:left w:w="70.0" w:type="dxa"/>
              <w:bottom w:w="60.0" w:type="dxa"/>
              <w:right w:w="70.0" w:type="dxa"/>
            </w:tcMar>
          </w:tcPr>
          <w:p w:rsidR="00000000" w:rsidDel="00000000" w:rsidP="00000000" w:rsidRDefault="00000000" w:rsidRPr="00000000" w14:paraId="00000117">
            <w:pP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sz w:val="23"/>
                <w:szCs w:val="23"/>
                <w:rtl w:val="0"/>
              </w:rPr>
              <w:t xml:space="preserve">Mengoperasikan Kondenser bagi Pelaksana Madya</w:t>
            </w:r>
            <w:r w:rsidDel="00000000" w:rsidR="00000000" w:rsidRPr="00000000">
              <w:rPr>
                <w:rtl w:val="0"/>
              </w:rPr>
            </w:r>
          </w:p>
        </w:tc>
        <w:tc>
          <w:tcPr>
            <w:tcBorders>
              <w:top w:color="000000" w:space="0" w:sz="4" w:val="single"/>
            </w:tcBorders>
            <w:tcMar>
              <w:top w:w="60.0" w:type="dxa"/>
              <w:left w:w="70.0" w:type="dxa"/>
              <w:bottom w:w="60.0" w:type="dxa"/>
              <w:right w:w="70.0" w:type="dxa"/>
            </w:tcMar>
          </w:tcPr>
          <w:p w:rsidR="00000000" w:rsidDel="00000000" w:rsidP="00000000" w:rsidRDefault="00000000" w:rsidRPr="00000000" w14:paraId="00000118">
            <w:pPr>
              <w:jc w:val="cente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sz w:val="23"/>
                <w:szCs w:val="23"/>
                <w:rtl w:val="0"/>
              </w:rPr>
              <w:t xml:space="preserve">D.35.114.00.024.1</w:t>
            </w:r>
            <w:r w:rsidDel="00000000" w:rsidR="00000000" w:rsidRPr="00000000">
              <w:rPr>
                <w:rtl w:val="0"/>
              </w:rPr>
            </w:r>
          </w:p>
        </w:tc>
        <w:tc>
          <w:tcPr>
            <w:tcBorders>
              <w:top w:color="000000" w:space="0" w:sz="4" w:val="single"/>
            </w:tcBorders>
            <w:tcMar>
              <w:top w:w="60.0" w:type="dxa"/>
              <w:left w:w="70.0" w:type="dxa"/>
              <w:bottom w:w="60.0" w:type="dxa"/>
              <w:right w:w="70.0" w:type="dxa"/>
            </w:tcMar>
          </w:tcPr>
          <w:p w:rsidR="00000000" w:rsidDel="00000000" w:rsidP="00000000" w:rsidRDefault="00000000" w:rsidRPr="00000000" w14:paraId="00000119">
            <w:pPr>
              <w:jc w:val="cente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sz w:val="23"/>
                <w:szCs w:val="23"/>
                <w:rtl w:val="0"/>
              </w:rPr>
              <w:t xml:space="preserve">6</w:t>
            </w:r>
            <w:r w:rsidDel="00000000" w:rsidR="00000000" w:rsidRPr="00000000">
              <w:rPr>
                <w:rtl w:val="0"/>
              </w:rPr>
            </w:r>
          </w:p>
        </w:tc>
        <w:tc>
          <w:tcPr>
            <w:tcBorders>
              <w:top w:color="000000" w:space="0" w:sz="4" w:val="single"/>
            </w:tcBorders>
            <w:tcMar>
              <w:top w:w="60.0" w:type="dxa"/>
              <w:left w:w="70.0" w:type="dxa"/>
              <w:bottom w:w="60.0" w:type="dxa"/>
              <w:right w:w="70.0" w:type="dxa"/>
            </w:tcMar>
          </w:tcPr>
          <w:p w:rsidR="00000000" w:rsidDel="00000000" w:rsidP="00000000" w:rsidRDefault="00000000" w:rsidRPr="00000000" w14:paraId="0000011A">
            <w:pPr>
              <w:jc w:val="cente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sz w:val="23"/>
                <w:szCs w:val="23"/>
                <w:rtl w:val="0"/>
              </w:rPr>
              <w:t xml:space="preserve">14</w:t>
            </w:r>
            <w:r w:rsidDel="00000000" w:rsidR="00000000" w:rsidRPr="00000000">
              <w:rPr>
                <w:rtl w:val="0"/>
              </w:rPr>
            </w:r>
          </w:p>
        </w:tc>
        <w:tc>
          <w:tcPr>
            <w:tcBorders>
              <w:top w:color="000000" w:space="0" w:sz="4" w:val="single"/>
            </w:tcBorders>
            <w:tcMar>
              <w:top w:w="60.0" w:type="dxa"/>
              <w:left w:w="70.0" w:type="dxa"/>
              <w:bottom w:w="60.0" w:type="dxa"/>
              <w:right w:w="70.0" w:type="dxa"/>
            </w:tcMar>
          </w:tcPr>
          <w:p w:rsidR="00000000" w:rsidDel="00000000" w:rsidP="00000000" w:rsidRDefault="00000000" w:rsidRPr="00000000" w14:paraId="0000011B">
            <w:pPr>
              <w:jc w:val="cente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sz w:val="23"/>
                <w:szCs w:val="23"/>
                <w:rtl w:val="0"/>
              </w:rPr>
              <w:t xml:space="preserve">20</w:t>
            </w:r>
            <w:r w:rsidDel="00000000" w:rsidR="00000000" w:rsidRPr="00000000">
              <w:rPr>
                <w:rtl w:val="0"/>
              </w:rPr>
            </w:r>
          </w:p>
        </w:tc>
      </w:tr>
      <w:tr>
        <w:trPr>
          <w:cantSplit w:val="1"/>
          <w:tblHeader w:val="0"/>
        </w:trPr>
        <w:tc>
          <w:tcPr>
            <w:tcBorders>
              <w:top w:color="000000" w:space="0" w:sz="4" w:val="single"/>
            </w:tcBorders>
            <w:tcMar>
              <w:top w:w="60.0" w:type="dxa"/>
              <w:left w:w="70.0" w:type="dxa"/>
              <w:bottom w:w="60.0" w:type="dxa"/>
              <w:right w:w="70.0" w:type="dxa"/>
            </w:tcMar>
          </w:tcPr>
          <w:p w:rsidR="00000000" w:rsidDel="00000000" w:rsidP="00000000" w:rsidRDefault="00000000" w:rsidRPr="00000000" w14:paraId="0000011C">
            <w:pPr>
              <w:jc w:val="cente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sz w:val="23"/>
                <w:szCs w:val="23"/>
                <w:rtl w:val="0"/>
              </w:rPr>
              <w:t xml:space="preserve">1.14.</w:t>
            </w:r>
            <w:r w:rsidDel="00000000" w:rsidR="00000000" w:rsidRPr="00000000">
              <w:rPr>
                <w:rtl w:val="0"/>
              </w:rPr>
            </w:r>
          </w:p>
        </w:tc>
        <w:tc>
          <w:tcPr>
            <w:tcBorders>
              <w:top w:color="000000" w:space="0" w:sz="4" w:val="single"/>
            </w:tcBorders>
            <w:tcMar>
              <w:top w:w="60.0" w:type="dxa"/>
              <w:left w:w="70.0" w:type="dxa"/>
              <w:bottom w:w="60.0" w:type="dxa"/>
              <w:right w:w="70.0" w:type="dxa"/>
            </w:tcMar>
          </w:tcPr>
          <w:p w:rsidR="00000000" w:rsidDel="00000000" w:rsidP="00000000" w:rsidRDefault="00000000" w:rsidRPr="00000000" w14:paraId="0000011D">
            <w:pP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sz w:val="23"/>
                <w:szCs w:val="23"/>
                <w:rtl w:val="0"/>
              </w:rPr>
              <w:t xml:space="preserve">Mengoperasikan Sistem Pendingin bagi Pelaksana Madya</w:t>
            </w:r>
            <w:r w:rsidDel="00000000" w:rsidR="00000000" w:rsidRPr="00000000">
              <w:rPr>
                <w:rtl w:val="0"/>
              </w:rPr>
            </w:r>
          </w:p>
        </w:tc>
        <w:tc>
          <w:tcPr>
            <w:tcBorders>
              <w:top w:color="000000" w:space="0" w:sz="4" w:val="single"/>
            </w:tcBorders>
            <w:tcMar>
              <w:top w:w="60.0" w:type="dxa"/>
              <w:left w:w="70.0" w:type="dxa"/>
              <w:bottom w:w="60.0" w:type="dxa"/>
              <w:right w:w="70.0" w:type="dxa"/>
            </w:tcMar>
          </w:tcPr>
          <w:p w:rsidR="00000000" w:rsidDel="00000000" w:rsidP="00000000" w:rsidRDefault="00000000" w:rsidRPr="00000000" w14:paraId="0000011E">
            <w:pPr>
              <w:jc w:val="cente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sz w:val="23"/>
                <w:szCs w:val="23"/>
                <w:rtl w:val="0"/>
              </w:rPr>
              <w:t xml:space="preserve">D.35.114.00.027.1</w:t>
            </w:r>
            <w:r w:rsidDel="00000000" w:rsidR="00000000" w:rsidRPr="00000000">
              <w:rPr>
                <w:rtl w:val="0"/>
              </w:rPr>
            </w:r>
          </w:p>
        </w:tc>
        <w:tc>
          <w:tcPr>
            <w:tcBorders>
              <w:top w:color="000000" w:space="0" w:sz="4" w:val="single"/>
            </w:tcBorders>
            <w:tcMar>
              <w:top w:w="60.0" w:type="dxa"/>
              <w:left w:w="70.0" w:type="dxa"/>
              <w:bottom w:w="60.0" w:type="dxa"/>
              <w:right w:w="70.0" w:type="dxa"/>
            </w:tcMar>
          </w:tcPr>
          <w:p w:rsidR="00000000" w:rsidDel="00000000" w:rsidP="00000000" w:rsidRDefault="00000000" w:rsidRPr="00000000" w14:paraId="0000011F">
            <w:pPr>
              <w:jc w:val="center"/>
              <w:rPr>
                <w:rFonts w:ascii="Bookman Old Style" w:cs="Bookman Old Style" w:eastAsia="Bookman Old Style" w:hAnsi="Bookman Old Style"/>
                <w:b w:val="1"/>
                <w:bCs w:val="1"/>
                <w:sz w:val="24"/>
                <w:szCs w:val="24"/>
              </w:rPr>
            </w:pPr>
            <w:ins w:author="prihatmaka prihatmaka" w:id="6" w:date="2026-08-29T06:51:08Z">
              <w:r w:rsidDel="00000000" w:rsidR="00000000" w:rsidRPr="00000000">
                <w:rPr>
                  <w:rFonts w:ascii="Bookman Old Style" w:cs="Bookman Old Style" w:eastAsia="Bookman Old Style" w:hAnsi="Bookman Old Style"/>
                  <w:sz w:val="23"/>
                  <w:szCs w:val="23"/>
                  <w:rtl w:val="0"/>
                  <w:rPrChange w:author="prihatmaka prihatmaka" w:id="7" w:date="2026-08-29T06:51:08Z">
                    <w:rPr>
                      <w:rFonts w:ascii="Bookman Old Style" w:cs="Bookman Old Style" w:eastAsia="Bookman Old Style" w:hAnsi="Bookman Old Style"/>
                      <w:b w:val="1"/>
                      <w:bCs w:val="1"/>
                      <w:sz w:val="24"/>
                      <w:szCs w:val="24"/>
                    </w:rPr>
                  </w:rPrChange>
                </w:rPr>
                <w:t xml:space="preserve">8</w:t>
              </w:r>
            </w:ins>
            <w:del w:author="prihatmaka prihatmaka" w:id="6" w:date="2026-08-29T06:51:08Z">
              <w:r w:rsidDel="00000000" w:rsidR="00000000" w:rsidRPr="00000000">
                <w:rPr>
                  <w:rFonts w:ascii="Bookman Old Style" w:cs="Bookman Old Style" w:eastAsia="Bookman Old Style" w:hAnsi="Bookman Old Style"/>
                  <w:sz w:val="23"/>
                  <w:szCs w:val="23"/>
                  <w:rtl w:val="0"/>
                  <w:rPrChange w:author="prihatmaka prihatmaka" w:id="7" w:date="2026-08-29T06:51:08Z">
                    <w:rPr>
                      <w:rFonts w:ascii="Bookman Old Style" w:cs="Bookman Old Style" w:eastAsia="Bookman Old Style" w:hAnsi="Bookman Old Style"/>
                      <w:sz w:val="23"/>
                      <w:szCs w:val="23"/>
                    </w:rPr>
                  </w:rPrChange>
                </w:rPr>
                <w:delText xml:space="preserve">6</w:delText>
              </w:r>
            </w:del>
            <w:r w:rsidDel="00000000" w:rsidR="00000000" w:rsidRPr="00000000">
              <w:rPr>
                <w:rtl w:val="0"/>
              </w:rPr>
            </w:r>
          </w:p>
        </w:tc>
        <w:tc>
          <w:tcPr>
            <w:tcBorders>
              <w:top w:color="000000" w:space="0" w:sz="4" w:val="single"/>
            </w:tcBorders>
            <w:tcMar>
              <w:top w:w="60.0" w:type="dxa"/>
              <w:left w:w="70.0" w:type="dxa"/>
              <w:bottom w:w="60.0" w:type="dxa"/>
              <w:right w:w="70.0" w:type="dxa"/>
            </w:tcMar>
          </w:tcPr>
          <w:p w:rsidR="00000000" w:rsidDel="00000000" w:rsidP="00000000" w:rsidRDefault="00000000" w:rsidRPr="00000000" w14:paraId="00000120">
            <w:pPr>
              <w:jc w:val="cente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sz w:val="23"/>
                <w:szCs w:val="23"/>
                <w:rtl w:val="0"/>
              </w:rPr>
              <w:t xml:space="preserve">14</w:t>
            </w:r>
            <w:r w:rsidDel="00000000" w:rsidR="00000000" w:rsidRPr="00000000">
              <w:rPr>
                <w:rtl w:val="0"/>
              </w:rPr>
            </w:r>
          </w:p>
        </w:tc>
        <w:tc>
          <w:tcPr>
            <w:tcBorders>
              <w:top w:color="000000" w:space="0" w:sz="4" w:val="single"/>
            </w:tcBorders>
            <w:tcMar>
              <w:top w:w="60.0" w:type="dxa"/>
              <w:left w:w="70.0" w:type="dxa"/>
              <w:bottom w:w="60.0" w:type="dxa"/>
              <w:right w:w="70.0" w:type="dxa"/>
            </w:tcMar>
          </w:tcPr>
          <w:p w:rsidR="00000000" w:rsidDel="00000000" w:rsidP="00000000" w:rsidRDefault="00000000" w:rsidRPr="00000000" w14:paraId="00000121">
            <w:pPr>
              <w:jc w:val="cente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sz w:val="23"/>
                <w:szCs w:val="23"/>
                <w:rtl w:val="0"/>
              </w:rPr>
              <w:t xml:space="preserve">20</w:t>
            </w:r>
            <w:r w:rsidDel="00000000" w:rsidR="00000000" w:rsidRPr="00000000">
              <w:rPr>
                <w:rtl w:val="0"/>
              </w:rPr>
            </w:r>
          </w:p>
        </w:tc>
      </w:tr>
      <w:tr>
        <w:trPr>
          <w:cantSplit w:val="1"/>
          <w:tblHeader w:val="0"/>
        </w:trPr>
        <w:tc>
          <w:tcPr>
            <w:tcBorders>
              <w:top w:color="000000" w:space="0" w:sz="4" w:val="single"/>
            </w:tcBorders>
            <w:tcMar>
              <w:top w:w="60.0" w:type="dxa"/>
              <w:left w:w="70.0" w:type="dxa"/>
              <w:bottom w:w="60.0" w:type="dxa"/>
              <w:right w:w="70.0" w:type="dxa"/>
            </w:tcMar>
          </w:tcPr>
          <w:p w:rsidR="00000000" w:rsidDel="00000000" w:rsidP="00000000" w:rsidRDefault="00000000" w:rsidRPr="00000000" w14:paraId="00000122">
            <w:pPr>
              <w:jc w:val="cente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sz w:val="23"/>
                <w:szCs w:val="23"/>
                <w:rtl w:val="0"/>
              </w:rPr>
              <w:t xml:space="preserve">1.15.</w:t>
            </w:r>
            <w:r w:rsidDel="00000000" w:rsidR="00000000" w:rsidRPr="00000000">
              <w:rPr>
                <w:rtl w:val="0"/>
              </w:rPr>
            </w:r>
          </w:p>
        </w:tc>
        <w:tc>
          <w:tcPr>
            <w:tcBorders>
              <w:top w:color="000000" w:space="0" w:sz="4" w:val="single"/>
            </w:tcBorders>
            <w:tcMar>
              <w:top w:w="60.0" w:type="dxa"/>
              <w:left w:w="70.0" w:type="dxa"/>
              <w:bottom w:w="60.0" w:type="dxa"/>
              <w:right w:w="70.0" w:type="dxa"/>
            </w:tcMar>
          </w:tcPr>
          <w:p w:rsidR="00000000" w:rsidDel="00000000" w:rsidP="00000000" w:rsidRDefault="00000000" w:rsidRPr="00000000" w14:paraId="00000123">
            <w:pP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sz w:val="23"/>
                <w:szCs w:val="23"/>
                <w:rtl w:val="0"/>
              </w:rPr>
              <w:t xml:space="preserve">Mengoperasikan Pembangkit Listrik</w:t>
            </w:r>
            <w:r w:rsidDel="00000000" w:rsidR="00000000" w:rsidRPr="00000000">
              <w:rPr>
                <w:rtl w:val="0"/>
              </w:rPr>
            </w:r>
          </w:p>
        </w:tc>
        <w:tc>
          <w:tcPr>
            <w:tcBorders>
              <w:top w:color="000000" w:space="0" w:sz="4" w:val="single"/>
            </w:tcBorders>
            <w:tcMar>
              <w:top w:w="60.0" w:type="dxa"/>
              <w:left w:w="70.0" w:type="dxa"/>
              <w:bottom w:w="60.0" w:type="dxa"/>
              <w:right w:w="70.0" w:type="dxa"/>
            </w:tcMar>
          </w:tcPr>
          <w:p w:rsidR="00000000" w:rsidDel="00000000" w:rsidP="00000000" w:rsidRDefault="00000000" w:rsidRPr="00000000" w14:paraId="00000124">
            <w:pPr>
              <w:jc w:val="cente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sz w:val="23"/>
                <w:szCs w:val="23"/>
                <w:rtl w:val="0"/>
              </w:rPr>
              <w:t xml:space="preserve">E.38SPH02.031.01</w:t>
            </w:r>
            <w:r w:rsidDel="00000000" w:rsidR="00000000" w:rsidRPr="00000000">
              <w:rPr>
                <w:rtl w:val="0"/>
              </w:rPr>
            </w:r>
          </w:p>
        </w:tc>
        <w:tc>
          <w:tcPr>
            <w:tcBorders>
              <w:top w:color="000000" w:space="0" w:sz="4" w:val="single"/>
            </w:tcBorders>
            <w:tcMar>
              <w:top w:w="60.0" w:type="dxa"/>
              <w:left w:w="70.0" w:type="dxa"/>
              <w:bottom w:w="60.0" w:type="dxa"/>
              <w:right w:w="70.0" w:type="dxa"/>
            </w:tcMar>
          </w:tcPr>
          <w:p w:rsidR="00000000" w:rsidDel="00000000" w:rsidP="00000000" w:rsidRDefault="00000000" w:rsidRPr="00000000" w14:paraId="00000125">
            <w:pPr>
              <w:jc w:val="cente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sz w:val="23"/>
                <w:szCs w:val="23"/>
                <w:rtl w:val="0"/>
              </w:rPr>
              <w:t xml:space="preserve">12</w:t>
            </w:r>
            <w:r w:rsidDel="00000000" w:rsidR="00000000" w:rsidRPr="00000000">
              <w:rPr>
                <w:rtl w:val="0"/>
              </w:rPr>
            </w:r>
          </w:p>
        </w:tc>
        <w:tc>
          <w:tcPr>
            <w:tcBorders>
              <w:top w:color="000000" w:space="0" w:sz="4" w:val="single"/>
            </w:tcBorders>
            <w:tcMar>
              <w:top w:w="60.0" w:type="dxa"/>
              <w:left w:w="70.0" w:type="dxa"/>
              <w:bottom w:w="60.0" w:type="dxa"/>
              <w:right w:w="70.0" w:type="dxa"/>
            </w:tcMar>
          </w:tcPr>
          <w:p w:rsidR="00000000" w:rsidDel="00000000" w:rsidP="00000000" w:rsidRDefault="00000000" w:rsidRPr="00000000" w14:paraId="00000126">
            <w:pPr>
              <w:jc w:val="cente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sz w:val="23"/>
                <w:szCs w:val="23"/>
                <w:rtl w:val="0"/>
              </w:rPr>
              <w:t xml:space="preserve">32</w:t>
            </w:r>
            <w:r w:rsidDel="00000000" w:rsidR="00000000" w:rsidRPr="00000000">
              <w:rPr>
                <w:rtl w:val="0"/>
              </w:rPr>
            </w:r>
          </w:p>
        </w:tc>
        <w:tc>
          <w:tcPr>
            <w:tcBorders>
              <w:top w:color="000000" w:space="0" w:sz="4" w:val="single"/>
            </w:tcBorders>
            <w:tcMar>
              <w:top w:w="60.0" w:type="dxa"/>
              <w:left w:w="70.0" w:type="dxa"/>
              <w:bottom w:w="60.0" w:type="dxa"/>
              <w:right w:w="70.0" w:type="dxa"/>
            </w:tcMar>
          </w:tcPr>
          <w:p w:rsidR="00000000" w:rsidDel="00000000" w:rsidP="00000000" w:rsidRDefault="00000000" w:rsidRPr="00000000" w14:paraId="00000127">
            <w:pPr>
              <w:jc w:val="cente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sz w:val="23"/>
                <w:szCs w:val="23"/>
                <w:rtl w:val="0"/>
              </w:rPr>
              <w:t xml:space="preserve">44</w:t>
            </w:r>
            <w:r w:rsidDel="00000000" w:rsidR="00000000" w:rsidRPr="00000000">
              <w:rPr>
                <w:rtl w:val="0"/>
              </w:rPr>
            </w:r>
          </w:p>
        </w:tc>
      </w:tr>
      <w:tr>
        <w:trPr>
          <w:cantSplit w:val="1"/>
          <w:tblHeader w:val="0"/>
        </w:trPr>
        <w:tc>
          <w:tcPr>
            <w:tcBorders>
              <w:top w:color="000000" w:space="0" w:sz="4" w:val="single"/>
            </w:tcBorders>
            <w:tcMar>
              <w:top w:w="60.0" w:type="dxa"/>
              <w:left w:w="70.0" w:type="dxa"/>
              <w:bottom w:w="60.0" w:type="dxa"/>
              <w:right w:w="70.0" w:type="dxa"/>
            </w:tcMar>
            <w:vAlign w:val="center"/>
          </w:tcPr>
          <w:p w:rsidR="00000000" w:rsidDel="00000000" w:rsidP="00000000" w:rsidRDefault="00000000" w:rsidRPr="00000000" w14:paraId="00000128">
            <w:pPr>
              <w:jc w:val="center"/>
              <w:rPr>
                <w:rFonts w:ascii="Bookman Old Style" w:cs="Bookman Old Style" w:eastAsia="Bookman Old Style" w:hAnsi="Bookman Old Style"/>
                <w:b w:val="1"/>
                <w:bCs w:val="1"/>
                <w:sz w:val="24"/>
                <w:szCs w:val="24"/>
              </w:rPr>
            </w:pPr>
            <w:r w:rsidDel="00000000" w:rsidR="00000000" w:rsidRPr="00000000">
              <w:rPr>
                <w:rtl w:val="0"/>
              </w:rPr>
            </w:r>
          </w:p>
        </w:tc>
        <w:tc>
          <w:tcPr>
            <w:tcBorders>
              <w:top w:color="000000" w:space="0" w:sz="4" w:val="single"/>
            </w:tcBorders>
            <w:tcMar>
              <w:top w:w="60.0" w:type="dxa"/>
              <w:left w:w="70.0" w:type="dxa"/>
              <w:bottom w:w="60.0" w:type="dxa"/>
              <w:right w:w="70.0" w:type="dxa"/>
            </w:tcMar>
            <w:vAlign w:val="center"/>
          </w:tcPr>
          <w:p w:rsidR="00000000" w:rsidDel="00000000" w:rsidP="00000000" w:rsidRDefault="00000000" w:rsidRPr="00000000" w14:paraId="00000129">
            <w:pPr>
              <w:rPr>
                <w:rFonts w:ascii="Bookman Old Style" w:cs="Bookman Old Style" w:eastAsia="Bookman Old Style" w:hAnsi="Bookman Old Style"/>
                <w:b w:val="1"/>
                <w:bCs w:val="1"/>
                <w:sz w:val="24"/>
                <w:szCs w:val="24"/>
              </w:rPr>
            </w:pPr>
            <w:r w:rsidDel="00000000" w:rsidR="00000000" w:rsidRPr="00000000">
              <w:rPr>
                <w:rtl w:val="0"/>
              </w:rPr>
            </w:r>
          </w:p>
        </w:tc>
        <w:tc>
          <w:tcPr>
            <w:tcBorders>
              <w:top w:color="000000" w:space="0" w:sz="4" w:val="single"/>
            </w:tcBorders>
            <w:tcMar>
              <w:top w:w="60.0" w:type="dxa"/>
              <w:left w:w="70.0" w:type="dxa"/>
              <w:bottom w:w="60.0" w:type="dxa"/>
              <w:right w:w="70.0" w:type="dxa"/>
            </w:tcMar>
            <w:vAlign w:val="center"/>
          </w:tcPr>
          <w:p w:rsidR="00000000" w:rsidDel="00000000" w:rsidP="00000000" w:rsidRDefault="00000000" w:rsidRPr="00000000" w14:paraId="0000012A">
            <w:pPr>
              <w:jc w:val="cente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3"/>
                <w:szCs w:val="23"/>
                <w:rtl w:val="0"/>
              </w:rPr>
              <w:t xml:space="preserve">Jumlah I</w:t>
            </w:r>
            <w:r w:rsidDel="00000000" w:rsidR="00000000" w:rsidRPr="00000000">
              <w:rPr>
                <w:rtl w:val="0"/>
              </w:rPr>
            </w:r>
          </w:p>
        </w:tc>
        <w:tc>
          <w:tcPr>
            <w:tcBorders>
              <w:top w:color="000000" w:space="0" w:sz="4" w:val="single"/>
            </w:tcBorders>
            <w:tcMar>
              <w:top w:w="60.0" w:type="dxa"/>
              <w:left w:w="70.0" w:type="dxa"/>
              <w:bottom w:w="60.0" w:type="dxa"/>
              <w:right w:w="70.0" w:type="dxa"/>
            </w:tcMar>
            <w:vAlign w:val="center"/>
          </w:tcPr>
          <w:p w:rsidR="00000000" w:rsidDel="00000000" w:rsidP="00000000" w:rsidRDefault="00000000" w:rsidRPr="00000000" w14:paraId="0000012B">
            <w:pPr>
              <w:jc w:val="cente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3"/>
                <w:szCs w:val="23"/>
                <w:rtl w:val="0"/>
              </w:rPr>
              <w:t xml:space="preserve">92</w:t>
            </w:r>
            <w:r w:rsidDel="00000000" w:rsidR="00000000" w:rsidRPr="00000000">
              <w:rPr>
                <w:rtl w:val="0"/>
              </w:rPr>
            </w:r>
          </w:p>
        </w:tc>
        <w:tc>
          <w:tcPr>
            <w:tcBorders>
              <w:top w:color="000000" w:space="0" w:sz="4" w:val="single"/>
            </w:tcBorders>
            <w:tcMar>
              <w:top w:w="60.0" w:type="dxa"/>
              <w:left w:w="70.0" w:type="dxa"/>
              <w:bottom w:w="60.0" w:type="dxa"/>
              <w:right w:w="70.0" w:type="dxa"/>
            </w:tcMar>
            <w:vAlign w:val="center"/>
          </w:tcPr>
          <w:p w:rsidR="00000000" w:rsidDel="00000000" w:rsidP="00000000" w:rsidRDefault="00000000" w:rsidRPr="00000000" w14:paraId="0000012C">
            <w:pPr>
              <w:jc w:val="cente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3"/>
                <w:szCs w:val="23"/>
                <w:rtl w:val="0"/>
              </w:rPr>
              <w:t xml:space="preserve">248</w:t>
            </w:r>
            <w:r w:rsidDel="00000000" w:rsidR="00000000" w:rsidRPr="00000000">
              <w:rPr>
                <w:rtl w:val="0"/>
              </w:rPr>
            </w:r>
          </w:p>
        </w:tc>
        <w:tc>
          <w:tcPr>
            <w:tcBorders>
              <w:top w:color="000000" w:space="0" w:sz="4" w:val="single"/>
            </w:tcBorders>
            <w:tcMar>
              <w:top w:w="60.0" w:type="dxa"/>
              <w:left w:w="70.0" w:type="dxa"/>
              <w:bottom w:w="60.0" w:type="dxa"/>
              <w:right w:w="70.0" w:type="dxa"/>
            </w:tcMar>
            <w:vAlign w:val="center"/>
          </w:tcPr>
          <w:p w:rsidR="00000000" w:rsidDel="00000000" w:rsidP="00000000" w:rsidRDefault="00000000" w:rsidRPr="00000000" w14:paraId="0000012D">
            <w:pPr>
              <w:jc w:val="cente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3"/>
                <w:szCs w:val="23"/>
                <w:rtl w:val="0"/>
              </w:rPr>
              <w:t xml:space="preserve">340</w:t>
            </w:r>
            <w:r w:rsidDel="00000000" w:rsidR="00000000" w:rsidRPr="00000000">
              <w:rPr>
                <w:rtl w:val="0"/>
              </w:rPr>
            </w:r>
          </w:p>
        </w:tc>
      </w:tr>
      <w:tr>
        <w:trPr>
          <w:cantSplit w:val="1"/>
          <w:tblHeader w:val="0"/>
        </w:trPr>
        <w:tc>
          <w:tcPr>
            <w:tcBorders>
              <w:top w:color="000000" w:space="0" w:sz="4" w:val="single"/>
            </w:tcBorders>
            <w:tcMar>
              <w:top w:w="60.0" w:type="dxa"/>
              <w:left w:w="70.0" w:type="dxa"/>
              <w:bottom w:w="60.0" w:type="dxa"/>
              <w:right w:w="70.0" w:type="dxa"/>
            </w:tcMar>
            <w:vAlign w:val="center"/>
          </w:tcPr>
          <w:p w:rsidR="00000000" w:rsidDel="00000000" w:rsidP="00000000" w:rsidRDefault="00000000" w:rsidRPr="00000000" w14:paraId="0000012E">
            <w:pPr>
              <w:jc w:val="cente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3"/>
                <w:szCs w:val="23"/>
                <w:rtl w:val="0"/>
              </w:rPr>
              <w:t xml:space="preserve">II.</w:t>
            </w:r>
            <w:r w:rsidDel="00000000" w:rsidR="00000000" w:rsidRPr="00000000">
              <w:rPr>
                <w:rtl w:val="0"/>
              </w:rPr>
            </w:r>
          </w:p>
        </w:tc>
        <w:tc>
          <w:tcPr>
            <w:tcBorders>
              <w:top w:color="000000" w:space="0" w:sz="4" w:val="single"/>
            </w:tcBorders>
            <w:tcMar>
              <w:top w:w="60.0" w:type="dxa"/>
              <w:left w:w="70.0" w:type="dxa"/>
              <w:bottom w:w="60.0" w:type="dxa"/>
              <w:right w:w="70.0" w:type="dxa"/>
            </w:tcMar>
            <w:vAlign w:val="center"/>
          </w:tcPr>
          <w:p w:rsidR="00000000" w:rsidDel="00000000" w:rsidP="00000000" w:rsidRDefault="00000000" w:rsidRPr="00000000" w14:paraId="0000012F">
            <w:pP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3"/>
                <w:szCs w:val="23"/>
                <w:rtl w:val="0"/>
              </w:rPr>
              <w:t xml:space="preserve">Kelompok Pilihan/Penunjang</w:t>
            </w:r>
            <w:r w:rsidDel="00000000" w:rsidR="00000000" w:rsidRPr="00000000">
              <w:rPr>
                <w:rtl w:val="0"/>
              </w:rPr>
            </w:r>
          </w:p>
        </w:tc>
        <w:tc>
          <w:tcPr>
            <w:tcBorders>
              <w:top w:color="000000" w:space="0" w:sz="4" w:val="single"/>
            </w:tcBorders>
            <w:tcMar>
              <w:top w:w="60.0" w:type="dxa"/>
              <w:left w:w="70.0" w:type="dxa"/>
              <w:bottom w:w="60.0" w:type="dxa"/>
              <w:right w:w="70.0" w:type="dxa"/>
            </w:tcMar>
            <w:vAlign w:val="center"/>
          </w:tcPr>
          <w:p w:rsidR="00000000" w:rsidDel="00000000" w:rsidP="00000000" w:rsidRDefault="00000000" w:rsidRPr="00000000" w14:paraId="00000130">
            <w:pPr>
              <w:jc w:val="center"/>
              <w:rPr>
                <w:rFonts w:ascii="Bookman Old Style" w:cs="Bookman Old Style" w:eastAsia="Bookman Old Style" w:hAnsi="Bookman Old Style"/>
                <w:b w:val="1"/>
                <w:bCs w:val="1"/>
                <w:sz w:val="24"/>
                <w:szCs w:val="24"/>
              </w:rPr>
            </w:pPr>
            <w:r w:rsidDel="00000000" w:rsidR="00000000" w:rsidRPr="00000000">
              <w:rPr>
                <w:rtl w:val="0"/>
              </w:rPr>
            </w:r>
          </w:p>
        </w:tc>
        <w:tc>
          <w:tcPr>
            <w:tcBorders>
              <w:top w:color="000000" w:space="0" w:sz="4" w:val="single"/>
            </w:tcBorders>
            <w:tcMar>
              <w:top w:w="60.0" w:type="dxa"/>
              <w:left w:w="70.0" w:type="dxa"/>
              <w:bottom w:w="60.0" w:type="dxa"/>
              <w:right w:w="70.0" w:type="dxa"/>
            </w:tcMar>
            <w:vAlign w:val="center"/>
          </w:tcPr>
          <w:p w:rsidR="00000000" w:rsidDel="00000000" w:rsidP="00000000" w:rsidRDefault="00000000" w:rsidRPr="00000000" w14:paraId="00000131">
            <w:pPr>
              <w:jc w:val="center"/>
              <w:rPr>
                <w:rFonts w:ascii="Bookman Old Style" w:cs="Bookman Old Style" w:eastAsia="Bookman Old Style" w:hAnsi="Bookman Old Style"/>
                <w:b w:val="1"/>
                <w:bCs w:val="1"/>
                <w:sz w:val="24"/>
                <w:szCs w:val="24"/>
              </w:rPr>
            </w:pPr>
            <w:r w:rsidDel="00000000" w:rsidR="00000000" w:rsidRPr="00000000">
              <w:rPr>
                <w:rtl w:val="0"/>
              </w:rPr>
            </w:r>
          </w:p>
        </w:tc>
        <w:tc>
          <w:tcPr>
            <w:tcBorders>
              <w:top w:color="000000" w:space="0" w:sz="4" w:val="single"/>
            </w:tcBorders>
            <w:tcMar>
              <w:top w:w="60.0" w:type="dxa"/>
              <w:left w:w="70.0" w:type="dxa"/>
              <w:bottom w:w="60.0" w:type="dxa"/>
              <w:right w:w="70.0" w:type="dxa"/>
            </w:tcMar>
            <w:vAlign w:val="center"/>
          </w:tcPr>
          <w:p w:rsidR="00000000" w:rsidDel="00000000" w:rsidP="00000000" w:rsidRDefault="00000000" w:rsidRPr="00000000" w14:paraId="00000132">
            <w:pPr>
              <w:jc w:val="center"/>
              <w:rPr>
                <w:rFonts w:ascii="Bookman Old Style" w:cs="Bookman Old Style" w:eastAsia="Bookman Old Style" w:hAnsi="Bookman Old Style"/>
                <w:b w:val="1"/>
                <w:bCs w:val="1"/>
                <w:sz w:val="24"/>
                <w:szCs w:val="24"/>
              </w:rPr>
            </w:pPr>
            <w:r w:rsidDel="00000000" w:rsidR="00000000" w:rsidRPr="00000000">
              <w:rPr>
                <w:rtl w:val="0"/>
              </w:rPr>
            </w:r>
          </w:p>
        </w:tc>
        <w:tc>
          <w:tcPr>
            <w:tcBorders>
              <w:top w:color="000000" w:space="0" w:sz="4" w:val="single"/>
            </w:tcBorders>
            <w:tcMar>
              <w:top w:w="60.0" w:type="dxa"/>
              <w:left w:w="70.0" w:type="dxa"/>
              <w:bottom w:w="60.0" w:type="dxa"/>
              <w:right w:w="70.0" w:type="dxa"/>
            </w:tcMar>
            <w:vAlign w:val="center"/>
          </w:tcPr>
          <w:p w:rsidR="00000000" w:rsidDel="00000000" w:rsidP="00000000" w:rsidRDefault="00000000" w:rsidRPr="00000000" w14:paraId="00000133">
            <w:pPr>
              <w:jc w:val="center"/>
              <w:rPr>
                <w:rFonts w:ascii="Bookman Old Style" w:cs="Bookman Old Style" w:eastAsia="Bookman Old Style" w:hAnsi="Bookman Old Style"/>
                <w:b w:val="1"/>
                <w:bCs w:val="1"/>
                <w:sz w:val="24"/>
                <w:szCs w:val="24"/>
              </w:rPr>
            </w:pPr>
            <w:r w:rsidDel="00000000" w:rsidR="00000000" w:rsidRPr="00000000">
              <w:rPr>
                <w:rtl w:val="0"/>
              </w:rPr>
            </w:r>
          </w:p>
        </w:tc>
      </w:tr>
      <w:tr>
        <w:trPr>
          <w:cantSplit w:val="1"/>
          <w:tblHeader w:val="0"/>
        </w:trPr>
        <w:tc>
          <w:tcPr>
            <w:tcBorders>
              <w:top w:color="000000" w:space="0" w:sz="4" w:val="single"/>
            </w:tcBorders>
            <w:tcMar>
              <w:top w:w="60.0" w:type="dxa"/>
              <w:left w:w="70.0" w:type="dxa"/>
              <w:bottom w:w="60.0" w:type="dxa"/>
              <w:right w:w="70.0" w:type="dxa"/>
            </w:tcMar>
            <w:vAlign w:val="center"/>
          </w:tcPr>
          <w:p w:rsidR="00000000" w:rsidDel="00000000" w:rsidP="00000000" w:rsidRDefault="00000000" w:rsidRPr="00000000" w14:paraId="00000134">
            <w:pPr>
              <w:jc w:val="center"/>
              <w:rPr/>
            </w:pPr>
            <w:r w:rsidDel="00000000" w:rsidR="00000000" w:rsidRPr="00000000">
              <w:rPr>
                <w:rFonts w:ascii="Bookman Old Style" w:cs="Bookman Old Style" w:eastAsia="Bookman Old Style" w:hAnsi="Bookman Old Style"/>
                <w:sz w:val="23"/>
                <w:szCs w:val="23"/>
                <w:rtl w:val="0"/>
              </w:rPr>
              <w:t xml:space="preserve">2.1.</w:t>
            </w:r>
            <w:r w:rsidDel="00000000" w:rsidR="00000000" w:rsidRPr="00000000">
              <w:rPr>
                <w:rtl w:val="0"/>
              </w:rPr>
            </w:r>
          </w:p>
        </w:tc>
        <w:tc>
          <w:tcPr>
            <w:tcBorders>
              <w:top w:color="000000" w:space="0" w:sz="4" w:val="single"/>
            </w:tcBorders>
            <w:tcMar>
              <w:top w:w="60.0" w:type="dxa"/>
              <w:left w:w="70.0" w:type="dxa"/>
              <w:bottom w:w="60.0" w:type="dxa"/>
              <w:right w:w="70.0" w:type="dxa"/>
            </w:tcMar>
            <w:vAlign w:val="center"/>
          </w:tcPr>
          <w:p w:rsidR="00000000" w:rsidDel="00000000" w:rsidP="00000000" w:rsidRDefault="00000000" w:rsidRPr="00000000" w14:paraId="00000135">
            <w:pPr>
              <w:rPr/>
            </w:pPr>
            <w:r w:rsidDel="00000000" w:rsidR="00000000" w:rsidRPr="00000000">
              <w:rPr>
                <w:rFonts w:ascii="Bookman Old Style" w:cs="Bookman Old Style" w:eastAsia="Bookman Old Style" w:hAnsi="Bookman Old Style"/>
                <w:sz w:val="23"/>
                <w:szCs w:val="23"/>
                <w:rtl w:val="0"/>
              </w:rPr>
              <w:t xml:space="preserve">Menerapkan Keselamatan dan Kesehatan Kerja (K-3)</w:t>
            </w:r>
            <w:r w:rsidDel="00000000" w:rsidR="00000000" w:rsidRPr="00000000">
              <w:rPr>
                <w:rtl w:val="0"/>
              </w:rPr>
            </w:r>
          </w:p>
        </w:tc>
        <w:tc>
          <w:tcPr>
            <w:tcBorders>
              <w:top w:color="000000" w:space="0" w:sz="4" w:val="single"/>
            </w:tcBorders>
            <w:tcMar>
              <w:top w:w="60.0" w:type="dxa"/>
              <w:left w:w="70.0" w:type="dxa"/>
              <w:bottom w:w="60.0" w:type="dxa"/>
              <w:right w:w="70.0" w:type="dxa"/>
            </w:tcMar>
            <w:vAlign w:val="center"/>
          </w:tcPr>
          <w:p w:rsidR="00000000" w:rsidDel="00000000" w:rsidP="00000000" w:rsidRDefault="00000000" w:rsidRPr="00000000" w14:paraId="00000136">
            <w:pPr>
              <w:jc w:val="center"/>
              <w:rPr/>
            </w:pPr>
            <w:r w:rsidDel="00000000" w:rsidR="00000000" w:rsidRPr="00000000">
              <w:rPr>
                <w:rFonts w:ascii="Bookman Old Style" w:cs="Bookman Old Style" w:eastAsia="Bookman Old Style" w:hAnsi="Bookman Old Style"/>
                <w:sz w:val="23"/>
                <w:szCs w:val="23"/>
                <w:rtl w:val="0"/>
              </w:rPr>
              <w:t xml:space="preserve">E.38SPH02.172.01</w:t>
            </w:r>
            <w:r w:rsidDel="00000000" w:rsidR="00000000" w:rsidRPr="00000000">
              <w:rPr>
                <w:rtl w:val="0"/>
              </w:rPr>
            </w:r>
          </w:p>
        </w:tc>
        <w:tc>
          <w:tcPr>
            <w:tcBorders>
              <w:top w:color="000000" w:space="0" w:sz="4" w:val="single"/>
            </w:tcBorders>
            <w:tcMar>
              <w:top w:w="60.0" w:type="dxa"/>
              <w:left w:w="70.0" w:type="dxa"/>
              <w:bottom w:w="60.0" w:type="dxa"/>
              <w:right w:w="70.0" w:type="dxa"/>
            </w:tcMar>
            <w:vAlign w:val="center"/>
          </w:tcPr>
          <w:p w:rsidR="00000000" w:rsidDel="00000000" w:rsidP="00000000" w:rsidRDefault="00000000" w:rsidRPr="00000000" w14:paraId="00000137">
            <w:pPr>
              <w:jc w:val="center"/>
              <w:rPr/>
            </w:pPr>
            <w:r w:rsidDel="00000000" w:rsidR="00000000" w:rsidRPr="00000000">
              <w:rPr>
                <w:rFonts w:ascii="Bookman Old Style" w:cs="Bookman Old Style" w:eastAsia="Bookman Old Style" w:hAnsi="Bookman Old Style"/>
                <w:sz w:val="23"/>
                <w:szCs w:val="23"/>
                <w:rtl w:val="0"/>
              </w:rPr>
              <w:t xml:space="preserve">4</w:t>
            </w:r>
            <w:r w:rsidDel="00000000" w:rsidR="00000000" w:rsidRPr="00000000">
              <w:rPr>
                <w:rtl w:val="0"/>
              </w:rPr>
            </w:r>
          </w:p>
        </w:tc>
        <w:tc>
          <w:tcPr>
            <w:tcBorders>
              <w:top w:color="000000" w:space="0" w:sz="4" w:val="single"/>
            </w:tcBorders>
            <w:tcMar>
              <w:top w:w="60.0" w:type="dxa"/>
              <w:left w:w="70.0" w:type="dxa"/>
              <w:bottom w:w="60.0" w:type="dxa"/>
              <w:right w:w="70.0" w:type="dxa"/>
            </w:tcMar>
            <w:vAlign w:val="center"/>
          </w:tcPr>
          <w:p w:rsidR="00000000" w:rsidDel="00000000" w:rsidP="00000000" w:rsidRDefault="00000000" w:rsidRPr="00000000" w14:paraId="00000138">
            <w:pPr>
              <w:jc w:val="center"/>
              <w:rPr/>
            </w:pPr>
            <w:r w:rsidDel="00000000" w:rsidR="00000000" w:rsidRPr="00000000">
              <w:rPr>
                <w:rFonts w:ascii="Bookman Old Style" w:cs="Bookman Old Style" w:eastAsia="Bookman Old Style" w:hAnsi="Bookman Old Style"/>
                <w:sz w:val="23"/>
                <w:szCs w:val="23"/>
                <w:rtl w:val="0"/>
              </w:rPr>
              <w:t xml:space="preserve">4</w:t>
            </w:r>
            <w:r w:rsidDel="00000000" w:rsidR="00000000" w:rsidRPr="00000000">
              <w:rPr>
                <w:rtl w:val="0"/>
              </w:rPr>
            </w:r>
          </w:p>
        </w:tc>
        <w:tc>
          <w:tcPr>
            <w:tcBorders>
              <w:top w:color="000000" w:space="0" w:sz="4" w:val="single"/>
            </w:tcBorders>
            <w:tcMar>
              <w:top w:w="60.0" w:type="dxa"/>
              <w:left w:w="70.0" w:type="dxa"/>
              <w:bottom w:w="60.0" w:type="dxa"/>
              <w:right w:w="70.0" w:type="dxa"/>
            </w:tcMar>
            <w:vAlign w:val="center"/>
          </w:tcPr>
          <w:p w:rsidR="00000000" w:rsidDel="00000000" w:rsidP="00000000" w:rsidRDefault="00000000" w:rsidRPr="00000000" w14:paraId="00000139">
            <w:pPr>
              <w:jc w:val="center"/>
              <w:rPr/>
            </w:pPr>
            <w:r w:rsidDel="00000000" w:rsidR="00000000" w:rsidRPr="00000000">
              <w:rPr>
                <w:rFonts w:ascii="Bookman Old Style" w:cs="Bookman Old Style" w:eastAsia="Bookman Old Style" w:hAnsi="Bookman Old Style"/>
                <w:sz w:val="23"/>
                <w:szCs w:val="23"/>
                <w:rtl w:val="0"/>
              </w:rPr>
              <w:t xml:space="preserve">8</w:t>
            </w:r>
            <w:r w:rsidDel="00000000" w:rsidR="00000000" w:rsidRPr="00000000">
              <w:rPr>
                <w:rtl w:val="0"/>
              </w:rPr>
            </w:r>
          </w:p>
        </w:tc>
      </w:tr>
      <w:tr>
        <w:trPr>
          <w:cantSplit w:val="1"/>
          <w:tblHeader w:val="0"/>
        </w:trPr>
        <w:tc>
          <w:tcPr>
            <w:tcBorders>
              <w:top w:color="000000" w:space="0" w:sz="4" w:val="single"/>
            </w:tcBorders>
            <w:tcMar>
              <w:top w:w="60.0" w:type="dxa"/>
              <w:left w:w="70.0" w:type="dxa"/>
              <w:bottom w:w="60.0" w:type="dxa"/>
              <w:right w:w="70.0" w:type="dxa"/>
            </w:tcMar>
            <w:vAlign w:val="center"/>
          </w:tcPr>
          <w:p w:rsidR="00000000" w:rsidDel="00000000" w:rsidP="00000000" w:rsidRDefault="00000000" w:rsidRPr="00000000" w14:paraId="0000013A">
            <w:pPr>
              <w:jc w:val="center"/>
              <w:rPr/>
            </w:pPr>
            <w:r w:rsidDel="00000000" w:rsidR="00000000" w:rsidRPr="00000000">
              <w:rPr>
                <w:rFonts w:ascii="Bookman Old Style" w:cs="Bookman Old Style" w:eastAsia="Bookman Old Style" w:hAnsi="Bookman Old Style"/>
                <w:sz w:val="23"/>
                <w:szCs w:val="23"/>
                <w:rtl w:val="0"/>
              </w:rPr>
              <w:t xml:space="preserve">2.2.</w:t>
            </w:r>
            <w:r w:rsidDel="00000000" w:rsidR="00000000" w:rsidRPr="00000000">
              <w:rPr>
                <w:rtl w:val="0"/>
              </w:rPr>
            </w:r>
          </w:p>
        </w:tc>
        <w:tc>
          <w:tcPr>
            <w:tcBorders>
              <w:top w:color="000000" w:space="0" w:sz="4" w:val="single"/>
            </w:tcBorders>
            <w:tcMar>
              <w:top w:w="60.0" w:type="dxa"/>
              <w:left w:w="70.0" w:type="dxa"/>
              <w:bottom w:w="60.0" w:type="dxa"/>
              <w:right w:w="70.0" w:type="dxa"/>
            </w:tcMar>
            <w:vAlign w:val="center"/>
          </w:tcPr>
          <w:p w:rsidR="00000000" w:rsidDel="00000000" w:rsidP="00000000" w:rsidRDefault="00000000" w:rsidRPr="00000000" w14:paraId="0000013B">
            <w:pPr>
              <w:rPr/>
            </w:pPr>
            <w:r w:rsidDel="00000000" w:rsidR="00000000" w:rsidRPr="00000000">
              <w:rPr>
                <w:rFonts w:ascii="Bookman Old Style" w:cs="Bookman Old Style" w:eastAsia="Bookman Old Style" w:hAnsi="Bookman Old Style"/>
                <w:sz w:val="23"/>
                <w:szCs w:val="23"/>
                <w:rtl w:val="0"/>
              </w:rPr>
              <w:t xml:space="preserve">Menangani Keadaan Darurat</w:t>
            </w:r>
            <w:r w:rsidDel="00000000" w:rsidR="00000000" w:rsidRPr="00000000">
              <w:rPr>
                <w:rtl w:val="0"/>
              </w:rPr>
            </w:r>
          </w:p>
        </w:tc>
        <w:tc>
          <w:tcPr>
            <w:tcBorders>
              <w:top w:color="000000" w:space="0" w:sz="4" w:val="single"/>
            </w:tcBorders>
            <w:tcMar>
              <w:top w:w="60.0" w:type="dxa"/>
              <w:left w:w="70.0" w:type="dxa"/>
              <w:bottom w:w="60.0" w:type="dxa"/>
              <w:right w:w="70.0" w:type="dxa"/>
            </w:tcMar>
            <w:vAlign w:val="center"/>
          </w:tcPr>
          <w:p w:rsidR="00000000" w:rsidDel="00000000" w:rsidP="00000000" w:rsidRDefault="00000000" w:rsidRPr="00000000" w14:paraId="0000013C">
            <w:pPr>
              <w:jc w:val="center"/>
              <w:rPr/>
            </w:pPr>
            <w:r w:rsidDel="00000000" w:rsidR="00000000" w:rsidRPr="00000000">
              <w:rPr>
                <w:rFonts w:ascii="Bookman Old Style" w:cs="Bookman Old Style" w:eastAsia="Bookman Old Style" w:hAnsi="Bookman Old Style"/>
                <w:sz w:val="23"/>
                <w:szCs w:val="23"/>
                <w:rtl w:val="0"/>
              </w:rPr>
              <w:t xml:space="preserve">E.38SPH02.173.01</w:t>
            </w:r>
            <w:r w:rsidDel="00000000" w:rsidR="00000000" w:rsidRPr="00000000">
              <w:rPr>
                <w:rtl w:val="0"/>
              </w:rPr>
            </w:r>
          </w:p>
        </w:tc>
        <w:tc>
          <w:tcPr>
            <w:tcBorders>
              <w:top w:color="000000" w:space="0" w:sz="4" w:val="single"/>
            </w:tcBorders>
            <w:tcMar>
              <w:top w:w="60.0" w:type="dxa"/>
              <w:left w:w="70.0" w:type="dxa"/>
              <w:bottom w:w="60.0" w:type="dxa"/>
              <w:right w:w="70.0" w:type="dxa"/>
            </w:tcMar>
            <w:vAlign w:val="center"/>
          </w:tcPr>
          <w:p w:rsidR="00000000" w:rsidDel="00000000" w:rsidP="00000000" w:rsidRDefault="00000000" w:rsidRPr="00000000" w14:paraId="0000013D">
            <w:pPr>
              <w:jc w:val="center"/>
              <w:rPr/>
            </w:pPr>
            <w:r w:rsidDel="00000000" w:rsidR="00000000" w:rsidRPr="00000000">
              <w:rPr>
                <w:rFonts w:ascii="Bookman Old Style" w:cs="Bookman Old Style" w:eastAsia="Bookman Old Style" w:hAnsi="Bookman Old Style"/>
                <w:sz w:val="23"/>
                <w:szCs w:val="23"/>
                <w:rtl w:val="0"/>
              </w:rPr>
              <w:t xml:space="preserve">2</w:t>
            </w:r>
            <w:r w:rsidDel="00000000" w:rsidR="00000000" w:rsidRPr="00000000">
              <w:rPr>
                <w:rtl w:val="0"/>
              </w:rPr>
            </w:r>
          </w:p>
        </w:tc>
        <w:tc>
          <w:tcPr>
            <w:tcBorders>
              <w:top w:color="000000" w:space="0" w:sz="4" w:val="single"/>
            </w:tcBorders>
            <w:tcMar>
              <w:top w:w="60.0" w:type="dxa"/>
              <w:left w:w="70.0" w:type="dxa"/>
              <w:bottom w:w="60.0" w:type="dxa"/>
              <w:right w:w="70.0" w:type="dxa"/>
            </w:tcMar>
            <w:vAlign w:val="center"/>
          </w:tcPr>
          <w:p w:rsidR="00000000" w:rsidDel="00000000" w:rsidP="00000000" w:rsidRDefault="00000000" w:rsidRPr="00000000" w14:paraId="0000013E">
            <w:pPr>
              <w:jc w:val="center"/>
              <w:rPr/>
            </w:pPr>
            <w:r w:rsidDel="00000000" w:rsidR="00000000" w:rsidRPr="00000000">
              <w:rPr>
                <w:rFonts w:ascii="Bookman Old Style" w:cs="Bookman Old Style" w:eastAsia="Bookman Old Style" w:hAnsi="Bookman Old Style"/>
                <w:sz w:val="23"/>
                <w:szCs w:val="23"/>
                <w:rtl w:val="0"/>
              </w:rPr>
              <w:t xml:space="preserve">2</w:t>
            </w:r>
            <w:r w:rsidDel="00000000" w:rsidR="00000000" w:rsidRPr="00000000">
              <w:rPr>
                <w:rtl w:val="0"/>
              </w:rPr>
            </w:r>
          </w:p>
        </w:tc>
        <w:tc>
          <w:tcPr>
            <w:tcBorders>
              <w:top w:color="000000" w:space="0" w:sz="4" w:val="single"/>
            </w:tcBorders>
            <w:tcMar>
              <w:top w:w="60.0" w:type="dxa"/>
              <w:left w:w="70.0" w:type="dxa"/>
              <w:bottom w:w="60.0" w:type="dxa"/>
              <w:right w:w="70.0" w:type="dxa"/>
            </w:tcMar>
            <w:vAlign w:val="center"/>
          </w:tcPr>
          <w:p w:rsidR="00000000" w:rsidDel="00000000" w:rsidP="00000000" w:rsidRDefault="00000000" w:rsidRPr="00000000" w14:paraId="0000013F">
            <w:pPr>
              <w:jc w:val="center"/>
              <w:rPr/>
            </w:pPr>
            <w:r w:rsidDel="00000000" w:rsidR="00000000" w:rsidRPr="00000000">
              <w:rPr>
                <w:rFonts w:ascii="Bookman Old Style" w:cs="Bookman Old Style" w:eastAsia="Bookman Old Style" w:hAnsi="Bookman Old Style"/>
                <w:sz w:val="23"/>
                <w:szCs w:val="23"/>
                <w:rtl w:val="0"/>
              </w:rPr>
              <w:t xml:space="preserve">4</w:t>
            </w:r>
            <w:r w:rsidDel="00000000" w:rsidR="00000000" w:rsidRPr="00000000">
              <w:rPr>
                <w:rtl w:val="0"/>
              </w:rPr>
            </w:r>
          </w:p>
        </w:tc>
      </w:tr>
      <w:tr>
        <w:trPr>
          <w:cantSplit w:val="1"/>
          <w:tblHeader w:val="0"/>
        </w:trPr>
        <w:tc>
          <w:tcPr>
            <w:tcBorders>
              <w:top w:color="000000" w:space="0" w:sz="4" w:val="single"/>
            </w:tcBorders>
            <w:tcMar>
              <w:top w:w="60.0" w:type="dxa"/>
              <w:left w:w="70.0" w:type="dxa"/>
              <w:bottom w:w="60.0" w:type="dxa"/>
              <w:right w:w="70.0" w:type="dxa"/>
            </w:tcMar>
            <w:vAlign w:val="center"/>
          </w:tcPr>
          <w:p w:rsidR="00000000" w:rsidDel="00000000" w:rsidP="00000000" w:rsidRDefault="00000000" w:rsidRPr="00000000" w14:paraId="00000140">
            <w:pPr>
              <w:jc w:val="center"/>
              <w:rPr/>
            </w:pPr>
            <w:r w:rsidDel="00000000" w:rsidR="00000000" w:rsidRPr="00000000">
              <w:rPr>
                <w:rFonts w:ascii="Bookman Old Style" w:cs="Bookman Old Style" w:eastAsia="Bookman Old Style" w:hAnsi="Bookman Old Style"/>
                <w:sz w:val="23"/>
                <w:szCs w:val="23"/>
                <w:rtl w:val="0"/>
              </w:rPr>
              <w:t xml:space="preserve">2.3.</w:t>
            </w:r>
            <w:r w:rsidDel="00000000" w:rsidR="00000000" w:rsidRPr="00000000">
              <w:rPr>
                <w:rtl w:val="0"/>
              </w:rPr>
            </w:r>
          </w:p>
        </w:tc>
        <w:tc>
          <w:tcPr>
            <w:tcBorders>
              <w:top w:color="000000" w:space="0" w:sz="4" w:val="single"/>
            </w:tcBorders>
            <w:tcMar>
              <w:top w:w="60.0" w:type="dxa"/>
              <w:left w:w="70.0" w:type="dxa"/>
              <w:bottom w:w="60.0" w:type="dxa"/>
              <w:right w:w="70.0" w:type="dxa"/>
            </w:tcMar>
            <w:vAlign w:val="center"/>
          </w:tcPr>
          <w:p w:rsidR="00000000" w:rsidDel="00000000" w:rsidP="00000000" w:rsidRDefault="00000000" w:rsidRPr="00000000" w14:paraId="00000141">
            <w:pPr>
              <w:rPr/>
            </w:pPr>
            <w:r w:rsidDel="00000000" w:rsidR="00000000" w:rsidRPr="00000000">
              <w:rPr>
                <w:rFonts w:ascii="Bookman Old Style" w:cs="Bookman Old Style" w:eastAsia="Bookman Old Style" w:hAnsi="Bookman Old Style"/>
                <w:sz w:val="23"/>
                <w:szCs w:val="23"/>
                <w:rtl w:val="0"/>
              </w:rPr>
              <w:t xml:space="preserve">Soft Skills, Produktivitas, Komunikasi Operasi, dan Pelaporan Digital</w:t>
            </w:r>
            <w:r w:rsidDel="00000000" w:rsidR="00000000" w:rsidRPr="00000000">
              <w:rPr>
                <w:rtl w:val="0"/>
              </w:rPr>
            </w:r>
          </w:p>
        </w:tc>
        <w:tc>
          <w:tcPr>
            <w:tcBorders>
              <w:top w:color="000000" w:space="0" w:sz="4" w:val="single"/>
            </w:tcBorders>
            <w:tcMar>
              <w:top w:w="60.0" w:type="dxa"/>
              <w:left w:w="70.0" w:type="dxa"/>
              <w:bottom w:w="60.0" w:type="dxa"/>
              <w:right w:w="70.0" w:type="dxa"/>
            </w:tcMar>
            <w:vAlign w:val="center"/>
          </w:tcPr>
          <w:p w:rsidR="00000000" w:rsidDel="00000000" w:rsidP="00000000" w:rsidRDefault="00000000" w:rsidRPr="00000000" w14:paraId="00000142">
            <w:pPr>
              <w:jc w:val="center"/>
              <w:rPr/>
            </w:pPr>
            <w:r w:rsidDel="00000000" w:rsidR="00000000" w:rsidRPr="00000000">
              <w:rPr>
                <w:rFonts w:ascii="Bookman Old Style" w:cs="Bookman Old Style" w:eastAsia="Bookman Old Style" w:hAnsi="Bookman Old Style"/>
                <w:sz w:val="23"/>
                <w:szCs w:val="23"/>
                <w:rtl w:val="0"/>
              </w:rPr>
              <w:t xml:space="preserve">-</w:t>
            </w:r>
            <w:r w:rsidDel="00000000" w:rsidR="00000000" w:rsidRPr="00000000">
              <w:rPr>
                <w:rtl w:val="0"/>
              </w:rPr>
            </w:r>
          </w:p>
        </w:tc>
        <w:tc>
          <w:tcPr>
            <w:tcBorders>
              <w:top w:color="000000" w:space="0" w:sz="4" w:val="single"/>
            </w:tcBorders>
            <w:tcMar>
              <w:top w:w="60.0" w:type="dxa"/>
              <w:left w:w="70.0" w:type="dxa"/>
              <w:bottom w:w="60.0" w:type="dxa"/>
              <w:right w:w="70.0" w:type="dxa"/>
            </w:tcMar>
            <w:vAlign w:val="center"/>
          </w:tcPr>
          <w:p w:rsidR="00000000" w:rsidDel="00000000" w:rsidP="00000000" w:rsidRDefault="00000000" w:rsidRPr="00000000" w14:paraId="00000143">
            <w:pPr>
              <w:jc w:val="center"/>
              <w:rPr/>
            </w:pPr>
            <w:r w:rsidDel="00000000" w:rsidR="00000000" w:rsidRPr="00000000">
              <w:rPr>
                <w:rFonts w:ascii="Bookman Old Style" w:cs="Bookman Old Style" w:eastAsia="Bookman Old Style" w:hAnsi="Bookman Old Style"/>
                <w:sz w:val="23"/>
                <w:szCs w:val="23"/>
                <w:rtl w:val="0"/>
              </w:rPr>
              <w:t xml:space="preserve">6</w:t>
            </w:r>
            <w:r w:rsidDel="00000000" w:rsidR="00000000" w:rsidRPr="00000000">
              <w:rPr>
                <w:rtl w:val="0"/>
              </w:rPr>
            </w:r>
          </w:p>
        </w:tc>
        <w:tc>
          <w:tcPr>
            <w:tcBorders>
              <w:top w:color="000000" w:space="0" w:sz="4" w:val="single"/>
            </w:tcBorders>
            <w:tcMar>
              <w:top w:w="60.0" w:type="dxa"/>
              <w:left w:w="70.0" w:type="dxa"/>
              <w:bottom w:w="60.0" w:type="dxa"/>
              <w:right w:w="70.0" w:type="dxa"/>
            </w:tcMar>
            <w:vAlign w:val="center"/>
          </w:tcPr>
          <w:p w:rsidR="00000000" w:rsidDel="00000000" w:rsidP="00000000" w:rsidRDefault="00000000" w:rsidRPr="00000000" w14:paraId="00000144">
            <w:pPr>
              <w:jc w:val="center"/>
              <w:rPr/>
            </w:pPr>
            <w:r w:rsidDel="00000000" w:rsidR="00000000" w:rsidRPr="00000000">
              <w:rPr>
                <w:rFonts w:ascii="Bookman Old Style" w:cs="Bookman Old Style" w:eastAsia="Bookman Old Style" w:hAnsi="Bookman Old Style"/>
                <w:sz w:val="23"/>
                <w:szCs w:val="23"/>
                <w:rtl w:val="0"/>
              </w:rPr>
              <w:t xml:space="preserve">2</w:t>
            </w:r>
            <w:r w:rsidDel="00000000" w:rsidR="00000000" w:rsidRPr="00000000">
              <w:rPr>
                <w:rtl w:val="0"/>
              </w:rPr>
            </w:r>
          </w:p>
        </w:tc>
        <w:tc>
          <w:tcPr>
            <w:tcBorders>
              <w:top w:color="000000" w:space="0" w:sz="4" w:val="single"/>
            </w:tcBorders>
            <w:tcMar>
              <w:top w:w="60.0" w:type="dxa"/>
              <w:left w:w="70.0" w:type="dxa"/>
              <w:bottom w:w="60.0" w:type="dxa"/>
              <w:right w:w="70.0" w:type="dxa"/>
            </w:tcMar>
            <w:vAlign w:val="center"/>
          </w:tcPr>
          <w:p w:rsidR="00000000" w:rsidDel="00000000" w:rsidP="00000000" w:rsidRDefault="00000000" w:rsidRPr="00000000" w14:paraId="00000145">
            <w:pPr>
              <w:jc w:val="center"/>
              <w:rPr/>
            </w:pPr>
            <w:r w:rsidDel="00000000" w:rsidR="00000000" w:rsidRPr="00000000">
              <w:rPr>
                <w:rFonts w:ascii="Bookman Old Style" w:cs="Bookman Old Style" w:eastAsia="Bookman Old Style" w:hAnsi="Bookman Old Style"/>
                <w:sz w:val="23"/>
                <w:szCs w:val="23"/>
                <w:rtl w:val="0"/>
              </w:rPr>
              <w:t xml:space="preserve">8</w:t>
            </w:r>
            <w:r w:rsidDel="00000000" w:rsidR="00000000" w:rsidRPr="00000000">
              <w:rPr>
                <w:rtl w:val="0"/>
              </w:rPr>
            </w:r>
          </w:p>
        </w:tc>
      </w:tr>
      <w:tr>
        <w:trPr>
          <w:cantSplit w:val="1"/>
          <w:tblHeader w:val="0"/>
        </w:trPr>
        <w:tc>
          <w:tcPr>
            <w:tcBorders>
              <w:top w:color="000000" w:space="0" w:sz="4" w:val="single"/>
            </w:tcBorders>
            <w:tcMar>
              <w:top w:w="60.0" w:type="dxa"/>
              <w:left w:w="70.0" w:type="dxa"/>
              <w:bottom w:w="60.0" w:type="dxa"/>
              <w:right w:w="70.0" w:type="dxa"/>
            </w:tcMar>
            <w:vAlign w:val="center"/>
          </w:tcPr>
          <w:p w:rsidR="00000000" w:rsidDel="00000000" w:rsidP="00000000" w:rsidRDefault="00000000" w:rsidRPr="00000000" w14:paraId="00000146">
            <w:pPr>
              <w:jc w:val="center"/>
              <w:rPr/>
            </w:pPr>
            <w:r w:rsidDel="00000000" w:rsidR="00000000" w:rsidRPr="00000000">
              <w:rPr>
                <w:rtl w:val="0"/>
              </w:rPr>
            </w:r>
          </w:p>
        </w:tc>
        <w:tc>
          <w:tcPr>
            <w:tcBorders>
              <w:top w:color="000000" w:space="0" w:sz="4" w:val="single"/>
            </w:tcBorders>
            <w:tcMar>
              <w:top w:w="60.0" w:type="dxa"/>
              <w:left w:w="70.0" w:type="dxa"/>
              <w:bottom w:w="60.0" w:type="dxa"/>
              <w:right w:w="70.0" w:type="dxa"/>
            </w:tcMar>
            <w:vAlign w:val="center"/>
          </w:tcPr>
          <w:p w:rsidR="00000000" w:rsidDel="00000000" w:rsidP="00000000" w:rsidRDefault="00000000" w:rsidRPr="00000000" w14:paraId="00000147">
            <w:pPr>
              <w:rPr/>
            </w:pPr>
            <w:r w:rsidDel="00000000" w:rsidR="00000000" w:rsidRPr="00000000">
              <w:rPr>
                <w:rtl w:val="0"/>
              </w:rPr>
            </w:r>
          </w:p>
        </w:tc>
        <w:tc>
          <w:tcPr>
            <w:tcBorders>
              <w:top w:color="000000" w:space="0" w:sz="4" w:val="single"/>
            </w:tcBorders>
            <w:tcMar>
              <w:top w:w="60.0" w:type="dxa"/>
              <w:left w:w="70.0" w:type="dxa"/>
              <w:bottom w:w="60.0" w:type="dxa"/>
              <w:right w:w="70.0" w:type="dxa"/>
            </w:tcMar>
            <w:vAlign w:val="center"/>
          </w:tcPr>
          <w:p w:rsidR="00000000" w:rsidDel="00000000" w:rsidP="00000000" w:rsidRDefault="00000000" w:rsidRPr="00000000" w14:paraId="00000148">
            <w:pPr>
              <w:jc w:val="center"/>
              <w:rPr/>
            </w:pPr>
            <w:r w:rsidDel="00000000" w:rsidR="00000000" w:rsidRPr="00000000">
              <w:rPr>
                <w:rFonts w:ascii="Bookman Old Style" w:cs="Bookman Old Style" w:eastAsia="Bookman Old Style" w:hAnsi="Bookman Old Style"/>
                <w:b w:val="1"/>
                <w:bCs w:val="1"/>
                <w:sz w:val="23"/>
                <w:szCs w:val="23"/>
                <w:rtl w:val="0"/>
              </w:rPr>
              <w:t xml:space="preserve">Jumlah II</w:t>
            </w:r>
            <w:r w:rsidDel="00000000" w:rsidR="00000000" w:rsidRPr="00000000">
              <w:rPr>
                <w:rtl w:val="0"/>
              </w:rPr>
            </w:r>
          </w:p>
        </w:tc>
        <w:tc>
          <w:tcPr>
            <w:tcBorders>
              <w:top w:color="000000" w:space="0" w:sz="4" w:val="single"/>
            </w:tcBorders>
            <w:tcMar>
              <w:top w:w="60.0" w:type="dxa"/>
              <w:left w:w="70.0" w:type="dxa"/>
              <w:bottom w:w="60.0" w:type="dxa"/>
              <w:right w:w="70.0" w:type="dxa"/>
            </w:tcMar>
            <w:vAlign w:val="center"/>
          </w:tcPr>
          <w:p w:rsidR="00000000" w:rsidDel="00000000" w:rsidP="00000000" w:rsidRDefault="00000000" w:rsidRPr="00000000" w14:paraId="00000149">
            <w:pPr>
              <w:jc w:val="center"/>
              <w:rPr/>
            </w:pPr>
            <w:r w:rsidDel="00000000" w:rsidR="00000000" w:rsidRPr="00000000">
              <w:rPr>
                <w:rFonts w:ascii="Bookman Old Style" w:cs="Bookman Old Style" w:eastAsia="Bookman Old Style" w:hAnsi="Bookman Old Style"/>
                <w:b w:val="1"/>
                <w:bCs w:val="1"/>
                <w:sz w:val="23"/>
                <w:szCs w:val="23"/>
                <w:rtl w:val="0"/>
              </w:rPr>
              <w:t xml:space="preserve">12</w:t>
            </w:r>
            <w:r w:rsidDel="00000000" w:rsidR="00000000" w:rsidRPr="00000000">
              <w:rPr>
                <w:rtl w:val="0"/>
              </w:rPr>
            </w:r>
          </w:p>
        </w:tc>
        <w:tc>
          <w:tcPr>
            <w:tcBorders>
              <w:top w:color="000000" w:space="0" w:sz="4" w:val="single"/>
            </w:tcBorders>
            <w:tcMar>
              <w:top w:w="60.0" w:type="dxa"/>
              <w:left w:w="70.0" w:type="dxa"/>
              <w:bottom w:w="60.0" w:type="dxa"/>
              <w:right w:w="70.0" w:type="dxa"/>
            </w:tcMar>
            <w:vAlign w:val="center"/>
          </w:tcPr>
          <w:p w:rsidR="00000000" w:rsidDel="00000000" w:rsidP="00000000" w:rsidRDefault="00000000" w:rsidRPr="00000000" w14:paraId="0000014A">
            <w:pPr>
              <w:jc w:val="center"/>
              <w:rPr/>
            </w:pPr>
            <w:r w:rsidDel="00000000" w:rsidR="00000000" w:rsidRPr="00000000">
              <w:rPr>
                <w:rFonts w:ascii="Bookman Old Style" w:cs="Bookman Old Style" w:eastAsia="Bookman Old Style" w:hAnsi="Bookman Old Style"/>
                <w:b w:val="1"/>
                <w:bCs w:val="1"/>
                <w:sz w:val="23"/>
                <w:szCs w:val="23"/>
                <w:rtl w:val="0"/>
              </w:rPr>
              <w:t xml:space="preserve">8</w:t>
            </w:r>
            <w:r w:rsidDel="00000000" w:rsidR="00000000" w:rsidRPr="00000000">
              <w:rPr>
                <w:rtl w:val="0"/>
              </w:rPr>
            </w:r>
          </w:p>
        </w:tc>
        <w:tc>
          <w:tcPr>
            <w:tcBorders>
              <w:top w:color="000000" w:space="0" w:sz="4" w:val="single"/>
            </w:tcBorders>
            <w:tcMar>
              <w:top w:w="60.0" w:type="dxa"/>
              <w:left w:w="70.0" w:type="dxa"/>
              <w:bottom w:w="60.0" w:type="dxa"/>
              <w:right w:w="70.0" w:type="dxa"/>
            </w:tcMar>
            <w:vAlign w:val="center"/>
          </w:tcPr>
          <w:p w:rsidR="00000000" w:rsidDel="00000000" w:rsidP="00000000" w:rsidRDefault="00000000" w:rsidRPr="00000000" w14:paraId="0000014B">
            <w:pPr>
              <w:jc w:val="center"/>
              <w:rPr/>
            </w:pPr>
            <w:r w:rsidDel="00000000" w:rsidR="00000000" w:rsidRPr="00000000">
              <w:rPr>
                <w:rFonts w:ascii="Bookman Old Style" w:cs="Bookman Old Style" w:eastAsia="Bookman Old Style" w:hAnsi="Bookman Old Style"/>
                <w:b w:val="1"/>
                <w:bCs w:val="1"/>
                <w:sz w:val="23"/>
                <w:szCs w:val="23"/>
                <w:rtl w:val="0"/>
              </w:rPr>
              <w:t xml:space="preserve">20</w:t>
            </w:r>
            <w:r w:rsidDel="00000000" w:rsidR="00000000" w:rsidRPr="00000000">
              <w:rPr>
                <w:rtl w:val="0"/>
              </w:rPr>
            </w:r>
          </w:p>
        </w:tc>
      </w:tr>
      <w:tr>
        <w:trPr>
          <w:cantSplit w:val="1"/>
          <w:tblHeader w:val="0"/>
        </w:trPr>
        <w:tc>
          <w:tcPr>
            <w:tcBorders>
              <w:top w:color="000000" w:space="0" w:sz="4" w:val="single"/>
            </w:tcBorders>
            <w:tcMar>
              <w:top w:w="60.0" w:type="dxa"/>
              <w:left w:w="70.0" w:type="dxa"/>
              <w:bottom w:w="60.0" w:type="dxa"/>
              <w:right w:w="70.0" w:type="dxa"/>
            </w:tcMar>
            <w:vAlign w:val="center"/>
          </w:tcPr>
          <w:p w:rsidR="00000000" w:rsidDel="00000000" w:rsidP="00000000" w:rsidRDefault="00000000" w:rsidRPr="00000000" w14:paraId="0000014C">
            <w:pPr>
              <w:jc w:val="center"/>
              <w:rPr/>
            </w:pPr>
            <w:r w:rsidDel="00000000" w:rsidR="00000000" w:rsidRPr="00000000">
              <w:rPr>
                <w:rtl w:val="0"/>
              </w:rPr>
            </w:r>
          </w:p>
        </w:tc>
        <w:tc>
          <w:tcPr>
            <w:tcBorders>
              <w:top w:color="000000" w:space="0" w:sz="4" w:val="single"/>
            </w:tcBorders>
            <w:tcMar>
              <w:top w:w="60.0" w:type="dxa"/>
              <w:left w:w="70.0" w:type="dxa"/>
              <w:bottom w:w="60.0" w:type="dxa"/>
              <w:right w:w="70.0" w:type="dxa"/>
            </w:tcMar>
            <w:vAlign w:val="center"/>
          </w:tcPr>
          <w:p w:rsidR="00000000" w:rsidDel="00000000" w:rsidP="00000000" w:rsidRDefault="00000000" w:rsidRPr="00000000" w14:paraId="0000014D">
            <w:pPr>
              <w:rPr/>
            </w:pPr>
            <w:r w:rsidDel="00000000" w:rsidR="00000000" w:rsidRPr="00000000">
              <w:rPr>
                <w:rtl w:val="0"/>
              </w:rPr>
            </w:r>
          </w:p>
        </w:tc>
        <w:tc>
          <w:tcPr>
            <w:tcBorders>
              <w:top w:color="000000" w:space="0" w:sz="4" w:val="single"/>
            </w:tcBorders>
            <w:tcMar>
              <w:top w:w="60.0" w:type="dxa"/>
              <w:left w:w="70.0" w:type="dxa"/>
              <w:bottom w:w="60.0" w:type="dxa"/>
              <w:right w:w="70.0" w:type="dxa"/>
            </w:tcMar>
            <w:vAlign w:val="center"/>
          </w:tcPr>
          <w:p w:rsidR="00000000" w:rsidDel="00000000" w:rsidP="00000000" w:rsidRDefault="00000000" w:rsidRPr="00000000" w14:paraId="0000014E">
            <w:pPr>
              <w:jc w:val="center"/>
              <w:rPr/>
            </w:pPr>
            <w:r w:rsidDel="00000000" w:rsidR="00000000" w:rsidRPr="00000000">
              <w:rPr>
                <w:rFonts w:ascii="Bookman Old Style" w:cs="Bookman Old Style" w:eastAsia="Bookman Old Style" w:hAnsi="Bookman Old Style"/>
                <w:b w:val="1"/>
                <w:bCs w:val="1"/>
                <w:sz w:val="23"/>
                <w:szCs w:val="23"/>
                <w:rtl w:val="0"/>
              </w:rPr>
              <w:t xml:space="preserve">Jumlah I + II</w:t>
            </w:r>
            <w:r w:rsidDel="00000000" w:rsidR="00000000" w:rsidRPr="00000000">
              <w:rPr>
                <w:rtl w:val="0"/>
              </w:rPr>
            </w:r>
          </w:p>
        </w:tc>
        <w:tc>
          <w:tcPr>
            <w:tcBorders>
              <w:top w:color="000000" w:space="0" w:sz="4" w:val="single"/>
            </w:tcBorders>
            <w:tcMar>
              <w:top w:w="60.0" w:type="dxa"/>
              <w:left w:w="70.0" w:type="dxa"/>
              <w:bottom w:w="60.0" w:type="dxa"/>
              <w:right w:w="70.0" w:type="dxa"/>
            </w:tcMar>
            <w:vAlign w:val="center"/>
          </w:tcPr>
          <w:p w:rsidR="00000000" w:rsidDel="00000000" w:rsidP="00000000" w:rsidRDefault="00000000" w:rsidRPr="00000000" w14:paraId="0000014F">
            <w:pPr>
              <w:jc w:val="center"/>
              <w:rPr/>
            </w:pPr>
            <w:r w:rsidDel="00000000" w:rsidR="00000000" w:rsidRPr="00000000">
              <w:rPr>
                <w:rFonts w:ascii="Bookman Old Style" w:cs="Bookman Old Style" w:eastAsia="Bookman Old Style" w:hAnsi="Bookman Old Style"/>
                <w:b w:val="1"/>
                <w:bCs w:val="1"/>
                <w:sz w:val="23"/>
                <w:szCs w:val="23"/>
                <w:rtl w:val="0"/>
              </w:rPr>
              <w:t xml:space="preserve">104</w:t>
            </w:r>
            <w:r w:rsidDel="00000000" w:rsidR="00000000" w:rsidRPr="00000000">
              <w:rPr>
                <w:rtl w:val="0"/>
              </w:rPr>
            </w:r>
          </w:p>
        </w:tc>
        <w:tc>
          <w:tcPr>
            <w:tcBorders>
              <w:top w:color="000000" w:space="0" w:sz="4" w:val="single"/>
            </w:tcBorders>
            <w:tcMar>
              <w:top w:w="60.0" w:type="dxa"/>
              <w:left w:w="70.0" w:type="dxa"/>
              <w:bottom w:w="60.0" w:type="dxa"/>
              <w:right w:w="70.0" w:type="dxa"/>
            </w:tcMar>
            <w:vAlign w:val="center"/>
          </w:tcPr>
          <w:p w:rsidR="00000000" w:rsidDel="00000000" w:rsidP="00000000" w:rsidRDefault="00000000" w:rsidRPr="00000000" w14:paraId="00000150">
            <w:pPr>
              <w:jc w:val="center"/>
              <w:rPr/>
            </w:pPr>
            <w:r w:rsidDel="00000000" w:rsidR="00000000" w:rsidRPr="00000000">
              <w:rPr>
                <w:rFonts w:ascii="Bookman Old Style" w:cs="Bookman Old Style" w:eastAsia="Bookman Old Style" w:hAnsi="Bookman Old Style"/>
                <w:b w:val="1"/>
                <w:bCs w:val="1"/>
                <w:sz w:val="23"/>
                <w:szCs w:val="23"/>
                <w:rtl w:val="0"/>
              </w:rPr>
              <w:t xml:space="preserve">256</w:t>
            </w:r>
            <w:r w:rsidDel="00000000" w:rsidR="00000000" w:rsidRPr="00000000">
              <w:rPr>
                <w:rtl w:val="0"/>
              </w:rPr>
            </w:r>
          </w:p>
        </w:tc>
        <w:tc>
          <w:tcPr>
            <w:tcBorders>
              <w:top w:color="000000" w:space="0" w:sz="4" w:val="single"/>
            </w:tcBorders>
            <w:tcMar>
              <w:top w:w="60.0" w:type="dxa"/>
              <w:left w:w="70.0" w:type="dxa"/>
              <w:bottom w:w="60.0" w:type="dxa"/>
              <w:right w:w="70.0" w:type="dxa"/>
            </w:tcMar>
            <w:vAlign w:val="center"/>
          </w:tcPr>
          <w:p w:rsidR="00000000" w:rsidDel="00000000" w:rsidP="00000000" w:rsidRDefault="00000000" w:rsidRPr="00000000" w14:paraId="00000151">
            <w:pPr>
              <w:jc w:val="center"/>
              <w:rPr/>
            </w:pPr>
            <w:r w:rsidDel="00000000" w:rsidR="00000000" w:rsidRPr="00000000">
              <w:rPr>
                <w:rFonts w:ascii="Bookman Old Style" w:cs="Bookman Old Style" w:eastAsia="Bookman Old Style" w:hAnsi="Bookman Old Style"/>
                <w:b w:val="1"/>
                <w:bCs w:val="1"/>
                <w:sz w:val="23"/>
                <w:szCs w:val="23"/>
                <w:rtl w:val="0"/>
              </w:rPr>
              <w:t xml:space="preserve">360</w:t>
            </w:r>
            <w:r w:rsidDel="00000000" w:rsidR="00000000" w:rsidRPr="00000000">
              <w:rPr>
                <w:rtl w:val="0"/>
              </w:rPr>
            </w:r>
          </w:p>
        </w:tc>
      </w:tr>
      <w:tr>
        <w:trPr>
          <w:cantSplit w:val="1"/>
          <w:tblHeader w:val="0"/>
        </w:trPr>
        <w:tc>
          <w:tcPr>
            <w:tcBorders>
              <w:top w:color="000000" w:space="0" w:sz="4" w:val="single"/>
            </w:tcBorders>
            <w:tcMar>
              <w:top w:w="60.0" w:type="dxa"/>
              <w:left w:w="70.0" w:type="dxa"/>
              <w:bottom w:w="60.0" w:type="dxa"/>
              <w:right w:w="70.0" w:type="dxa"/>
            </w:tcMar>
            <w:vAlign w:val="center"/>
          </w:tcPr>
          <w:p w:rsidR="00000000" w:rsidDel="00000000" w:rsidP="00000000" w:rsidRDefault="00000000" w:rsidRPr="00000000" w14:paraId="00000152">
            <w:pPr>
              <w:jc w:val="center"/>
              <w:rPr/>
            </w:pPr>
            <w:r w:rsidDel="00000000" w:rsidR="00000000" w:rsidRPr="00000000">
              <w:rPr>
                <w:rFonts w:ascii="Bookman Old Style" w:cs="Bookman Old Style" w:eastAsia="Bookman Old Style" w:hAnsi="Bookman Old Style"/>
                <w:b w:val="1"/>
                <w:bCs w:val="1"/>
                <w:sz w:val="23"/>
                <w:szCs w:val="23"/>
                <w:rtl w:val="0"/>
              </w:rPr>
              <w:t xml:space="preserve">III.</w:t>
            </w:r>
            <w:r w:rsidDel="00000000" w:rsidR="00000000" w:rsidRPr="00000000">
              <w:rPr>
                <w:rtl w:val="0"/>
              </w:rPr>
            </w:r>
          </w:p>
        </w:tc>
        <w:tc>
          <w:tcPr>
            <w:tcBorders>
              <w:top w:color="000000" w:space="0" w:sz="4" w:val="single"/>
            </w:tcBorders>
            <w:tcMar>
              <w:top w:w="60.0" w:type="dxa"/>
              <w:left w:w="70.0" w:type="dxa"/>
              <w:bottom w:w="60.0" w:type="dxa"/>
              <w:right w:w="70.0" w:type="dxa"/>
            </w:tcMar>
            <w:vAlign w:val="center"/>
          </w:tcPr>
          <w:p w:rsidR="00000000" w:rsidDel="00000000" w:rsidP="00000000" w:rsidRDefault="00000000" w:rsidRPr="00000000" w14:paraId="00000153">
            <w:pPr>
              <w:rPr/>
            </w:pPr>
            <w:r w:rsidDel="00000000" w:rsidR="00000000" w:rsidRPr="00000000">
              <w:rPr>
                <w:rFonts w:ascii="Bookman Old Style" w:cs="Bookman Old Style" w:eastAsia="Bookman Old Style" w:hAnsi="Bookman Old Style"/>
                <w:b w:val="1"/>
                <w:bCs w:val="1"/>
                <w:sz w:val="23"/>
                <w:szCs w:val="23"/>
                <w:rtl w:val="0"/>
              </w:rPr>
              <w:t xml:space="preserve">On The Job Training (OJT) / Pendampingan</w:t>
            </w:r>
            <w:r w:rsidDel="00000000" w:rsidR="00000000" w:rsidRPr="00000000">
              <w:rPr>
                <w:rtl w:val="0"/>
              </w:rPr>
            </w:r>
          </w:p>
        </w:tc>
        <w:tc>
          <w:tcPr>
            <w:tcBorders>
              <w:top w:color="000000" w:space="0" w:sz="4" w:val="single"/>
            </w:tcBorders>
            <w:tcMar>
              <w:top w:w="60.0" w:type="dxa"/>
              <w:left w:w="70.0" w:type="dxa"/>
              <w:bottom w:w="60.0" w:type="dxa"/>
              <w:right w:w="70.0" w:type="dxa"/>
            </w:tcMar>
            <w:vAlign w:val="center"/>
          </w:tcPr>
          <w:p w:rsidR="00000000" w:rsidDel="00000000" w:rsidP="00000000" w:rsidRDefault="00000000" w:rsidRPr="00000000" w14:paraId="00000154">
            <w:pPr>
              <w:jc w:val="center"/>
              <w:rPr/>
            </w:pPr>
            <w:r w:rsidDel="00000000" w:rsidR="00000000" w:rsidRPr="00000000">
              <w:rPr>
                <w:rtl w:val="0"/>
              </w:rPr>
            </w:r>
          </w:p>
        </w:tc>
        <w:tc>
          <w:tcPr>
            <w:tcBorders>
              <w:top w:color="000000" w:space="0" w:sz="4" w:val="single"/>
            </w:tcBorders>
            <w:tcMar>
              <w:top w:w="60.0" w:type="dxa"/>
              <w:left w:w="70.0" w:type="dxa"/>
              <w:bottom w:w="60.0" w:type="dxa"/>
              <w:right w:w="70.0" w:type="dxa"/>
            </w:tcMar>
            <w:vAlign w:val="center"/>
          </w:tcPr>
          <w:p w:rsidR="00000000" w:rsidDel="00000000" w:rsidP="00000000" w:rsidRDefault="00000000" w:rsidRPr="00000000" w14:paraId="00000155">
            <w:pPr>
              <w:jc w:val="center"/>
              <w:rPr/>
            </w:pPr>
            <w:r w:rsidDel="00000000" w:rsidR="00000000" w:rsidRPr="00000000">
              <w:rPr>
                <w:rtl w:val="0"/>
              </w:rPr>
            </w:r>
          </w:p>
        </w:tc>
        <w:tc>
          <w:tcPr>
            <w:tcBorders>
              <w:top w:color="000000" w:space="0" w:sz="4" w:val="single"/>
            </w:tcBorders>
            <w:tcMar>
              <w:top w:w="60.0" w:type="dxa"/>
              <w:left w:w="70.0" w:type="dxa"/>
              <w:bottom w:w="60.0" w:type="dxa"/>
              <w:right w:w="70.0" w:type="dxa"/>
            </w:tcMar>
            <w:vAlign w:val="center"/>
          </w:tcPr>
          <w:p w:rsidR="00000000" w:rsidDel="00000000" w:rsidP="00000000" w:rsidRDefault="00000000" w:rsidRPr="00000000" w14:paraId="00000156">
            <w:pPr>
              <w:jc w:val="center"/>
              <w:rPr/>
            </w:pPr>
            <w:r w:rsidDel="00000000" w:rsidR="00000000" w:rsidRPr="00000000">
              <w:rPr>
                <w:rtl w:val="0"/>
              </w:rPr>
            </w:r>
          </w:p>
        </w:tc>
        <w:tc>
          <w:tcPr>
            <w:tcBorders>
              <w:top w:color="000000" w:space="0" w:sz="4" w:val="single"/>
            </w:tcBorders>
            <w:tcMar>
              <w:top w:w="60.0" w:type="dxa"/>
              <w:left w:w="70.0" w:type="dxa"/>
              <w:bottom w:w="60.0" w:type="dxa"/>
              <w:right w:w="70.0" w:type="dxa"/>
            </w:tcMar>
            <w:vAlign w:val="center"/>
          </w:tcPr>
          <w:p w:rsidR="00000000" w:rsidDel="00000000" w:rsidP="00000000" w:rsidRDefault="00000000" w:rsidRPr="00000000" w14:paraId="00000157">
            <w:pPr>
              <w:jc w:val="center"/>
              <w:rPr/>
            </w:pPr>
            <w:r w:rsidDel="00000000" w:rsidR="00000000" w:rsidRPr="00000000">
              <w:rPr>
                <w:rtl w:val="0"/>
              </w:rPr>
            </w:r>
          </w:p>
        </w:tc>
      </w:tr>
      <w:tr>
        <w:trPr>
          <w:cantSplit w:val="1"/>
          <w:tblHeader w:val="0"/>
        </w:trPr>
        <w:tc>
          <w:tcPr>
            <w:tcBorders>
              <w:top w:color="000000" w:space="0" w:sz="4" w:val="single"/>
            </w:tcBorders>
            <w:tcMar>
              <w:top w:w="60.0" w:type="dxa"/>
              <w:left w:w="70.0" w:type="dxa"/>
              <w:bottom w:w="60.0" w:type="dxa"/>
              <w:right w:w="70.0" w:type="dxa"/>
            </w:tcMar>
            <w:vAlign w:val="center"/>
          </w:tcPr>
          <w:p w:rsidR="00000000" w:rsidDel="00000000" w:rsidP="00000000" w:rsidRDefault="00000000" w:rsidRPr="00000000" w14:paraId="00000158">
            <w:pPr>
              <w:jc w:val="center"/>
              <w:rPr/>
            </w:pPr>
            <w:r w:rsidDel="00000000" w:rsidR="00000000" w:rsidRPr="00000000">
              <w:rPr>
                <w:rtl w:val="0"/>
              </w:rPr>
            </w:r>
          </w:p>
        </w:tc>
        <w:tc>
          <w:tcPr>
            <w:tcBorders>
              <w:top w:color="000000" w:space="0" w:sz="4" w:val="single"/>
            </w:tcBorders>
            <w:tcMar>
              <w:top w:w="60.0" w:type="dxa"/>
              <w:left w:w="70.0" w:type="dxa"/>
              <w:bottom w:w="60.0" w:type="dxa"/>
              <w:right w:w="70.0" w:type="dxa"/>
            </w:tcMar>
            <w:vAlign w:val="center"/>
          </w:tcPr>
          <w:p w:rsidR="00000000" w:rsidDel="00000000" w:rsidP="00000000" w:rsidRDefault="00000000" w:rsidRPr="00000000" w14:paraId="00000159">
            <w:pPr>
              <w:rPr/>
            </w:pPr>
            <w:r w:rsidDel="00000000" w:rsidR="00000000" w:rsidRPr="00000000">
              <w:rPr>
                <w:rFonts w:ascii="Bookman Old Style" w:cs="Bookman Old Style" w:eastAsia="Bookman Old Style" w:hAnsi="Bookman Old Style"/>
                <w:sz w:val="23"/>
                <w:szCs w:val="23"/>
                <w:rtl w:val="0"/>
              </w:rPr>
              <w:t xml:space="preserve">OJT/pendampingan dapat dilaksanakan di PLTSa mitra secara terintegrasi dalam alokasi praktik melalui observasi operasi, pembacaan parameter, pencatatan log sheet, dan praktik terbimbing sesuai izin serta batas kewenangan.</w:t>
            </w:r>
            <w:r w:rsidDel="00000000" w:rsidR="00000000" w:rsidRPr="00000000">
              <w:rPr>
                <w:rtl w:val="0"/>
              </w:rPr>
            </w:r>
          </w:p>
        </w:tc>
        <w:tc>
          <w:tcPr>
            <w:tcBorders>
              <w:top w:color="000000" w:space="0" w:sz="4" w:val="single"/>
            </w:tcBorders>
            <w:tcMar>
              <w:top w:w="60.0" w:type="dxa"/>
              <w:left w:w="70.0" w:type="dxa"/>
              <w:bottom w:w="60.0" w:type="dxa"/>
              <w:right w:w="70.0" w:type="dxa"/>
            </w:tcMar>
            <w:vAlign w:val="center"/>
          </w:tcPr>
          <w:p w:rsidR="00000000" w:rsidDel="00000000" w:rsidP="00000000" w:rsidRDefault="00000000" w:rsidRPr="00000000" w14:paraId="0000015A">
            <w:pPr>
              <w:jc w:val="center"/>
              <w:rPr/>
            </w:pPr>
            <w:r w:rsidDel="00000000" w:rsidR="00000000" w:rsidRPr="00000000">
              <w:rPr>
                <w:rFonts w:ascii="Bookman Old Style" w:cs="Bookman Old Style" w:eastAsia="Bookman Old Style" w:hAnsi="Bookman Old Style"/>
                <w:sz w:val="23"/>
                <w:szCs w:val="23"/>
                <w:rtl w:val="0"/>
              </w:rPr>
              <w:t xml:space="preserve">-</w:t>
            </w:r>
            <w:r w:rsidDel="00000000" w:rsidR="00000000" w:rsidRPr="00000000">
              <w:rPr>
                <w:rtl w:val="0"/>
              </w:rPr>
            </w:r>
          </w:p>
        </w:tc>
        <w:tc>
          <w:tcPr>
            <w:tcBorders>
              <w:top w:color="000000" w:space="0" w:sz="4" w:val="single"/>
            </w:tcBorders>
            <w:tcMar>
              <w:top w:w="60.0" w:type="dxa"/>
              <w:left w:w="70.0" w:type="dxa"/>
              <w:bottom w:w="60.0" w:type="dxa"/>
              <w:right w:w="70.0" w:type="dxa"/>
            </w:tcMar>
            <w:vAlign w:val="center"/>
          </w:tcPr>
          <w:p w:rsidR="00000000" w:rsidDel="00000000" w:rsidP="00000000" w:rsidRDefault="00000000" w:rsidRPr="00000000" w14:paraId="0000015B">
            <w:pPr>
              <w:jc w:val="center"/>
              <w:rPr/>
            </w:pPr>
            <w:r w:rsidDel="00000000" w:rsidR="00000000" w:rsidRPr="00000000">
              <w:rPr>
                <w:rFonts w:ascii="Bookman Old Style" w:cs="Bookman Old Style" w:eastAsia="Bookman Old Style" w:hAnsi="Bookman Old Style"/>
                <w:sz w:val="23"/>
                <w:szCs w:val="23"/>
                <w:rtl w:val="0"/>
              </w:rPr>
              <w:t xml:space="preserve">-</w:t>
            </w:r>
            <w:r w:rsidDel="00000000" w:rsidR="00000000" w:rsidRPr="00000000">
              <w:rPr>
                <w:rtl w:val="0"/>
              </w:rPr>
            </w:r>
          </w:p>
        </w:tc>
        <w:tc>
          <w:tcPr>
            <w:tcBorders>
              <w:top w:color="000000" w:space="0" w:sz="4" w:val="single"/>
            </w:tcBorders>
            <w:tcMar>
              <w:top w:w="60.0" w:type="dxa"/>
              <w:left w:w="70.0" w:type="dxa"/>
              <w:bottom w:w="60.0" w:type="dxa"/>
              <w:right w:w="70.0" w:type="dxa"/>
            </w:tcMar>
            <w:vAlign w:val="center"/>
          </w:tcPr>
          <w:p w:rsidR="00000000" w:rsidDel="00000000" w:rsidP="00000000" w:rsidRDefault="00000000" w:rsidRPr="00000000" w14:paraId="0000015C">
            <w:pPr>
              <w:jc w:val="center"/>
              <w:rPr/>
            </w:pPr>
            <w:r w:rsidDel="00000000" w:rsidR="00000000" w:rsidRPr="00000000">
              <w:rPr>
                <w:rFonts w:ascii="Bookman Old Style" w:cs="Bookman Old Style" w:eastAsia="Bookman Old Style" w:hAnsi="Bookman Old Style"/>
                <w:sz w:val="23"/>
                <w:szCs w:val="23"/>
                <w:rtl w:val="0"/>
              </w:rPr>
              <w:t xml:space="preserve">-</w:t>
            </w:r>
            <w:r w:rsidDel="00000000" w:rsidR="00000000" w:rsidRPr="00000000">
              <w:rPr>
                <w:rtl w:val="0"/>
              </w:rPr>
            </w:r>
          </w:p>
        </w:tc>
        <w:tc>
          <w:tcPr>
            <w:tcBorders>
              <w:top w:color="000000" w:space="0" w:sz="4" w:val="single"/>
            </w:tcBorders>
            <w:tcMar>
              <w:top w:w="60.0" w:type="dxa"/>
              <w:left w:w="70.0" w:type="dxa"/>
              <w:bottom w:w="60.0" w:type="dxa"/>
              <w:right w:w="70.0" w:type="dxa"/>
            </w:tcMar>
            <w:vAlign w:val="center"/>
          </w:tcPr>
          <w:p w:rsidR="00000000" w:rsidDel="00000000" w:rsidP="00000000" w:rsidRDefault="00000000" w:rsidRPr="00000000" w14:paraId="0000015D">
            <w:pPr>
              <w:jc w:val="center"/>
              <w:rPr/>
            </w:pPr>
            <w:r w:rsidDel="00000000" w:rsidR="00000000" w:rsidRPr="00000000">
              <w:rPr>
                <w:rFonts w:ascii="Bookman Old Style" w:cs="Bookman Old Style" w:eastAsia="Bookman Old Style" w:hAnsi="Bookman Old Style"/>
                <w:sz w:val="23"/>
                <w:szCs w:val="23"/>
                <w:rtl w:val="0"/>
              </w:rPr>
              <w:t xml:space="preserve">-</w:t>
            </w:r>
            <w:r w:rsidDel="00000000" w:rsidR="00000000" w:rsidRPr="00000000">
              <w:rPr>
                <w:rtl w:val="0"/>
              </w:rPr>
            </w:r>
          </w:p>
        </w:tc>
      </w:tr>
    </w:tbl>
    <w:p w:rsidR="00000000" w:rsidDel="00000000" w:rsidP="00000000" w:rsidRDefault="00000000" w:rsidRPr="00000000" w14:paraId="0000015E">
      <w:pPr>
        <w:tabs>
          <w:tab w:val="left" w:leader="none" w:pos="709"/>
        </w:tabs>
        <w:spacing w:after="0" w:line="240" w:lineRule="auto"/>
        <w:rPr>
          <w:rFonts w:ascii="Bookman Old Style" w:cs="Bookman Old Style" w:eastAsia="Bookman Old Style" w:hAnsi="Bookman Old Style"/>
          <w:sz w:val="24"/>
          <w:szCs w:val="24"/>
        </w:rPr>
        <w:sectPr>
          <w:footerReference r:id="rId10" w:type="default"/>
          <w:pgSz w:h="16838" w:w="11906" w:orient="portrait"/>
          <w:pgMar w:bottom="1135" w:top="1134" w:left="1440" w:right="1440" w:header="708" w:footer="708"/>
          <w:pgNumType w:start="0"/>
          <w:titlePg w:val="1"/>
        </w:sectPr>
      </w:pPr>
      <w:r w:rsidDel="00000000" w:rsidR="00000000" w:rsidRPr="00000000">
        <w:rPr>
          <w:rtl w:val="0"/>
        </w:rPr>
      </w:r>
    </w:p>
    <w:p w:rsidR="00000000" w:rsidDel="00000000" w:rsidP="00000000" w:rsidRDefault="00000000" w:rsidRPr="00000000" w14:paraId="0000015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tabs>
          <w:tab w:val="left" w:leader="none" w:pos="709"/>
        </w:tabs>
        <w:spacing w:after="160" w:before="0" w:line="240" w:lineRule="auto"/>
        <w:ind w:left="709" w:right="0" w:hanging="709"/>
        <w:jc w:val="left"/>
        <w:rPr>
          <w:rFonts w:ascii="Bookman Old Style" w:cs="Bookman Old Style" w:eastAsia="Bookman Old Style" w:hAnsi="Bookman Old Style"/>
          <w:b w:val="1"/>
          <w:bCs w:val="1"/>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4"/>
          <w:szCs w:val="24"/>
          <w:u w:val="none"/>
          <w:shd w:fill="auto" w:val="clear"/>
          <w:vertAlign w:val="baseline"/>
          <w:rtl w:val="0"/>
        </w:rPr>
        <w:t xml:space="preserve">SILABUS</w:t>
      </w:r>
    </w:p>
    <w:p w:rsidR="00000000" w:rsidDel="00000000" w:rsidP="00000000" w:rsidRDefault="00000000" w:rsidRPr="00000000" w14:paraId="00000160">
      <w:pPr>
        <w:tabs>
          <w:tab w:val="left" w:leader="none" w:pos="709"/>
        </w:tabs>
        <w:spacing w:after="0" w:line="240" w:lineRule="auto"/>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tabs>
          <w:tab w:val="left" w:leader="none" w:pos="709"/>
        </w:tabs>
        <w:spacing w:after="120" w:before="0" w:line="240" w:lineRule="auto"/>
        <w:ind w:left="720" w:right="0" w:hanging="720"/>
        <w:jc w:val="left"/>
        <w:rPr>
          <w:rFonts w:ascii="Bookman Old Style" w:cs="Bookman Old Style" w:eastAsia="Bookman Old Style" w:hAnsi="Bookman Old Style"/>
          <w:b w:val="1"/>
          <w:bCs w:val="1"/>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4"/>
          <w:szCs w:val="24"/>
          <w:u w:val="none"/>
          <w:shd w:fill="auto" w:val="clear"/>
          <w:vertAlign w:val="baseline"/>
          <w:rtl w:val="0"/>
        </w:rPr>
        <w:t xml:space="preserve">Kelompok Unit Kompetensi Inti</w:t>
      </w:r>
    </w:p>
    <w:p w:rsidR="00000000" w:rsidDel="00000000" w:rsidP="00000000" w:rsidRDefault="00000000" w:rsidRPr="00000000" w14:paraId="00000162">
      <w:pPr>
        <w:tabs>
          <w:tab w:val="left" w:leader="none" w:pos="709"/>
        </w:tabs>
        <w:spacing w:after="0" w:line="240" w:lineRule="auto"/>
        <w:rPr>
          <w:rFonts w:ascii="Bookman Old Style" w:cs="Bookman Old Style" w:eastAsia="Bookman Old Style" w:hAnsi="Bookman Old Style"/>
          <w:b w:val="1"/>
          <w:bCs w:val="1"/>
          <w:sz w:val="24"/>
          <w:szCs w:val="24"/>
        </w:rPr>
      </w:pPr>
      <w:r w:rsidDel="00000000" w:rsidR="00000000" w:rsidRPr="00000000">
        <w:rPr>
          <w:rtl w:val="0"/>
        </w:rPr>
      </w:r>
    </w:p>
    <w:tbl>
      <w:tblPr>
        <w:tblStyle w:val="Table3"/>
        <w:tblW w:w="138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60"/>
        <w:gridCol w:w="2500"/>
        <w:gridCol w:w="360"/>
        <w:gridCol w:w="10235"/>
        <w:tblGridChange w:id="0">
          <w:tblGrid>
            <w:gridCol w:w="760"/>
            <w:gridCol w:w="2500"/>
            <w:gridCol w:w="360"/>
            <w:gridCol w:w="10235"/>
          </w:tblGrid>
        </w:tblGridChange>
      </w:tblGrid>
      <w:tr>
        <w:trPr>
          <w:cantSplit w:val="1"/>
          <w:tblHeader w:val="0"/>
        </w:trPr>
        <w:tc>
          <w:tcPr>
            <w:vMerge w:val="restart"/>
            <w:tcMar>
              <w:top w:w="35.0" w:type="dxa"/>
              <w:left w:w="55.0" w:type="dxa"/>
              <w:bottom w:w="35.0" w:type="dxa"/>
              <w:right w:w="55.0" w:type="dxa"/>
            </w:tcMar>
          </w:tcPr>
          <w:p w:rsidR="00000000" w:rsidDel="00000000" w:rsidP="00000000" w:rsidRDefault="00000000" w:rsidRPr="00000000" w14:paraId="00000163">
            <w:pPr>
              <w:rPr/>
            </w:pPr>
            <w:r w:rsidDel="00000000" w:rsidR="00000000" w:rsidRPr="00000000">
              <w:rPr>
                <w:rFonts w:ascii="Bookman Old Style" w:cs="Bookman Old Style" w:eastAsia="Bookman Old Style" w:hAnsi="Bookman Old Style"/>
                <w:rtl w:val="0"/>
              </w:rPr>
              <w:t xml:space="preserve">1.1.</w:t>
            </w: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164">
            <w:pPr>
              <w:rPr/>
            </w:pPr>
            <w:r w:rsidDel="00000000" w:rsidR="00000000" w:rsidRPr="00000000">
              <w:rPr>
                <w:rFonts w:ascii="Bookman Old Style" w:cs="Bookman Old Style" w:eastAsia="Bookman Old Style" w:hAnsi="Bookman Old Style"/>
                <w:rtl w:val="0"/>
              </w:rPr>
              <w:t xml:space="preserve">Judul Unit Kompetensi</w:t>
            </w: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165">
            <w:pPr>
              <w:jc w:val="center"/>
              <w:rPr/>
            </w:pPr>
            <w:r w:rsidDel="00000000" w:rsidR="00000000" w:rsidRPr="00000000">
              <w:rPr>
                <w:rFonts w:ascii="Bookman Old Style" w:cs="Bookman Old Style" w:eastAsia="Bookman Old Style" w:hAnsi="Bookman Old Style"/>
                <w:rtl w:val="0"/>
              </w:rPr>
              <w:t xml:space="preserve">:</w:t>
            </w:r>
            <w:r w:rsidDel="00000000" w:rsidR="00000000" w:rsidRPr="00000000">
              <w:rPr>
                <w:rtl w:val="0"/>
              </w:rPr>
            </w:r>
          </w:p>
        </w:tc>
        <w:tc>
          <w:tcPr>
            <w:tcMar>
              <w:top w:w="35.0" w:type="dxa"/>
              <w:left w:w="55.0" w:type="dxa"/>
              <w:bottom w:w="35.0" w:type="dxa"/>
              <w:right w:w="55.0" w:type="dxa"/>
            </w:tcMar>
          </w:tcPr>
          <w:p w:rsidR="00000000" w:rsidDel="00000000" w:rsidP="00000000" w:rsidRDefault="00000000" w:rsidRPr="00000000" w14:paraId="00000166">
            <w:pPr>
              <w:rPr/>
            </w:pPr>
            <w:r w:rsidDel="00000000" w:rsidR="00000000" w:rsidRPr="00000000">
              <w:rPr>
                <w:rFonts w:ascii="Bookman Old Style" w:cs="Bookman Old Style" w:eastAsia="Bookman Old Style" w:hAnsi="Bookman Old Style"/>
                <w:rtl w:val="0"/>
              </w:rPr>
              <w:t xml:space="preserve">Memproses Penerimaan Sampah</w:t>
            </w:r>
            <w:r w:rsidDel="00000000" w:rsidR="00000000" w:rsidRPr="00000000">
              <w:rPr>
                <w:rtl w:val="0"/>
              </w:rPr>
            </w:r>
          </w:p>
        </w:tc>
      </w:tr>
      <w:tr>
        <w:trPr>
          <w:cantSplit w:val="1"/>
          <w:tblHeader w:val="0"/>
        </w:trPr>
        <w:tc>
          <w:tcPr>
            <w:vMerge w:val="continue"/>
            <w:tcMar>
              <w:top w:w="35.0" w:type="dxa"/>
              <w:left w:w="55.0" w:type="dxa"/>
              <w:bottom w:w="35.0" w:type="dxa"/>
              <w:right w:w="55.0" w:type="dxa"/>
            </w:tcMar>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168">
            <w:pPr>
              <w:rPr/>
            </w:pPr>
            <w:r w:rsidDel="00000000" w:rsidR="00000000" w:rsidRPr="00000000">
              <w:rPr>
                <w:rFonts w:ascii="Bookman Old Style" w:cs="Bookman Old Style" w:eastAsia="Bookman Old Style" w:hAnsi="Bookman Old Style"/>
                <w:rtl w:val="0"/>
              </w:rPr>
              <w:t xml:space="preserve">Kode</w:t>
            </w: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169">
            <w:pPr>
              <w:jc w:val="center"/>
              <w:rPr/>
            </w:pPr>
            <w:r w:rsidDel="00000000" w:rsidR="00000000" w:rsidRPr="00000000">
              <w:rPr>
                <w:rFonts w:ascii="Bookman Old Style" w:cs="Bookman Old Style" w:eastAsia="Bookman Old Style" w:hAnsi="Bookman Old Style"/>
                <w:rtl w:val="0"/>
              </w:rPr>
              <w:t xml:space="preserve">:</w:t>
            </w:r>
            <w:r w:rsidDel="00000000" w:rsidR="00000000" w:rsidRPr="00000000">
              <w:rPr>
                <w:rtl w:val="0"/>
              </w:rPr>
            </w:r>
          </w:p>
        </w:tc>
        <w:tc>
          <w:tcPr>
            <w:tcMar>
              <w:top w:w="35.0" w:type="dxa"/>
              <w:left w:w="55.0" w:type="dxa"/>
              <w:bottom w:w="35.0" w:type="dxa"/>
              <w:right w:w="55.0" w:type="dxa"/>
            </w:tcMar>
          </w:tcPr>
          <w:p w:rsidR="00000000" w:rsidDel="00000000" w:rsidP="00000000" w:rsidRDefault="00000000" w:rsidRPr="00000000" w14:paraId="0000016A">
            <w:pPr>
              <w:rPr/>
            </w:pPr>
            <w:r w:rsidDel="00000000" w:rsidR="00000000" w:rsidRPr="00000000">
              <w:rPr>
                <w:rFonts w:ascii="Bookman Old Style" w:cs="Bookman Old Style" w:eastAsia="Bookman Old Style" w:hAnsi="Bookman Old Style"/>
                <w:rtl w:val="0"/>
              </w:rPr>
              <w:t xml:space="preserve">E.38SPH02.014.01</w:t>
            </w:r>
            <w:r w:rsidDel="00000000" w:rsidR="00000000" w:rsidRPr="00000000">
              <w:rPr>
                <w:rtl w:val="0"/>
              </w:rPr>
            </w:r>
          </w:p>
        </w:tc>
      </w:tr>
      <w:tr>
        <w:trPr>
          <w:cantSplit w:val="1"/>
          <w:tblHeader w:val="0"/>
        </w:trPr>
        <w:tc>
          <w:tcPr>
            <w:vMerge w:val="continue"/>
            <w:tcMar>
              <w:top w:w="35.0" w:type="dxa"/>
              <w:left w:w="55.0" w:type="dxa"/>
              <w:bottom w:w="35.0" w:type="dxa"/>
              <w:right w:w="55.0" w:type="dxa"/>
            </w:tcMar>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16C">
            <w:pPr>
              <w:rPr/>
            </w:pPr>
            <w:r w:rsidDel="00000000" w:rsidR="00000000" w:rsidRPr="00000000">
              <w:rPr>
                <w:rFonts w:ascii="Bookman Old Style" w:cs="Bookman Old Style" w:eastAsia="Bookman Old Style" w:hAnsi="Bookman Old Style"/>
                <w:rtl w:val="0"/>
              </w:rPr>
              <w:t xml:space="preserve">Perkiraan Waktu</w:t>
            </w: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16D">
            <w:pPr>
              <w:jc w:val="center"/>
              <w:rPr/>
            </w:pPr>
            <w:r w:rsidDel="00000000" w:rsidR="00000000" w:rsidRPr="00000000">
              <w:rPr>
                <w:rFonts w:ascii="Bookman Old Style" w:cs="Bookman Old Style" w:eastAsia="Bookman Old Style" w:hAnsi="Bookman Old Style"/>
                <w:rtl w:val="0"/>
              </w:rPr>
              <w:t xml:space="preserve">:</w:t>
            </w:r>
            <w:r w:rsidDel="00000000" w:rsidR="00000000" w:rsidRPr="00000000">
              <w:rPr>
                <w:rtl w:val="0"/>
              </w:rPr>
            </w:r>
          </w:p>
        </w:tc>
        <w:tc>
          <w:tcPr>
            <w:tcMar>
              <w:top w:w="35.0" w:type="dxa"/>
              <w:left w:w="55.0" w:type="dxa"/>
              <w:bottom w:w="35.0" w:type="dxa"/>
              <w:right w:w="55.0" w:type="dxa"/>
            </w:tcMar>
          </w:tcPr>
          <w:p w:rsidR="00000000" w:rsidDel="00000000" w:rsidP="00000000" w:rsidRDefault="00000000" w:rsidRPr="00000000" w14:paraId="0000016E">
            <w:pPr>
              <w:rPr/>
            </w:pPr>
            <w:r w:rsidDel="00000000" w:rsidR="00000000" w:rsidRPr="00000000">
              <w:rPr>
                <w:rFonts w:ascii="Bookman Old Style" w:cs="Bookman Old Style" w:eastAsia="Bookman Old Style" w:hAnsi="Bookman Old Style"/>
                <w:rtl w:val="0"/>
              </w:rPr>
              <w:t xml:space="preserve">16 JP @ 45 menit</w:t>
            </w:r>
            <w:r w:rsidDel="00000000" w:rsidR="00000000" w:rsidRPr="00000000">
              <w:rPr>
                <w:rtl w:val="0"/>
              </w:rPr>
            </w:r>
          </w:p>
        </w:tc>
      </w:tr>
      <w:tr>
        <w:trPr>
          <w:cantSplit w:val="1"/>
          <w:tblHeader w:val="0"/>
        </w:trPr>
        <w:tc>
          <w:tcPr>
            <w:vMerge w:val="continue"/>
            <w:tcMar>
              <w:top w:w="35.0" w:type="dxa"/>
              <w:left w:w="55.0" w:type="dxa"/>
              <w:bottom w:w="35.0" w:type="dxa"/>
              <w:right w:w="55.0" w:type="dxa"/>
            </w:tcMar>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170">
            <w:pPr>
              <w:rPr/>
            </w:pPr>
            <w:r w:rsidDel="00000000" w:rsidR="00000000" w:rsidRPr="00000000">
              <w:rPr>
                <w:rFonts w:ascii="Bookman Old Style" w:cs="Bookman Old Style" w:eastAsia="Bookman Old Style" w:hAnsi="Bookman Old Style"/>
                <w:rtl w:val="0"/>
              </w:rPr>
              <w:t xml:space="preserve">Metode</w:t>
            </w: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171">
            <w:pPr>
              <w:jc w:val="center"/>
              <w:rPr/>
            </w:pPr>
            <w:r w:rsidDel="00000000" w:rsidR="00000000" w:rsidRPr="00000000">
              <w:rPr>
                <w:rFonts w:ascii="Bookman Old Style" w:cs="Bookman Old Style" w:eastAsia="Bookman Old Style" w:hAnsi="Bookman Old Style"/>
                <w:rtl w:val="0"/>
              </w:rPr>
              <w:t xml:space="preserve">:</w:t>
            </w:r>
            <w:r w:rsidDel="00000000" w:rsidR="00000000" w:rsidRPr="00000000">
              <w:rPr>
                <w:rtl w:val="0"/>
              </w:rPr>
            </w:r>
          </w:p>
        </w:tc>
        <w:tc>
          <w:tcPr>
            <w:tcMar>
              <w:top w:w="35.0" w:type="dxa"/>
              <w:left w:w="55.0" w:type="dxa"/>
              <w:bottom w:w="35.0" w:type="dxa"/>
              <w:right w:w="55.0" w:type="dxa"/>
            </w:tcMar>
          </w:tcPr>
          <w:p w:rsidR="00000000" w:rsidDel="00000000" w:rsidP="00000000" w:rsidRDefault="00000000" w:rsidRPr="00000000" w14:paraId="00000172">
            <w:pPr>
              <w:rPr/>
            </w:pPr>
            <w:r w:rsidDel="00000000" w:rsidR="00000000" w:rsidRPr="00000000">
              <w:rPr>
                <w:rFonts w:ascii="Bookman Old Style" w:cs="Bookman Old Style" w:eastAsia="Bookman Old Style" w:hAnsi="Bookman Old Style"/>
                <w:rtl w:val="0"/>
              </w:rPr>
              <w:t xml:space="preserve">Luring</w:t>
            </w:r>
            <w:r w:rsidDel="00000000" w:rsidR="00000000" w:rsidRPr="00000000">
              <w:rPr>
                <w:rtl w:val="0"/>
              </w:rPr>
            </w:r>
          </w:p>
        </w:tc>
      </w:tr>
      <w:tr>
        <w:trPr>
          <w:cantSplit w:val="1"/>
          <w:tblHeader w:val="0"/>
        </w:trPr>
        <w:tc>
          <w:tcPr>
            <w:vMerge w:val="continue"/>
            <w:tcMar>
              <w:top w:w="35.0" w:type="dxa"/>
              <w:left w:w="55.0" w:type="dxa"/>
              <w:bottom w:w="35.0" w:type="dxa"/>
              <w:right w:w="55.0" w:type="dxa"/>
            </w:tcMar>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174">
            <w:pPr>
              <w:rPr/>
            </w:pPr>
            <w:r w:rsidDel="00000000" w:rsidR="00000000" w:rsidRPr="00000000">
              <w:rPr>
                <w:rFonts w:ascii="Bookman Old Style" w:cs="Bookman Old Style" w:eastAsia="Bookman Old Style" w:hAnsi="Bookman Old Style"/>
                <w:rtl w:val="0"/>
              </w:rPr>
              <w:t xml:space="preserve">Capaian</w:t>
            </w: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175">
            <w:pPr>
              <w:jc w:val="center"/>
              <w:rPr/>
            </w:pPr>
            <w:r w:rsidDel="00000000" w:rsidR="00000000" w:rsidRPr="00000000">
              <w:rPr>
                <w:rFonts w:ascii="Bookman Old Style" w:cs="Bookman Old Style" w:eastAsia="Bookman Old Style" w:hAnsi="Bookman Old Style"/>
                <w:rtl w:val="0"/>
              </w:rPr>
              <w:t xml:space="preserve">:</w:t>
            </w:r>
            <w:r w:rsidDel="00000000" w:rsidR="00000000" w:rsidRPr="00000000">
              <w:rPr>
                <w:rtl w:val="0"/>
              </w:rPr>
            </w:r>
          </w:p>
        </w:tc>
        <w:tc>
          <w:tcPr>
            <w:tcMar>
              <w:top w:w="35.0" w:type="dxa"/>
              <w:left w:w="55.0" w:type="dxa"/>
              <w:bottom w:w="35.0" w:type="dxa"/>
              <w:right w:w="55.0" w:type="dxa"/>
            </w:tcMar>
          </w:tcPr>
          <w:p w:rsidR="00000000" w:rsidDel="00000000" w:rsidP="00000000" w:rsidRDefault="00000000" w:rsidRPr="00000000" w14:paraId="00000176">
            <w:pPr>
              <w:rPr/>
            </w:pPr>
            <w:r w:rsidDel="00000000" w:rsidR="00000000" w:rsidRPr="00000000">
              <w:rPr>
                <w:rFonts w:ascii="Bookman Old Style" w:cs="Bookman Old Style" w:eastAsia="Bookman Old Style" w:hAnsi="Bookman Old Style"/>
                <w:rtl w:val="0"/>
              </w:rPr>
              <w:t xml:space="preserve">Terlaksananya pemrosesan penerimaan sampah sesuai prosedur dan ketentuan secara cermat dan taat.</w:t>
            </w:r>
            <w:r w:rsidDel="00000000" w:rsidR="00000000" w:rsidRPr="00000000">
              <w:rPr>
                <w:rtl w:val="0"/>
              </w:rPr>
            </w:r>
          </w:p>
        </w:tc>
      </w:tr>
    </w:tbl>
    <w:p w:rsidR="00000000" w:rsidDel="00000000" w:rsidP="00000000" w:rsidRDefault="00000000" w:rsidRPr="00000000" w14:paraId="00000177">
      <w:pPr>
        <w:spacing w:after="0" w:line="20" w:lineRule="auto"/>
        <w:rPr>
          <w:sz w:val="2"/>
          <w:szCs w:val="2"/>
        </w:rPr>
      </w:pPr>
      <w:r w:rsidDel="00000000" w:rsidR="00000000" w:rsidRPr="00000000">
        <w:rPr>
          <w:rtl w:val="0"/>
        </w:rPr>
      </w:r>
    </w:p>
    <w:tbl>
      <w:tblPr>
        <w:tblStyle w:val="Table4"/>
        <w:tblW w:w="1390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0"/>
        <w:gridCol w:w="1550"/>
        <w:gridCol w:w="450"/>
        <w:gridCol w:w="2050"/>
        <w:gridCol w:w="2350"/>
        <w:gridCol w:w="2700"/>
        <w:gridCol w:w="450"/>
        <w:gridCol w:w="3300"/>
        <w:gridCol w:w="651"/>
        <w:tblGridChange w:id="0">
          <w:tblGrid>
            <w:gridCol w:w="400"/>
            <w:gridCol w:w="1550"/>
            <w:gridCol w:w="450"/>
            <w:gridCol w:w="2050"/>
            <w:gridCol w:w="2350"/>
            <w:gridCol w:w="2700"/>
            <w:gridCol w:w="450"/>
            <w:gridCol w:w="3300"/>
            <w:gridCol w:w="651"/>
          </w:tblGrid>
        </w:tblGridChange>
      </w:tblGrid>
      <w:tr>
        <w:trPr>
          <w:cantSplit w:val="1"/>
          <w:tblHeader w:val="1"/>
        </w:trPr>
        <w:tc>
          <w:tcPr>
            <w:gridSpan w:val="2"/>
            <w:tcMar>
              <w:top w:w="30.0" w:type="dxa"/>
              <w:left w:w="35.0" w:type="dxa"/>
              <w:bottom w:w="30.0" w:type="dxa"/>
              <w:right w:w="35.0" w:type="dxa"/>
            </w:tcMar>
          </w:tcPr>
          <w:p w:rsidR="00000000" w:rsidDel="00000000" w:rsidP="00000000" w:rsidRDefault="00000000" w:rsidRPr="00000000" w14:paraId="00000178">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0"/>
                <w:szCs w:val="20"/>
                <w:rtl w:val="0"/>
              </w:rPr>
              <w:t xml:space="preserve">Elemen</w:t>
              <w:br w:type="textWrapping"/>
              <w:t xml:space="preserve">Kompetensi</w:t>
            </w:r>
            <w:r w:rsidDel="00000000" w:rsidR="00000000" w:rsidRPr="00000000">
              <w:rPr>
                <w:rtl w:val="0"/>
              </w:rPr>
            </w:r>
          </w:p>
        </w:tc>
        <w:tc>
          <w:tcPr>
            <w:gridSpan w:val="2"/>
            <w:tcMar>
              <w:top w:w="30.0" w:type="dxa"/>
              <w:left w:w="35.0" w:type="dxa"/>
              <w:bottom w:w="30.0" w:type="dxa"/>
              <w:right w:w="35.0" w:type="dxa"/>
            </w:tcMar>
          </w:tcPr>
          <w:p w:rsidR="00000000" w:rsidDel="00000000" w:rsidP="00000000" w:rsidRDefault="00000000" w:rsidRPr="00000000" w14:paraId="0000017A">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0"/>
                <w:szCs w:val="20"/>
                <w:rtl w:val="0"/>
              </w:rPr>
              <w:t xml:space="preserve">Kriteria</w:t>
              <w:br w:type="textWrapping"/>
              <w:t xml:space="preserve">Unjuk Kerja</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17C">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0"/>
                <w:szCs w:val="20"/>
                <w:rtl w:val="0"/>
              </w:rPr>
              <w:t xml:space="preserve">Indikator</w:t>
              <w:br w:type="textWrapping"/>
              <w:t xml:space="preserve">Unjuk Kerja</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17D">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0"/>
                <w:szCs w:val="20"/>
                <w:rtl w:val="0"/>
              </w:rPr>
              <w:t xml:space="preserve">Pengetahuan</w:t>
            </w:r>
            <w:r w:rsidDel="00000000" w:rsidR="00000000" w:rsidRPr="00000000">
              <w:rPr>
                <w:rtl w:val="0"/>
              </w:rPr>
            </w:r>
          </w:p>
        </w:tc>
        <w:tc>
          <w:tcPr>
            <w:gridSpan w:val="2"/>
            <w:tcMar>
              <w:top w:w="30.0" w:type="dxa"/>
              <w:left w:w="35.0" w:type="dxa"/>
              <w:bottom w:w="30.0" w:type="dxa"/>
              <w:right w:w="35.0" w:type="dxa"/>
            </w:tcMar>
          </w:tcPr>
          <w:p w:rsidR="00000000" w:rsidDel="00000000" w:rsidP="00000000" w:rsidRDefault="00000000" w:rsidRPr="00000000" w14:paraId="0000017E">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0"/>
                <w:szCs w:val="20"/>
                <w:rtl w:val="0"/>
              </w:rPr>
              <w:t xml:space="preserve">Keterampilan</w:t>
              <w:br w:type="textWrapping"/>
              <w:t xml:space="preserve">dan Sikap</w:t>
            </w:r>
            <w:r w:rsidDel="00000000" w:rsidR="00000000" w:rsidRPr="00000000">
              <w:rPr>
                <w:rtl w:val="0"/>
              </w:rPr>
            </w:r>
          </w:p>
        </w:tc>
        <w:tc>
          <w:tcPr>
            <w:tcMar>
              <w:top w:w="30.0" w:type="dxa"/>
              <w:left w:w="5.0" w:type="dxa"/>
              <w:bottom w:w="30.0" w:type="dxa"/>
              <w:right w:w="5.0" w:type="dxa"/>
            </w:tcMar>
          </w:tcPr>
          <w:p w:rsidR="00000000" w:rsidDel="00000000" w:rsidP="00000000" w:rsidRDefault="00000000" w:rsidRPr="00000000" w14:paraId="00000180">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16"/>
                <w:szCs w:val="16"/>
                <w:rtl w:val="0"/>
              </w:rPr>
              <w:t xml:space="preserve">Durasi</w:t>
            </w:r>
            <w:r w:rsidDel="00000000" w:rsidR="00000000" w:rsidRPr="00000000">
              <w:rPr>
                <w:rtl w:val="0"/>
              </w:rPr>
            </w:r>
          </w:p>
        </w:tc>
      </w:tr>
      <w:tr>
        <w:trPr>
          <w:cantSplit w:val="1"/>
          <w:tblHeader w:val="0"/>
        </w:trPr>
        <w:tc>
          <w:tcPr>
            <w:vMerge w:val="restart"/>
            <w:tcMar>
              <w:top w:w="30.0" w:type="dxa"/>
              <w:left w:w="35.0" w:type="dxa"/>
              <w:bottom w:w="30.0" w:type="dxa"/>
              <w:right w:w="35.0" w:type="dxa"/>
            </w:tcMar>
          </w:tcPr>
          <w:p w:rsidR="00000000" w:rsidDel="00000000" w:rsidP="00000000" w:rsidRDefault="00000000" w:rsidRPr="00000000" w14:paraId="00000181">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1.</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182">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Memeriksa dokumen pengiriman sampah</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183">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1.1</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184">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Dokumen pengiriman sampah diperiksa sesuai dengan prosedur.</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185">
            <w:pPr>
              <w:rPr/>
            </w:pPr>
            <w:r w:rsidDel="00000000" w:rsidR="00000000" w:rsidRPr="00000000">
              <w:rPr>
                <w:rFonts w:ascii="Bookman Old Style" w:cs="Bookman Old Style" w:eastAsia="Bookman Old Style" w:hAnsi="Bookman Old Style"/>
                <w:sz w:val="20"/>
                <w:szCs w:val="20"/>
                <w:rtl w:val="0"/>
              </w:rPr>
              <w:t xml:space="preserve">Terperiksanya dokumen pengiriman sampah dan tercatatnya hasil pemeriksaan dalam formulir laporan sesuai prosedur secara cermat.</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186">
            <w:pPr>
              <w:rPr/>
            </w:pPr>
            <w:r w:rsidDel="00000000" w:rsidR="00000000" w:rsidRPr="00000000">
              <w:rPr>
                <w:rFonts w:ascii="Bookman Old Style" w:cs="Bookman Old Style" w:eastAsia="Bookman Old Style" w:hAnsi="Bookman Old Style"/>
                <w:sz w:val="20"/>
                <w:szCs w:val="20"/>
                <w:rtl w:val="0"/>
              </w:rPr>
              <w:t xml:space="preserve">Penjelasan tentang:</w:t>
            </w:r>
            <w:r w:rsidDel="00000000" w:rsidR="00000000" w:rsidRPr="00000000">
              <w:rPr>
                <w:rtl w:val="0"/>
              </w:rPr>
            </w:r>
          </w:p>
          <w:p w:rsidR="00000000" w:rsidDel="00000000" w:rsidP="00000000" w:rsidRDefault="00000000" w:rsidRPr="00000000" w14:paraId="00000187">
            <w:pPr>
              <w:rPr/>
            </w:pPr>
            <w:r w:rsidDel="00000000" w:rsidR="00000000" w:rsidRPr="00000000">
              <w:rPr>
                <w:rFonts w:ascii="Bookman Old Style" w:cs="Bookman Old Style" w:eastAsia="Bookman Old Style" w:hAnsi="Bookman Old Style"/>
                <w:sz w:val="20"/>
                <w:szCs w:val="20"/>
                <w:rtl w:val="0"/>
              </w:rPr>
              <w:t xml:space="preserve">1. Ketentuan dan prosedur pemeriksaan dokumen pengiriman sampah</w:t>
            </w:r>
            <w:r w:rsidDel="00000000" w:rsidR="00000000" w:rsidRPr="00000000">
              <w:rPr>
                <w:rtl w:val="0"/>
              </w:rPr>
            </w:r>
          </w:p>
          <w:p w:rsidR="00000000" w:rsidDel="00000000" w:rsidP="00000000" w:rsidRDefault="00000000" w:rsidRPr="00000000" w14:paraId="00000188">
            <w:pPr>
              <w:rPr/>
            </w:pPr>
            <w:r w:rsidDel="00000000" w:rsidR="00000000" w:rsidRPr="00000000">
              <w:rPr>
                <w:rFonts w:ascii="Bookman Old Style" w:cs="Bookman Old Style" w:eastAsia="Bookman Old Style" w:hAnsi="Bookman Old Style"/>
                <w:sz w:val="20"/>
                <w:szCs w:val="20"/>
                <w:rtl w:val="0"/>
              </w:rPr>
              <w:t xml:space="preserve">2. Jenis dokumen dan formulir laporan penerimaan sampah</w:t>
            </w:r>
            <w:r w:rsidDel="00000000" w:rsidR="00000000" w:rsidRPr="00000000">
              <w:rPr>
                <w:rtl w:val="0"/>
              </w:rPr>
            </w:r>
          </w:p>
          <w:p w:rsidR="00000000" w:rsidDel="00000000" w:rsidP="00000000" w:rsidRDefault="00000000" w:rsidRPr="00000000" w14:paraId="00000189">
            <w:pPr>
              <w:rPr/>
            </w:pPr>
            <w:r w:rsidDel="00000000" w:rsidR="00000000" w:rsidRPr="00000000">
              <w:rPr>
                <w:rFonts w:ascii="Bookman Old Style" w:cs="Bookman Old Style" w:eastAsia="Bookman Old Style" w:hAnsi="Bookman Old Style"/>
                <w:sz w:val="20"/>
                <w:szCs w:val="20"/>
                <w:rtl w:val="0"/>
              </w:rPr>
              <w:t xml:space="preserve">3. Prosedur K3 pada kegiatan penerimaan sampah</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18A">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1.1</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18B">
            <w:pPr>
              <w:rPr/>
            </w:pPr>
            <w:r w:rsidDel="00000000" w:rsidR="00000000" w:rsidRPr="00000000">
              <w:rPr>
                <w:rFonts w:ascii="Bookman Old Style" w:cs="Bookman Old Style" w:eastAsia="Bookman Old Style" w:hAnsi="Bookman Old Style"/>
                <w:sz w:val="20"/>
                <w:szCs w:val="20"/>
                <w:rtl w:val="0"/>
              </w:rPr>
              <w:t xml:space="preserve">Memeriksa dokumen pengiriman sampah sesuai dengan prosedur secara cermat dan taat mengikuti prosedur.</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18C">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3 JP</w:t>
            </w:r>
            <w:r w:rsidDel="00000000" w:rsidR="00000000" w:rsidRPr="00000000">
              <w:rPr>
                <w:rtl w:val="0"/>
              </w:rPr>
            </w:r>
          </w:p>
        </w:tc>
      </w:tr>
      <w:tr>
        <w:trPr>
          <w:cantSplit w:val="1"/>
          <w:tblHeader w:val="0"/>
        </w:trPr>
        <w:tc>
          <w:tcPr>
            <w:vMerge w:val="continue"/>
            <w:tcMar>
              <w:top w:w="30.0" w:type="dxa"/>
              <w:left w:w="35.0" w:type="dxa"/>
              <w:bottom w:w="30.0" w:type="dxa"/>
              <w:right w:w="35.0" w:type="dxa"/>
            </w:tcMar>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18F">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1.2</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190">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Hasil pemeriksaan dokumen dicatat dalam formulir laporan sesuai dengan prosedur.</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193">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1.2</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194">
            <w:pPr>
              <w:rPr/>
            </w:pPr>
            <w:r w:rsidDel="00000000" w:rsidR="00000000" w:rsidRPr="00000000">
              <w:rPr>
                <w:rFonts w:ascii="Bookman Old Style" w:cs="Bookman Old Style" w:eastAsia="Bookman Old Style" w:hAnsi="Bookman Old Style"/>
                <w:sz w:val="20"/>
                <w:szCs w:val="20"/>
                <w:rtl w:val="0"/>
              </w:rPr>
              <w:t xml:space="preserve">Mencatat hasil pemeriksaan dokumen dalam formulir laporan sesuai dengan prosedur secara cermat dan taat mengikuti prosedur.</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blHeader w:val="0"/>
        </w:trPr>
        <w:tc>
          <w:tcPr>
            <w:vMerge w:val="restart"/>
            <w:tcMar>
              <w:top w:w="30.0" w:type="dxa"/>
              <w:left w:w="35.0" w:type="dxa"/>
              <w:bottom w:w="30.0" w:type="dxa"/>
              <w:right w:w="35.0" w:type="dxa"/>
            </w:tcMar>
          </w:tcPr>
          <w:p w:rsidR="00000000" w:rsidDel="00000000" w:rsidP="00000000" w:rsidRDefault="00000000" w:rsidRPr="00000000" w14:paraId="00000196">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2.</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197">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Memverifikasi pengiriman sampah</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198">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2.1</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199">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Kondisi, jenis, dan sumber sampah diperiksa sesuai dengan ketentuan.</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19A">
            <w:pPr>
              <w:rPr/>
            </w:pPr>
            <w:r w:rsidDel="00000000" w:rsidR="00000000" w:rsidRPr="00000000">
              <w:rPr>
                <w:rFonts w:ascii="Bookman Old Style" w:cs="Bookman Old Style" w:eastAsia="Bookman Old Style" w:hAnsi="Bookman Old Style"/>
                <w:sz w:val="20"/>
                <w:szCs w:val="20"/>
                <w:rtl w:val="0"/>
              </w:rPr>
              <w:t xml:space="preserve">Terverifikasinya kondisi, jenis, dan sumber sampah serta tertindaklanjutinya sampah masuk yang tidak sesuai berdasarkan ketentuan secara cermat.</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19B">
            <w:pPr>
              <w:rPr/>
            </w:pPr>
            <w:r w:rsidDel="00000000" w:rsidR="00000000" w:rsidRPr="00000000">
              <w:rPr>
                <w:rFonts w:ascii="Bookman Old Style" w:cs="Bookman Old Style" w:eastAsia="Bookman Old Style" w:hAnsi="Bookman Old Style"/>
                <w:sz w:val="20"/>
                <w:szCs w:val="20"/>
                <w:rtl w:val="0"/>
              </w:rPr>
              <w:t xml:space="preserve">Penjelasan tentang:</w:t>
            </w:r>
            <w:r w:rsidDel="00000000" w:rsidR="00000000" w:rsidRPr="00000000">
              <w:rPr>
                <w:rtl w:val="0"/>
              </w:rPr>
            </w:r>
          </w:p>
          <w:p w:rsidR="00000000" w:rsidDel="00000000" w:rsidP="00000000" w:rsidRDefault="00000000" w:rsidRPr="00000000" w14:paraId="0000019C">
            <w:pPr>
              <w:rPr/>
            </w:pPr>
            <w:r w:rsidDel="00000000" w:rsidR="00000000" w:rsidRPr="00000000">
              <w:rPr>
                <w:rFonts w:ascii="Bookman Old Style" w:cs="Bookman Old Style" w:eastAsia="Bookman Old Style" w:hAnsi="Bookman Old Style"/>
                <w:sz w:val="20"/>
                <w:szCs w:val="20"/>
                <w:rtl w:val="0"/>
              </w:rPr>
              <w:t xml:space="preserve">1. Komposisi dan karakteristik sampah yang diterima</w:t>
            </w:r>
            <w:r w:rsidDel="00000000" w:rsidR="00000000" w:rsidRPr="00000000">
              <w:rPr>
                <w:rtl w:val="0"/>
              </w:rPr>
            </w:r>
          </w:p>
          <w:p w:rsidR="00000000" w:rsidDel="00000000" w:rsidP="00000000" w:rsidRDefault="00000000" w:rsidRPr="00000000" w14:paraId="0000019D">
            <w:pPr>
              <w:rPr/>
            </w:pPr>
            <w:r w:rsidDel="00000000" w:rsidR="00000000" w:rsidRPr="00000000">
              <w:rPr>
                <w:rFonts w:ascii="Bookman Old Style" w:cs="Bookman Old Style" w:eastAsia="Bookman Old Style" w:hAnsi="Bookman Old Style"/>
                <w:sz w:val="20"/>
                <w:szCs w:val="20"/>
                <w:rtl w:val="0"/>
              </w:rPr>
              <w:t xml:space="preserve">2. Ketentuan penerimaan dan penanganan sampah yang tidak sesuai</w:t>
            </w:r>
            <w:r w:rsidDel="00000000" w:rsidR="00000000" w:rsidRPr="00000000">
              <w:rPr>
                <w:rtl w:val="0"/>
              </w:rPr>
            </w:r>
          </w:p>
          <w:p w:rsidR="00000000" w:rsidDel="00000000" w:rsidP="00000000" w:rsidRDefault="00000000" w:rsidRPr="00000000" w14:paraId="0000019E">
            <w:pPr>
              <w:rPr/>
            </w:pPr>
            <w:r w:rsidDel="00000000" w:rsidR="00000000" w:rsidRPr="00000000">
              <w:rPr>
                <w:rFonts w:ascii="Bookman Old Style" w:cs="Bookman Old Style" w:eastAsia="Bookman Old Style" w:hAnsi="Bookman Old Style"/>
                <w:sz w:val="20"/>
                <w:szCs w:val="20"/>
                <w:rtl w:val="0"/>
              </w:rPr>
              <w:t xml:space="preserve">3. Prosedur verifikasi kondisi, jenis, dan sumber sampah</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19F">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2.1</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1A0">
            <w:pPr>
              <w:rPr/>
            </w:pPr>
            <w:r w:rsidDel="00000000" w:rsidR="00000000" w:rsidRPr="00000000">
              <w:rPr>
                <w:rFonts w:ascii="Bookman Old Style" w:cs="Bookman Old Style" w:eastAsia="Bookman Old Style" w:hAnsi="Bookman Old Style"/>
                <w:sz w:val="20"/>
                <w:szCs w:val="20"/>
                <w:rtl w:val="0"/>
              </w:rPr>
              <w:t xml:space="preserve">Memeriksa kondisi, jenis, dan sumber sampah sesuai dengan ketentuan secara cermat dan taat mengikuti prosedur.</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1A1">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4 JP</w:t>
            </w:r>
            <w:r w:rsidDel="00000000" w:rsidR="00000000" w:rsidRPr="00000000">
              <w:rPr>
                <w:rtl w:val="0"/>
              </w:rPr>
            </w:r>
          </w:p>
        </w:tc>
      </w:tr>
      <w:tr>
        <w:trPr>
          <w:cantSplit w:val="1"/>
          <w:tblHeader w:val="0"/>
        </w:trPr>
        <w:tc>
          <w:tcPr>
            <w:vMerge w:val="continue"/>
            <w:tcMar>
              <w:top w:w="30.0" w:type="dxa"/>
              <w:left w:w="35.0" w:type="dxa"/>
              <w:bottom w:w="30.0" w:type="dxa"/>
              <w:right w:w="35.0" w:type="dxa"/>
            </w:tcMar>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1A4">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2.2</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1A5">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Sampah masuk yang tidak sesuai ditindaklanjuti sesuai dengan ketentuan.</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1A8">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2.2</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1A9">
            <w:pPr>
              <w:rPr/>
            </w:pPr>
            <w:r w:rsidDel="00000000" w:rsidR="00000000" w:rsidRPr="00000000">
              <w:rPr>
                <w:rFonts w:ascii="Bookman Old Style" w:cs="Bookman Old Style" w:eastAsia="Bookman Old Style" w:hAnsi="Bookman Old Style"/>
                <w:sz w:val="20"/>
                <w:szCs w:val="20"/>
                <w:rtl w:val="0"/>
              </w:rPr>
              <w:t xml:space="preserve">Menindaklanjuti sampah masuk yang tidak sesuai dengan ketentuan secara cermat dan taat mengikuti prosedur.</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blHeader w:val="0"/>
        </w:trPr>
        <w:tc>
          <w:tcPr>
            <w:vMerge w:val="restart"/>
            <w:tcMar>
              <w:top w:w="30.0" w:type="dxa"/>
              <w:left w:w="35.0" w:type="dxa"/>
              <w:bottom w:w="30.0" w:type="dxa"/>
              <w:right w:w="35.0" w:type="dxa"/>
            </w:tcMar>
          </w:tcPr>
          <w:p w:rsidR="00000000" w:rsidDel="00000000" w:rsidP="00000000" w:rsidRDefault="00000000" w:rsidRPr="00000000" w14:paraId="000001AB">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3.</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1AC">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Mengarahkan rute truk sampah</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1AD">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3.1</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1AE">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Truk sampah diarahkan ke jembatan timbang, pos pencatatan, lokasi pengolahan/lokasi pemadatan, dan/atau sel penimbunan sesuai dengan ketentuan.</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1AF">
            <w:pPr>
              <w:rPr/>
            </w:pPr>
            <w:r w:rsidDel="00000000" w:rsidR="00000000" w:rsidRPr="00000000">
              <w:rPr>
                <w:rFonts w:ascii="Bookman Old Style" w:cs="Bookman Old Style" w:eastAsia="Bookman Old Style" w:hAnsi="Bookman Old Style"/>
                <w:sz w:val="20"/>
                <w:szCs w:val="20"/>
                <w:rtl w:val="0"/>
              </w:rPr>
              <w:t xml:space="preserve">Terarahkannya truk sampah ke lokasi yang ditentukan dan tercatatnya rute truk dalam formulir laporan secara cermat.</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1B0">
            <w:pPr>
              <w:rPr/>
            </w:pPr>
            <w:r w:rsidDel="00000000" w:rsidR="00000000" w:rsidRPr="00000000">
              <w:rPr>
                <w:rFonts w:ascii="Bookman Old Style" w:cs="Bookman Old Style" w:eastAsia="Bookman Old Style" w:hAnsi="Bookman Old Style"/>
                <w:sz w:val="20"/>
                <w:szCs w:val="20"/>
                <w:rtl w:val="0"/>
              </w:rPr>
              <w:t xml:space="preserve">Penjelasan tentang:</w:t>
            </w:r>
            <w:r w:rsidDel="00000000" w:rsidR="00000000" w:rsidRPr="00000000">
              <w:rPr>
                <w:rtl w:val="0"/>
              </w:rPr>
            </w:r>
          </w:p>
          <w:p w:rsidR="00000000" w:rsidDel="00000000" w:rsidP="00000000" w:rsidRDefault="00000000" w:rsidRPr="00000000" w14:paraId="000001B1">
            <w:pPr>
              <w:rPr/>
            </w:pPr>
            <w:r w:rsidDel="00000000" w:rsidR="00000000" w:rsidRPr="00000000">
              <w:rPr>
                <w:rFonts w:ascii="Bookman Old Style" w:cs="Bookman Old Style" w:eastAsia="Bookman Old Style" w:hAnsi="Bookman Old Style"/>
                <w:sz w:val="20"/>
                <w:szCs w:val="20"/>
                <w:rtl w:val="0"/>
              </w:rPr>
              <w:t xml:space="preserve">1. Alur penerimaan sampah dan lokasi jembatan timbang, pos pencatatan, area pengolahan/pemadatan, dan sel penimbunan</w:t>
            </w:r>
            <w:r w:rsidDel="00000000" w:rsidR="00000000" w:rsidRPr="00000000">
              <w:rPr>
                <w:rtl w:val="0"/>
              </w:rPr>
            </w:r>
          </w:p>
          <w:p w:rsidR="00000000" w:rsidDel="00000000" w:rsidP="00000000" w:rsidRDefault="00000000" w:rsidRPr="00000000" w14:paraId="000001B2">
            <w:pPr>
              <w:rPr/>
            </w:pPr>
            <w:r w:rsidDel="00000000" w:rsidR="00000000" w:rsidRPr="00000000">
              <w:rPr>
                <w:rFonts w:ascii="Bookman Old Style" w:cs="Bookman Old Style" w:eastAsia="Bookman Old Style" w:hAnsi="Bookman Old Style"/>
                <w:sz w:val="20"/>
                <w:szCs w:val="20"/>
                <w:rtl w:val="0"/>
              </w:rPr>
              <w:t xml:space="preserve">2. Peta penunjuk arah dan prosedur komunikasi</w:t>
            </w:r>
            <w:r w:rsidDel="00000000" w:rsidR="00000000" w:rsidRPr="00000000">
              <w:rPr>
                <w:rtl w:val="0"/>
              </w:rPr>
            </w:r>
          </w:p>
          <w:p w:rsidR="00000000" w:rsidDel="00000000" w:rsidP="00000000" w:rsidRDefault="00000000" w:rsidRPr="00000000" w14:paraId="000001B3">
            <w:pPr>
              <w:rPr/>
            </w:pPr>
            <w:r w:rsidDel="00000000" w:rsidR="00000000" w:rsidRPr="00000000">
              <w:rPr>
                <w:rFonts w:ascii="Bookman Old Style" w:cs="Bookman Old Style" w:eastAsia="Bookman Old Style" w:hAnsi="Bookman Old Style"/>
                <w:sz w:val="20"/>
                <w:szCs w:val="20"/>
                <w:rtl w:val="0"/>
              </w:rPr>
              <w:t xml:space="preserve">3. Prosedur pencatatan rute truk sampah</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1B4">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3.1</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1B5">
            <w:pPr>
              <w:rPr/>
            </w:pPr>
            <w:r w:rsidDel="00000000" w:rsidR="00000000" w:rsidRPr="00000000">
              <w:rPr>
                <w:rFonts w:ascii="Bookman Old Style" w:cs="Bookman Old Style" w:eastAsia="Bookman Old Style" w:hAnsi="Bookman Old Style"/>
                <w:sz w:val="20"/>
                <w:szCs w:val="20"/>
                <w:rtl w:val="0"/>
              </w:rPr>
              <w:t xml:space="preserve">Mengarahkan truk sampah ke jembatan timbang, pos pencatatan, lokasi pengolahan/lokasi pemadatan, dan/atau sel penimbunan sesuai dengan ketentuan secara cermat dan taat mengikuti prosedur.</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1B6">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4 JP</w:t>
            </w:r>
            <w:r w:rsidDel="00000000" w:rsidR="00000000" w:rsidRPr="00000000">
              <w:rPr>
                <w:rtl w:val="0"/>
              </w:rPr>
            </w:r>
          </w:p>
        </w:tc>
      </w:tr>
      <w:tr>
        <w:trPr>
          <w:cantSplit w:val="1"/>
          <w:tblHeader w:val="0"/>
        </w:trPr>
        <w:tc>
          <w:tcPr>
            <w:vMerge w:val="continue"/>
            <w:tcMar>
              <w:top w:w="30.0" w:type="dxa"/>
              <w:left w:w="35.0" w:type="dxa"/>
              <w:bottom w:w="30.0" w:type="dxa"/>
              <w:right w:w="35.0" w:type="dxa"/>
            </w:tcMar>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1B9">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3.2</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1BA">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Rute truk sampah yang telah diatur dicatat di dalam formulir laporan.</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1BD">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3.2</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1BE">
            <w:pPr>
              <w:rPr/>
            </w:pPr>
            <w:r w:rsidDel="00000000" w:rsidR="00000000" w:rsidRPr="00000000">
              <w:rPr>
                <w:rFonts w:ascii="Bookman Old Style" w:cs="Bookman Old Style" w:eastAsia="Bookman Old Style" w:hAnsi="Bookman Old Style"/>
                <w:sz w:val="20"/>
                <w:szCs w:val="20"/>
                <w:rtl w:val="0"/>
              </w:rPr>
              <w:t xml:space="preserve">Mencatat rute truk sampah yang telah diatur di dalam formulir laporan secara cermat dan taat mengikuti prosedur.</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blHeader w:val="0"/>
        </w:trPr>
        <w:tc>
          <w:tcPr>
            <w:vMerge w:val="restart"/>
            <w:tcMar>
              <w:top w:w="30.0" w:type="dxa"/>
              <w:left w:w="35.0" w:type="dxa"/>
              <w:bottom w:w="30.0" w:type="dxa"/>
              <w:right w:w="35.0" w:type="dxa"/>
            </w:tcMar>
          </w:tcPr>
          <w:p w:rsidR="00000000" w:rsidDel="00000000" w:rsidP="00000000" w:rsidRDefault="00000000" w:rsidRPr="00000000" w14:paraId="000001C0">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4.</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1C1">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Membuat laporan</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1C2">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4.1</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1C3">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Dokumen penerimaan sampah dipantau secara berkala.</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1C4">
            <w:pPr>
              <w:rPr/>
            </w:pPr>
            <w:r w:rsidDel="00000000" w:rsidR="00000000" w:rsidRPr="00000000">
              <w:rPr>
                <w:rFonts w:ascii="Bookman Old Style" w:cs="Bookman Old Style" w:eastAsia="Bookman Old Style" w:hAnsi="Bookman Old Style"/>
                <w:sz w:val="20"/>
                <w:szCs w:val="20"/>
                <w:rtl w:val="0"/>
              </w:rPr>
              <w:t xml:space="preserve">Terpantaunya dokumen penerimaan serta tersusun dan terarsipkannya laporan penerimaan dan verifikasi sampah sesuai prosedur secara cermat.</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1C5">
            <w:pPr>
              <w:rPr/>
            </w:pPr>
            <w:r w:rsidDel="00000000" w:rsidR="00000000" w:rsidRPr="00000000">
              <w:rPr>
                <w:rFonts w:ascii="Bookman Old Style" w:cs="Bookman Old Style" w:eastAsia="Bookman Old Style" w:hAnsi="Bookman Old Style"/>
                <w:sz w:val="20"/>
                <w:szCs w:val="20"/>
                <w:rtl w:val="0"/>
              </w:rPr>
              <w:t xml:space="preserve">Penjelasan tentang:</w:t>
            </w:r>
            <w:r w:rsidDel="00000000" w:rsidR="00000000" w:rsidRPr="00000000">
              <w:rPr>
                <w:rtl w:val="0"/>
              </w:rPr>
            </w:r>
          </w:p>
          <w:p w:rsidR="00000000" w:rsidDel="00000000" w:rsidP="00000000" w:rsidRDefault="00000000" w:rsidRPr="00000000" w14:paraId="000001C6">
            <w:pPr>
              <w:rPr/>
            </w:pPr>
            <w:r w:rsidDel="00000000" w:rsidR="00000000" w:rsidRPr="00000000">
              <w:rPr>
                <w:rFonts w:ascii="Bookman Old Style" w:cs="Bookman Old Style" w:eastAsia="Bookman Old Style" w:hAnsi="Bookman Old Style"/>
                <w:sz w:val="20"/>
                <w:szCs w:val="20"/>
                <w:rtl w:val="0"/>
              </w:rPr>
              <w:t xml:space="preserve">1. Pemantauan dokumen penerimaan sampah</w:t>
            </w:r>
            <w:r w:rsidDel="00000000" w:rsidR="00000000" w:rsidRPr="00000000">
              <w:rPr>
                <w:rtl w:val="0"/>
              </w:rPr>
            </w:r>
          </w:p>
          <w:p w:rsidR="00000000" w:rsidDel="00000000" w:rsidP="00000000" w:rsidRDefault="00000000" w:rsidRPr="00000000" w14:paraId="000001C7">
            <w:pPr>
              <w:rPr/>
            </w:pPr>
            <w:r w:rsidDel="00000000" w:rsidR="00000000" w:rsidRPr="00000000">
              <w:rPr>
                <w:rFonts w:ascii="Bookman Old Style" w:cs="Bookman Old Style" w:eastAsia="Bookman Old Style" w:hAnsi="Bookman Old Style"/>
                <w:sz w:val="20"/>
                <w:szCs w:val="20"/>
                <w:rtl w:val="0"/>
              </w:rPr>
              <w:t xml:space="preserve">2. Tata cara pencatatan, penyusunan, dan pengarsipan laporan</w:t>
            </w:r>
            <w:r w:rsidDel="00000000" w:rsidR="00000000" w:rsidRPr="00000000">
              <w:rPr>
                <w:rtl w:val="0"/>
              </w:rPr>
            </w:r>
          </w:p>
          <w:p w:rsidR="00000000" w:rsidDel="00000000" w:rsidP="00000000" w:rsidRDefault="00000000" w:rsidRPr="00000000" w14:paraId="000001C8">
            <w:pPr>
              <w:rPr/>
            </w:pPr>
            <w:r w:rsidDel="00000000" w:rsidR="00000000" w:rsidRPr="00000000">
              <w:rPr>
                <w:rFonts w:ascii="Bookman Old Style" w:cs="Bookman Old Style" w:eastAsia="Bookman Old Style" w:hAnsi="Bookman Old Style"/>
                <w:sz w:val="20"/>
                <w:szCs w:val="20"/>
                <w:rtl w:val="0"/>
              </w:rPr>
              <w:t xml:space="preserve">3. Kelengkapan data penerimaan dan hasil verifikasi sampah</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1C9">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4.1</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1CA">
            <w:pPr>
              <w:rPr/>
            </w:pPr>
            <w:r w:rsidDel="00000000" w:rsidR="00000000" w:rsidRPr="00000000">
              <w:rPr>
                <w:rFonts w:ascii="Bookman Old Style" w:cs="Bookman Old Style" w:eastAsia="Bookman Old Style" w:hAnsi="Bookman Old Style"/>
                <w:sz w:val="20"/>
                <w:szCs w:val="20"/>
                <w:rtl w:val="0"/>
              </w:rPr>
              <w:t xml:space="preserve">Memantau dokumen penerimaan sampah secara berkala secara cermat dan taat mengikuti prosedur.</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1CB">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5 JP</w:t>
            </w:r>
            <w:r w:rsidDel="00000000" w:rsidR="00000000" w:rsidRPr="00000000">
              <w:rPr>
                <w:rtl w:val="0"/>
              </w:rPr>
            </w:r>
          </w:p>
        </w:tc>
      </w:tr>
      <w:tr>
        <w:trPr>
          <w:cantSplit w:val="1"/>
          <w:tblHeader w:val="0"/>
        </w:trPr>
        <w:tc>
          <w:tcPr>
            <w:vMerge w:val="continue"/>
            <w:tcMar>
              <w:top w:w="30.0" w:type="dxa"/>
              <w:left w:w="35.0" w:type="dxa"/>
              <w:bottom w:w="30.0" w:type="dxa"/>
              <w:right w:w="35.0" w:type="dxa"/>
            </w:tcMar>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1CE">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4.2</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1CF">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Penerimaan sampah dan hasil verifikasi pengiriman sampah dicatat di dalam formulir laporan.</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1D2">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4.2</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1D3">
            <w:pPr>
              <w:rPr/>
            </w:pPr>
            <w:r w:rsidDel="00000000" w:rsidR="00000000" w:rsidRPr="00000000">
              <w:rPr>
                <w:rFonts w:ascii="Bookman Old Style" w:cs="Bookman Old Style" w:eastAsia="Bookman Old Style" w:hAnsi="Bookman Old Style"/>
                <w:sz w:val="20"/>
                <w:szCs w:val="20"/>
                <w:rtl w:val="0"/>
              </w:rPr>
              <w:t xml:space="preserve">Mencatat penerimaan sampah dan hasil verifikasi pengiriman sampah di dalam formulir laporan secara cermat dan taat mengikuti prosedur.</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blHeader w:val="0"/>
        </w:trPr>
        <w:tc>
          <w:tcPr>
            <w:vMerge w:val="continue"/>
            <w:tcMar>
              <w:top w:w="30.0" w:type="dxa"/>
              <w:left w:w="35.0" w:type="dxa"/>
              <w:bottom w:w="30.0" w:type="dxa"/>
              <w:right w:w="35.0" w:type="dxa"/>
            </w:tcMar>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1D7">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4.3</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1D8">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Catatan disusun dalam bentuk laporan sesuai dengan prosedur.</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1DB">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4.3</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1DC">
            <w:pPr>
              <w:rPr/>
            </w:pPr>
            <w:r w:rsidDel="00000000" w:rsidR="00000000" w:rsidRPr="00000000">
              <w:rPr>
                <w:rFonts w:ascii="Bookman Old Style" w:cs="Bookman Old Style" w:eastAsia="Bookman Old Style" w:hAnsi="Bookman Old Style"/>
                <w:sz w:val="20"/>
                <w:szCs w:val="20"/>
                <w:rtl w:val="0"/>
              </w:rPr>
              <w:t xml:space="preserve">Menyusun catatan dalam bentuk laporan sesuai dengan prosedur secara cermat dan taat mengikuti prosedur.</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blHeader w:val="0"/>
        </w:trPr>
        <w:tc>
          <w:tcPr>
            <w:vMerge w:val="continue"/>
            <w:tcMar>
              <w:top w:w="30.0" w:type="dxa"/>
              <w:left w:w="35.0" w:type="dxa"/>
              <w:bottom w:w="30.0" w:type="dxa"/>
              <w:right w:w="35.0" w:type="dxa"/>
            </w:tcMar>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1E0">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4.4</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1E1">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Laporan diarsipkan sesuai dengan prosedur.</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1E4">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4.4</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1E5">
            <w:pPr>
              <w:rPr/>
            </w:pPr>
            <w:r w:rsidDel="00000000" w:rsidR="00000000" w:rsidRPr="00000000">
              <w:rPr>
                <w:rFonts w:ascii="Bookman Old Style" w:cs="Bookman Old Style" w:eastAsia="Bookman Old Style" w:hAnsi="Bookman Old Style"/>
                <w:sz w:val="20"/>
                <w:szCs w:val="20"/>
                <w:rtl w:val="0"/>
              </w:rPr>
              <w:t xml:space="preserve">Mengarsipkan laporan sesuai dengan prosedur secara cermat dan taat mengikuti prosedur.</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blHeader w:val="0"/>
        </w:trPr>
        <w:tc>
          <w:tcPr>
            <w:gridSpan w:val="9"/>
            <w:tcMar>
              <w:top w:w="30.0" w:type="dxa"/>
              <w:left w:w="35.0" w:type="dxa"/>
              <w:bottom w:w="30.0" w:type="dxa"/>
              <w:right w:w="35.0" w:type="dxa"/>
            </w:tcMar>
          </w:tcPr>
          <w:p w:rsidR="00000000" w:rsidDel="00000000" w:rsidP="00000000" w:rsidRDefault="00000000" w:rsidRPr="00000000" w14:paraId="000001E7">
            <w:pPr>
              <w:jc w:val="center"/>
              <w:rPr/>
            </w:pPr>
            <w:r w:rsidDel="00000000" w:rsidR="00000000" w:rsidRPr="00000000">
              <w:rPr>
                <w:rFonts w:ascii="Bookman Old Style" w:cs="Bookman Old Style" w:eastAsia="Bookman Old Style" w:hAnsi="Bookman Old Style"/>
                <w:sz w:val="20"/>
                <w:szCs w:val="20"/>
                <w:rtl w:val="0"/>
              </w:rPr>
              <w:t xml:space="preserve">Asesmen</w:t>
              <w:br w:type="textWrapping"/>
            </w:r>
            <w:r w:rsidDel="00000000" w:rsidR="00000000" w:rsidRPr="00000000">
              <w:rPr>
                <w:rtl w:val="0"/>
              </w:rPr>
            </w:r>
          </w:p>
        </w:tc>
      </w:tr>
    </w:tbl>
    <w:p w:rsidR="00000000" w:rsidDel="00000000" w:rsidP="00000000" w:rsidRDefault="00000000" w:rsidRPr="00000000" w14:paraId="000001F0">
      <w:pPr>
        <w:rPr>
          <w:rFonts w:ascii="Bookman Old Style" w:cs="Bookman Old Style" w:eastAsia="Bookman Old Style" w:hAnsi="Bookman Old Style"/>
          <w:sz w:val="24"/>
          <w:szCs w:val="24"/>
        </w:rPr>
      </w:pPr>
      <w:r w:rsidDel="00000000" w:rsidR="00000000" w:rsidRPr="00000000">
        <w:rPr>
          <w:rtl w:val="0"/>
        </w:rPr>
      </w:r>
    </w:p>
    <w:tbl>
      <w:tblPr>
        <w:tblStyle w:val="Table5"/>
        <w:tblW w:w="13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60"/>
        <w:gridCol w:w="2500"/>
        <w:gridCol w:w="360"/>
        <w:gridCol w:w="10100"/>
        <w:tblGridChange w:id="0">
          <w:tblGrid>
            <w:gridCol w:w="760"/>
            <w:gridCol w:w="2500"/>
            <w:gridCol w:w="360"/>
            <w:gridCol w:w="10100"/>
          </w:tblGrid>
        </w:tblGridChange>
      </w:tblGrid>
      <w:tr>
        <w:trPr>
          <w:cantSplit w:val="1"/>
          <w:tblHeader w:val="0"/>
        </w:trPr>
        <w:tc>
          <w:tcPr>
            <w:vMerge w:val="restart"/>
            <w:tcMar>
              <w:top w:w="35.0" w:type="dxa"/>
              <w:left w:w="55.0" w:type="dxa"/>
              <w:bottom w:w="35.0" w:type="dxa"/>
              <w:right w:w="55.0" w:type="dxa"/>
            </w:tcMar>
          </w:tcPr>
          <w:p w:rsidR="00000000" w:rsidDel="00000000" w:rsidP="00000000" w:rsidRDefault="00000000" w:rsidRPr="00000000" w14:paraId="000001F1">
            <w:pPr>
              <w:rPr/>
            </w:pPr>
            <w:r w:rsidDel="00000000" w:rsidR="00000000" w:rsidRPr="00000000">
              <w:rPr>
                <w:rFonts w:ascii="Bookman Old Style" w:cs="Bookman Old Style" w:eastAsia="Bookman Old Style" w:hAnsi="Bookman Old Style"/>
                <w:rtl w:val="0"/>
              </w:rPr>
              <w:t xml:space="preserve">1.2.</w:t>
            </w: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1F2">
            <w:pPr>
              <w:rPr/>
            </w:pPr>
            <w:r w:rsidDel="00000000" w:rsidR="00000000" w:rsidRPr="00000000">
              <w:rPr>
                <w:rFonts w:ascii="Bookman Old Style" w:cs="Bookman Old Style" w:eastAsia="Bookman Old Style" w:hAnsi="Bookman Old Style"/>
                <w:rtl w:val="0"/>
              </w:rPr>
              <w:t xml:space="preserve">Judul Unit Kompetensi</w:t>
            </w: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1F3">
            <w:pPr>
              <w:jc w:val="center"/>
              <w:rPr/>
            </w:pPr>
            <w:r w:rsidDel="00000000" w:rsidR="00000000" w:rsidRPr="00000000">
              <w:rPr>
                <w:rFonts w:ascii="Bookman Old Style" w:cs="Bookman Old Style" w:eastAsia="Bookman Old Style" w:hAnsi="Bookman Old Style"/>
                <w:rtl w:val="0"/>
              </w:rPr>
              <w:t xml:space="preserve">:</w:t>
            </w:r>
            <w:r w:rsidDel="00000000" w:rsidR="00000000" w:rsidRPr="00000000">
              <w:rPr>
                <w:rtl w:val="0"/>
              </w:rPr>
            </w:r>
          </w:p>
        </w:tc>
        <w:tc>
          <w:tcPr>
            <w:tcMar>
              <w:top w:w="35.0" w:type="dxa"/>
              <w:left w:w="55.0" w:type="dxa"/>
              <w:bottom w:w="35.0" w:type="dxa"/>
              <w:right w:w="55.0" w:type="dxa"/>
            </w:tcMar>
          </w:tcPr>
          <w:p w:rsidR="00000000" w:rsidDel="00000000" w:rsidP="00000000" w:rsidRDefault="00000000" w:rsidRPr="00000000" w14:paraId="000001F4">
            <w:pPr>
              <w:rPr/>
            </w:pPr>
            <w:r w:rsidDel="00000000" w:rsidR="00000000" w:rsidRPr="00000000">
              <w:rPr>
                <w:rFonts w:ascii="Bookman Old Style" w:cs="Bookman Old Style" w:eastAsia="Bookman Old Style" w:hAnsi="Bookman Old Style"/>
                <w:rtl w:val="0"/>
              </w:rPr>
              <w:t xml:space="preserve">Mengoperasikan Alat Pemilah Sampah Semimekanis dan/atau Mekanis</w:t>
            </w:r>
            <w:r w:rsidDel="00000000" w:rsidR="00000000" w:rsidRPr="00000000">
              <w:rPr>
                <w:rtl w:val="0"/>
              </w:rPr>
            </w:r>
          </w:p>
        </w:tc>
      </w:tr>
      <w:tr>
        <w:trPr>
          <w:cantSplit w:val="1"/>
          <w:tblHeader w:val="0"/>
        </w:trPr>
        <w:tc>
          <w:tcPr>
            <w:vMerge w:val="continue"/>
            <w:tcMar>
              <w:top w:w="35.0" w:type="dxa"/>
              <w:left w:w="55.0" w:type="dxa"/>
              <w:bottom w:w="35.0" w:type="dxa"/>
              <w:right w:w="55.0" w:type="dxa"/>
            </w:tcMar>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1F6">
            <w:pPr>
              <w:rPr/>
            </w:pPr>
            <w:r w:rsidDel="00000000" w:rsidR="00000000" w:rsidRPr="00000000">
              <w:rPr>
                <w:rFonts w:ascii="Bookman Old Style" w:cs="Bookman Old Style" w:eastAsia="Bookman Old Style" w:hAnsi="Bookman Old Style"/>
                <w:rtl w:val="0"/>
              </w:rPr>
              <w:t xml:space="preserve">Kode</w:t>
            </w: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1F7">
            <w:pPr>
              <w:jc w:val="center"/>
              <w:rPr/>
            </w:pPr>
            <w:r w:rsidDel="00000000" w:rsidR="00000000" w:rsidRPr="00000000">
              <w:rPr>
                <w:rFonts w:ascii="Bookman Old Style" w:cs="Bookman Old Style" w:eastAsia="Bookman Old Style" w:hAnsi="Bookman Old Style"/>
                <w:rtl w:val="0"/>
              </w:rPr>
              <w:t xml:space="preserve">:</w:t>
            </w:r>
            <w:r w:rsidDel="00000000" w:rsidR="00000000" w:rsidRPr="00000000">
              <w:rPr>
                <w:rtl w:val="0"/>
              </w:rPr>
            </w:r>
          </w:p>
        </w:tc>
        <w:tc>
          <w:tcPr>
            <w:tcMar>
              <w:top w:w="35.0" w:type="dxa"/>
              <w:left w:w="55.0" w:type="dxa"/>
              <w:bottom w:w="35.0" w:type="dxa"/>
              <w:right w:w="55.0" w:type="dxa"/>
            </w:tcMar>
          </w:tcPr>
          <w:p w:rsidR="00000000" w:rsidDel="00000000" w:rsidP="00000000" w:rsidRDefault="00000000" w:rsidRPr="00000000" w14:paraId="000001F8">
            <w:pPr>
              <w:rPr/>
            </w:pPr>
            <w:r w:rsidDel="00000000" w:rsidR="00000000" w:rsidRPr="00000000">
              <w:rPr>
                <w:rFonts w:ascii="Bookman Old Style" w:cs="Bookman Old Style" w:eastAsia="Bookman Old Style" w:hAnsi="Bookman Old Style"/>
                <w:rtl w:val="0"/>
              </w:rPr>
              <w:t xml:space="preserve">E.38SPH02.002.01</w:t>
            </w:r>
            <w:r w:rsidDel="00000000" w:rsidR="00000000" w:rsidRPr="00000000">
              <w:rPr>
                <w:rtl w:val="0"/>
              </w:rPr>
            </w:r>
          </w:p>
        </w:tc>
      </w:tr>
      <w:tr>
        <w:trPr>
          <w:cantSplit w:val="1"/>
          <w:tblHeader w:val="0"/>
        </w:trPr>
        <w:tc>
          <w:tcPr>
            <w:vMerge w:val="continue"/>
            <w:tcMar>
              <w:top w:w="35.0" w:type="dxa"/>
              <w:left w:w="55.0" w:type="dxa"/>
              <w:bottom w:w="35.0" w:type="dxa"/>
              <w:right w:w="55.0" w:type="dxa"/>
            </w:tcMar>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1FA">
            <w:pPr>
              <w:rPr/>
            </w:pPr>
            <w:r w:rsidDel="00000000" w:rsidR="00000000" w:rsidRPr="00000000">
              <w:rPr>
                <w:rFonts w:ascii="Bookman Old Style" w:cs="Bookman Old Style" w:eastAsia="Bookman Old Style" w:hAnsi="Bookman Old Style"/>
                <w:rtl w:val="0"/>
              </w:rPr>
              <w:t xml:space="preserve">Perkiraan Waktu</w:t>
            </w: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1FB">
            <w:pPr>
              <w:jc w:val="center"/>
              <w:rPr/>
            </w:pPr>
            <w:r w:rsidDel="00000000" w:rsidR="00000000" w:rsidRPr="00000000">
              <w:rPr>
                <w:rFonts w:ascii="Bookman Old Style" w:cs="Bookman Old Style" w:eastAsia="Bookman Old Style" w:hAnsi="Bookman Old Style"/>
                <w:rtl w:val="0"/>
              </w:rPr>
              <w:t xml:space="preserve">:</w:t>
            </w:r>
            <w:r w:rsidDel="00000000" w:rsidR="00000000" w:rsidRPr="00000000">
              <w:rPr>
                <w:rtl w:val="0"/>
              </w:rPr>
            </w:r>
          </w:p>
        </w:tc>
        <w:tc>
          <w:tcPr>
            <w:tcMar>
              <w:top w:w="35.0" w:type="dxa"/>
              <w:left w:w="55.0" w:type="dxa"/>
              <w:bottom w:w="35.0" w:type="dxa"/>
              <w:right w:w="55.0" w:type="dxa"/>
            </w:tcMar>
          </w:tcPr>
          <w:p w:rsidR="00000000" w:rsidDel="00000000" w:rsidP="00000000" w:rsidRDefault="00000000" w:rsidRPr="00000000" w14:paraId="000001FC">
            <w:pPr>
              <w:rPr/>
            </w:pPr>
            <w:r w:rsidDel="00000000" w:rsidR="00000000" w:rsidRPr="00000000">
              <w:rPr>
                <w:rFonts w:ascii="Bookman Old Style" w:cs="Bookman Old Style" w:eastAsia="Bookman Old Style" w:hAnsi="Bookman Old Style"/>
                <w:rtl w:val="0"/>
              </w:rPr>
              <w:t xml:space="preserve">16 JP @ 45 menit</w:t>
            </w:r>
            <w:r w:rsidDel="00000000" w:rsidR="00000000" w:rsidRPr="00000000">
              <w:rPr>
                <w:rtl w:val="0"/>
              </w:rPr>
            </w:r>
          </w:p>
        </w:tc>
      </w:tr>
      <w:tr>
        <w:trPr>
          <w:cantSplit w:val="1"/>
          <w:tblHeader w:val="0"/>
        </w:trPr>
        <w:tc>
          <w:tcPr>
            <w:vMerge w:val="continue"/>
            <w:tcMar>
              <w:top w:w="35.0" w:type="dxa"/>
              <w:left w:w="55.0" w:type="dxa"/>
              <w:bottom w:w="35.0" w:type="dxa"/>
              <w:right w:w="55.0" w:type="dxa"/>
            </w:tcMar>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1FE">
            <w:pPr>
              <w:rPr/>
            </w:pPr>
            <w:r w:rsidDel="00000000" w:rsidR="00000000" w:rsidRPr="00000000">
              <w:rPr>
                <w:rFonts w:ascii="Bookman Old Style" w:cs="Bookman Old Style" w:eastAsia="Bookman Old Style" w:hAnsi="Bookman Old Style"/>
                <w:rtl w:val="0"/>
              </w:rPr>
              <w:t xml:space="preserve">Metode</w:t>
            </w: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1FF">
            <w:pPr>
              <w:jc w:val="center"/>
              <w:rPr/>
            </w:pPr>
            <w:r w:rsidDel="00000000" w:rsidR="00000000" w:rsidRPr="00000000">
              <w:rPr>
                <w:rFonts w:ascii="Bookman Old Style" w:cs="Bookman Old Style" w:eastAsia="Bookman Old Style" w:hAnsi="Bookman Old Style"/>
                <w:rtl w:val="0"/>
              </w:rPr>
              <w:t xml:space="preserve">:</w:t>
            </w:r>
            <w:r w:rsidDel="00000000" w:rsidR="00000000" w:rsidRPr="00000000">
              <w:rPr>
                <w:rtl w:val="0"/>
              </w:rPr>
            </w:r>
          </w:p>
        </w:tc>
        <w:tc>
          <w:tcPr>
            <w:tcMar>
              <w:top w:w="35.0" w:type="dxa"/>
              <w:left w:w="55.0" w:type="dxa"/>
              <w:bottom w:w="35.0" w:type="dxa"/>
              <w:right w:w="55.0" w:type="dxa"/>
            </w:tcMar>
          </w:tcPr>
          <w:p w:rsidR="00000000" w:rsidDel="00000000" w:rsidP="00000000" w:rsidRDefault="00000000" w:rsidRPr="00000000" w14:paraId="00000200">
            <w:pPr>
              <w:rPr/>
            </w:pPr>
            <w:r w:rsidDel="00000000" w:rsidR="00000000" w:rsidRPr="00000000">
              <w:rPr>
                <w:rFonts w:ascii="Bookman Old Style" w:cs="Bookman Old Style" w:eastAsia="Bookman Old Style" w:hAnsi="Bookman Old Style"/>
                <w:rtl w:val="0"/>
              </w:rPr>
              <w:t xml:space="preserve">Luring</w:t>
            </w:r>
            <w:r w:rsidDel="00000000" w:rsidR="00000000" w:rsidRPr="00000000">
              <w:rPr>
                <w:rtl w:val="0"/>
              </w:rPr>
            </w:r>
          </w:p>
        </w:tc>
      </w:tr>
      <w:tr>
        <w:trPr>
          <w:cantSplit w:val="1"/>
          <w:tblHeader w:val="0"/>
        </w:trPr>
        <w:tc>
          <w:tcPr>
            <w:vMerge w:val="continue"/>
            <w:tcMar>
              <w:top w:w="35.0" w:type="dxa"/>
              <w:left w:w="55.0" w:type="dxa"/>
              <w:bottom w:w="35.0" w:type="dxa"/>
              <w:right w:w="55.0" w:type="dxa"/>
            </w:tcMar>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202">
            <w:pPr>
              <w:rPr/>
            </w:pPr>
            <w:r w:rsidDel="00000000" w:rsidR="00000000" w:rsidRPr="00000000">
              <w:rPr>
                <w:rFonts w:ascii="Bookman Old Style" w:cs="Bookman Old Style" w:eastAsia="Bookman Old Style" w:hAnsi="Bookman Old Style"/>
                <w:rtl w:val="0"/>
              </w:rPr>
              <w:t xml:space="preserve">Capaian</w:t>
            </w: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203">
            <w:pPr>
              <w:jc w:val="center"/>
              <w:rPr/>
            </w:pPr>
            <w:r w:rsidDel="00000000" w:rsidR="00000000" w:rsidRPr="00000000">
              <w:rPr>
                <w:rFonts w:ascii="Bookman Old Style" w:cs="Bookman Old Style" w:eastAsia="Bookman Old Style" w:hAnsi="Bookman Old Style"/>
                <w:rtl w:val="0"/>
              </w:rPr>
              <w:t xml:space="preserve">:</w:t>
            </w:r>
            <w:r w:rsidDel="00000000" w:rsidR="00000000" w:rsidRPr="00000000">
              <w:rPr>
                <w:rtl w:val="0"/>
              </w:rPr>
            </w:r>
          </w:p>
        </w:tc>
        <w:tc>
          <w:tcPr>
            <w:tcMar>
              <w:top w:w="35.0" w:type="dxa"/>
              <w:left w:w="55.0" w:type="dxa"/>
              <w:bottom w:w="35.0" w:type="dxa"/>
              <w:right w:w="55.0" w:type="dxa"/>
            </w:tcMar>
          </w:tcPr>
          <w:p w:rsidR="00000000" w:rsidDel="00000000" w:rsidP="00000000" w:rsidRDefault="00000000" w:rsidRPr="00000000" w14:paraId="00000204">
            <w:pPr>
              <w:rPr/>
            </w:pPr>
            <w:r w:rsidDel="00000000" w:rsidR="00000000" w:rsidRPr="00000000">
              <w:rPr>
                <w:rFonts w:ascii="Bookman Old Style" w:cs="Bookman Old Style" w:eastAsia="Bookman Old Style" w:hAnsi="Bookman Old Style"/>
                <w:rtl w:val="0"/>
              </w:rPr>
              <w:t xml:space="preserve">Terlaksananya pengoperasian alat pemilah sampah semimekanis dan/atau mekanis sesuai prosedur secara cermat dan taat.</w:t>
            </w:r>
            <w:r w:rsidDel="00000000" w:rsidR="00000000" w:rsidRPr="00000000">
              <w:rPr>
                <w:rtl w:val="0"/>
              </w:rPr>
            </w:r>
          </w:p>
        </w:tc>
      </w:tr>
    </w:tbl>
    <w:p w:rsidR="00000000" w:rsidDel="00000000" w:rsidP="00000000" w:rsidRDefault="00000000" w:rsidRPr="00000000" w14:paraId="00000205">
      <w:pPr>
        <w:spacing w:after="0" w:line="20" w:lineRule="auto"/>
        <w:rPr>
          <w:sz w:val="2"/>
          <w:szCs w:val="2"/>
        </w:rPr>
      </w:pPr>
      <w:r w:rsidDel="00000000" w:rsidR="00000000" w:rsidRPr="00000000">
        <w:rPr>
          <w:rtl w:val="0"/>
        </w:rPr>
      </w:r>
    </w:p>
    <w:tbl>
      <w:tblPr>
        <w:tblStyle w:val="Table6"/>
        <w:tblW w:w="139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0"/>
        <w:gridCol w:w="1550"/>
        <w:gridCol w:w="450"/>
        <w:gridCol w:w="2050"/>
        <w:gridCol w:w="2350"/>
        <w:gridCol w:w="2700"/>
        <w:gridCol w:w="450"/>
        <w:gridCol w:w="3300"/>
        <w:gridCol w:w="650"/>
        <w:tblGridChange w:id="0">
          <w:tblGrid>
            <w:gridCol w:w="400"/>
            <w:gridCol w:w="1550"/>
            <w:gridCol w:w="450"/>
            <w:gridCol w:w="2050"/>
            <w:gridCol w:w="2350"/>
            <w:gridCol w:w="2700"/>
            <w:gridCol w:w="450"/>
            <w:gridCol w:w="3300"/>
            <w:gridCol w:w="650"/>
          </w:tblGrid>
        </w:tblGridChange>
      </w:tblGrid>
      <w:tr>
        <w:trPr>
          <w:cantSplit w:val="1"/>
          <w:tblHeader w:val="1"/>
        </w:trPr>
        <w:tc>
          <w:tcPr>
            <w:gridSpan w:val="2"/>
            <w:tcMar>
              <w:top w:w="30.0" w:type="dxa"/>
              <w:left w:w="35.0" w:type="dxa"/>
              <w:bottom w:w="30.0" w:type="dxa"/>
              <w:right w:w="35.0" w:type="dxa"/>
            </w:tcMar>
          </w:tcPr>
          <w:p w:rsidR="00000000" w:rsidDel="00000000" w:rsidP="00000000" w:rsidRDefault="00000000" w:rsidRPr="00000000" w14:paraId="00000206">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0"/>
                <w:szCs w:val="20"/>
                <w:rtl w:val="0"/>
              </w:rPr>
              <w:t xml:space="preserve">Elemen</w:t>
              <w:br w:type="textWrapping"/>
              <w:t xml:space="preserve">Kompetensi</w:t>
            </w:r>
            <w:r w:rsidDel="00000000" w:rsidR="00000000" w:rsidRPr="00000000">
              <w:rPr>
                <w:rtl w:val="0"/>
              </w:rPr>
            </w:r>
          </w:p>
        </w:tc>
        <w:tc>
          <w:tcPr>
            <w:gridSpan w:val="2"/>
            <w:tcMar>
              <w:top w:w="30.0" w:type="dxa"/>
              <w:left w:w="35.0" w:type="dxa"/>
              <w:bottom w:w="30.0" w:type="dxa"/>
              <w:right w:w="35.0" w:type="dxa"/>
            </w:tcMar>
          </w:tcPr>
          <w:p w:rsidR="00000000" w:rsidDel="00000000" w:rsidP="00000000" w:rsidRDefault="00000000" w:rsidRPr="00000000" w14:paraId="00000208">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0"/>
                <w:szCs w:val="20"/>
                <w:rtl w:val="0"/>
              </w:rPr>
              <w:t xml:space="preserve">Kriteria</w:t>
              <w:br w:type="textWrapping"/>
              <w:t xml:space="preserve">Unjuk Kerja</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20A">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0"/>
                <w:szCs w:val="20"/>
                <w:rtl w:val="0"/>
              </w:rPr>
              <w:t xml:space="preserve">Indikator</w:t>
              <w:br w:type="textWrapping"/>
              <w:t xml:space="preserve">Unjuk Kerja</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20B">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0"/>
                <w:szCs w:val="20"/>
                <w:rtl w:val="0"/>
              </w:rPr>
              <w:t xml:space="preserve">Pengetahuan</w:t>
            </w:r>
            <w:r w:rsidDel="00000000" w:rsidR="00000000" w:rsidRPr="00000000">
              <w:rPr>
                <w:rtl w:val="0"/>
              </w:rPr>
            </w:r>
          </w:p>
        </w:tc>
        <w:tc>
          <w:tcPr>
            <w:gridSpan w:val="2"/>
            <w:tcMar>
              <w:top w:w="30.0" w:type="dxa"/>
              <w:left w:w="35.0" w:type="dxa"/>
              <w:bottom w:w="30.0" w:type="dxa"/>
              <w:right w:w="35.0" w:type="dxa"/>
            </w:tcMar>
          </w:tcPr>
          <w:p w:rsidR="00000000" w:rsidDel="00000000" w:rsidP="00000000" w:rsidRDefault="00000000" w:rsidRPr="00000000" w14:paraId="0000020C">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0"/>
                <w:szCs w:val="20"/>
                <w:rtl w:val="0"/>
              </w:rPr>
              <w:t xml:space="preserve">Keterampilan</w:t>
              <w:br w:type="textWrapping"/>
              <w:t xml:space="preserve">dan Sikap</w:t>
            </w:r>
            <w:r w:rsidDel="00000000" w:rsidR="00000000" w:rsidRPr="00000000">
              <w:rPr>
                <w:rtl w:val="0"/>
              </w:rPr>
            </w:r>
          </w:p>
        </w:tc>
        <w:tc>
          <w:tcPr>
            <w:tcMar>
              <w:top w:w="30.0" w:type="dxa"/>
              <w:left w:w="5.0" w:type="dxa"/>
              <w:bottom w:w="30.0" w:type="dxa"/>
              <w:right w:w="5.0" w:type="dxa"/>
            </w:tcMar>
          </w:tcPr>
          <w:p w:rsidR="00000000" w:rsidDel="00000000" w:rsidP="00000000" w:rsidRDefault="00000000" w:rsidRPr="00000000" w14:paraId="0000020E">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16"/>
                <w:szCs w:val="16"/>
                <w:rtl w:val="0"/>
              </w:rPr>
              <w:t xml:space="preserve">Durasi</w:t>
            </w:r>
            <w:r w:rsidDel="00000000" w:rsidR="00000000" w:rsidRPr="00000000">
              <w:rPr>
                <w:rtl w:val="0"/>
              </w:rPr>
            </w:r>
          </w:p>
        </w:tc>
      </w:tr>
      <w:tr>
        <w:trPr>
          <w:cantSplit w:val="1"/>
          <w:tblHeader w:val="0"/>
        </w:trPr>
        <w:tc>
          <w:tcPr>
            <w:vMerge w:val="restart"/>
            <w:tcMar>
              <w:top w:w="30.0" w:type="dxa"/>
              <w:left w:w="35.0" w:type="dxa"/>
              <w:bottom w:w="30.0" w:type="dxa"/>
              <w:right w:w="35.0" w:type="dxa"/>
            </w:tcMar>
          </w:tcPr>
          <w:p w:rsidR="00000000" w:rsidDel="00000000" w:rsidP="00000000" w:rsidRDefault="00000000" w:rsidRPr="00000000" w14:paraId="0000020F">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1.</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210">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Melakukan pekerjaan persiapan</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211">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1.1</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212">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Alat pemilah sampah diperiksa kelaikan operasionalnya sesuai dengan prosedur.</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213">
            <w:pPr>
              <w:rPr/>
            </w:pPr>
            <w:r w:rsidDel="00000000" w:rsidR="00000000" w:rsidRPr="00000000">
              <w:rPr>
                <w:rFonts w:ascii="Bookman Old Style" w:cs="Bookman Old Style" w:eastAsia="Bookman Old Style" w:hAnsi="Bookman Old Style"/>
                <w:sz w:val="20"/>
                <w:szCs w:val="20"/>
                <w:rtl w:val="0"/>
              </w:rPr>
              <w:t xml:space="preserve">Terperiksanya kelaikan operasional alat pemilah dan teridentifikasinya APD sesuai kebutuhan secara cermat.</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214">
            <w:pPr>
              <w:rPr/>
            </w:pPr>
            <w:r w:rsidDel="00000000" w:rsidR="00000000" w:rsidRPr="00000000">
              <w:rPr>
                <w:rFonts w:ascii="Bookman Old Style" w:cs="Bookman Old Style" w:eastAsia="Bookman Old Style" w:hAnsi="Bookman Old Style"/>
                <w:sz w:val="20"/>
                <w:szCs w:val="20"/>
                <w:rtl w:val="0"/>
              </w:rPr>
              <w:t xml:space="preserve">Penjelasan tentang:</w:t>
            </w:r>
            <w:r w:rsidDel="00000000" w:rsidR="00000000" w:rsidRPr="00000000">
              <w:rPr>
                <w:rtl w:val="0"/>
              </w:rPr>
            </w:r>
          </w:p>
          <w:p w:rsidR="00000000" w:rsidDel="00000000" w:rsidP="00000000" w:rsidRDefault="00000000" w:rsidRPr="00000000" w14:paraId="00000215">
            <w:pPr>
              <w:rPr/>
            </w:pPr>
            <w:r w:rsidDel="00000000" w:rsidR="00000000" w:rsidRPr="00000000">
              <w:rPr>
                <w:rFonts w:ascii="Bookman Old Style" w:cs="Bookman Old Style" w:eastAsia="Bookman Old Style" w:hAnsi="Bookman Old Style"/>
                <w:sz w:val="20"/>
                <w:szCs w:val="20"/>
                <w:rtl w:val="0"/>
              </w:rPr>
              <w:t xml:space="preserve">1. Prosedur K3 dan penggunaan APD</w:t>
            </w:r>
            <w:r w:rsidDel="00000000" w:rsidR="00000000" w:rsidRPr="00000000">
              <w:rPr>
                <w:rtl w:val="0"/>
              </w:rPr>
            </w:r>
          </w:p>
          <w:p w:rsidR="00000000" w:rsidDel="00000000" w:rsidP="00000000" w:rsidRDefault="00000000" w:rsidRPr="00000000" w14:paraId="00000216">
            <w:pPr>
              <w:rPr/>
            </w:pPr>
            <w:r w:rsidDel="00000000" w:rsidR="00000000" w:rsidRPr="00000000">
              <w:rPr>
                <w:rFonts w:ascii="Bookman Old Style" w:cs="Bookman Old Style" w:eastAsia="Bookman Old Style" w:hAnsi="Bookman Old Style"/>
                <w:sz w:val="20"/>
                <w:szCs w:val="20"/>
                <w:rtl w:val="0"/>
              </w:rPr>
              <w:t xml:space="preserve">2. Jenis, fungsi, dan komponen alat pemilah sampah semimekanis dan/atau mekanis</w:t>
            </w:r>
            <w:r w:rsidDel="00000000" w:rsidR="00000000" w:rsidRPr="00000000">
              <w:rPr>
                <w:rtl w:val="0"/>
              </w:rPr>
            </w:r>
          </w:p>
          <w:p w:rsidR="00000000" w:rsidDel="00000000" w:rsidP="00000000" w:rsidRDefault="00000000" w:rsidRPr="00000000" w14:paraId="00000217">
            <w:pPr>
              <w:rPr/>
            </w:pPr>
            <w:r w:rsidDel="00000000" w:rsidR="00000000" w:rsidRPr="00000000">
              <w:rPr>
                <w:rFonts w:ascii="Bookman Old Style" w:cs="Bookman Old Style" w:eastAsia="Bookman Old Style" w:hAnsi="Bookman Old Style"/>
                <w:sz w:val="20"/>
                <w:szCs w:val="20"/>
                <w:rtl w:val="0"/>
              </w:rPr>
              <w:t xml:space="preserve">3. Pemeriksaan kelaikan operasional alat pemilah</w:t>
            </w:r>
            <w:r w:rsidDel="00000000" w:rsidR="00000000" w:rsidRPr="00000000">
              <w:rPr>
                <w:rtl w:val="0"/>
              </w:rPr>
            </w:r>
          </w:p>
          <w:p w:rsidR="00000000" w:rsidDel="00000000" w:rsidP="00000000" w:rsidRDefault="00000000" w:rsidRPr="00000000" w14:paraId="00000218">
            <w:pPr>
              <w:rPr/>
            </w:pPr>
            <w:r w:rsidDel="00000000" w:rsidR="00000000" w:rsidRPr="00000000">
              <w:rPr>
                <w:rFonts w:ascii="Bookman Old Style" w:cs="Bookman Old Style" w:eastAsia="Bookman Old Style" w:hAnsi="Bookman Old Style"/>
                <w:sz w:val="20"/>
                <w:szCs w:val="20"/>
                <w:rtl w:val="0"/>
              </w:rPr>
              <w:t xml:space="preserve">4. Jenis sampah</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219">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1.1</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21A">
            <w:pPr>
              <w:rPr/>
            </w:pPr>
            <w:r w:rsidDel="00000000" w:rsidR="00000000" w:rsidRPr="00000000">
              <w:rPr>
                <w:rFonts w:ascii="Bookman Old Style" w:cs="Bookman Old Style" w:eastAsia="Bookman Old Style" w:hAnsi="Bookman Old Style"/>
                <w:sz w:val="20"/>
                <w:szCs w:val="20"/>
                <w:rtl w:val="0"/>
              </w:rPr>
              <w:t xml:space="preserve">Memeriksa kelaikan operasional alat pemilah sampah sesuai dengan prosedur secara cermat dan taat mengikuti prosedur.</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21B">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6 JP</w:t>
            </w:r>
            <w:r w:rsidDel="00000000" w:rsidR="00000000" w:rsidRPr="00000000">
              <w:rPr>
                <w:rtl w:val="0"/>
              </w:rPr>
            </w:r>
          </w:p>
        </w:tc>
      </w:tr>
      <w:tr>
        <w:trPr>
          <w:cantSplit w:val="1"/>
          <w:tblHeader w:val="0"/>
        </w:trPr>
        <w:tc>
          <w:tcPr>
            <w:vMerge w:val="continue"/>
            <w:tcMar>
              <w:top w:w="30.0" w:type="dxa"/>
              <w:left w:w="35.0" w:type="dxa"/>
              <w:bottom w:w="30.0" w:type="dxa"/>
              <w:right w:w="35.0" w:type="dxa"/>
            </w:tcMar>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21E">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1.2</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21F">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Alat Pelindung Diri (APD) diidentifikasi sesuai dengan kebutuhan.</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222">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1.2</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223">
            <w:pPr>
              <w:rPr/>
            </w:pPr>
            <w:r w:rsidDel="00000000" w:rsidR="00000000" w:rsidRPr="00000000">
              <w:rPr>
                <w:rFonts w:ascii="Bookman Old Style" w:cs="Bookman Old Style" w:eastAsia="Bookman Old Style" w:hAnsi="Bookman Old Style"/>
                <w:sz w:val="20"/>
                <w:szCs w:val="20"/>
                <w:rtl w:val="0"/>
              </w:rPr>
              <w:t xml:space="preserve">Mengidentifikasi Alat Pelindung Diri (APD) sesuai dengan kebutuhan secara cermat dan taat mengikuti prosedur.</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blHeader w:val="0"/>
        </w:trPr>
        <w:tc>
          <w:tcPr>
            <w:vMerge w:val="restart"/>
            <w:tcMar>
              <w:top w:w="30.0" w:type="dxa"/>
              <w:left w:w="35.0" w:type="dxa"/>
              <w:bottom w:w="30.0" w:type="dxa"/>
              <w:right w:w="35.0" w:type="dxa"/>
            </w:tcMar>
          </w:tcPr>
          <w:p w:rsidR="00000000" w:rsidDel="00000000" w:rsidP="00000000" w:rsidRDefault="00000000" w:rsidRPr="00000000" w14:paraId="00000225">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2.</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226">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Mengoperasikan alat pemilah sampah</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227">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2.1</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228">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APD digunakan sesuai dengan prosedur.</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229">
            <w:pPr>
              <w:rPr/>
            </w:pPr>
            <w:r w:rsidDel="00000000" w:rsidR="00000000" w:rsidRPr="00000000">
              <w:rPr>
                <w:rFonts w:ascii="Bookman Old Style" w:cs="Bookman Old Style" w:eastAsia="Bookman Old Style" w:hAnsi="Bookman Old Style"/>
                <w:sz w:val="20"/>
                <w:szCs w:val="20"/>
                <w:rtl w:val="0"/>
              </w:rPr>
              <w:t xml:space="preserve">Terlaksananya penggunaan APD dan pengoperasian alat pemilah sampah sesuai prosedur secara cermat.</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22A">
            <w:pPr>
              <w:rPr/>
            </w:pPr>
            <w:r w:rsidDel="00000000" w:rsidR="00000000" w:rsidRPr="00000000">
              <w:rPr>
                <w:rFonts w:ascii="Bookman Old Style" w:cs="Bookman Old Style" w:eastAsia="Bookman Old Style" w:hAnsi="Bookman Old Style"/>
                <w:sz w:val="20"/>
                <w:szCs w:val="20"/>
                <w:rtl w:val="0"/>
              </w:rPr>
              <w:t xml:space="preserve">Penjelasan tentang:</w:t>
            </w:r>
            <w:r w:rsidDel="00000000" w:rsidR="00000000" w:rsidRPr="00000000">
              <w:rPr>
                <w:rtl w:val="0"/>
              </w:rPr>
            </w:r>
          </w:p>
          <w:p w:rsidR="00000000" w:rsidDel="00000000" w:rsidP="00000000" w:rsidRDefault="00000000" w:rsidRPr="00000000" w14:paraId="0000022B">
            <w:pPr>
              <w:rPr/>
            </w:pPr>
            <w:r w:rsidDel="00000000" w:rsidR="00000000" w:rsidRPr="00000000">
              <w:rPr>
                <w:rFonts w:ascii="Bookman Old Style" w:cs="Bookman Old Style" w:eastAsia="Bookman Old Style" w:hAnsi="Bookman Old Style"/>
                <w:sz w:val="20"/>
                <w:szCs w:val="20"/>
                <w:rtl w:val="0"/>
              </w:rPr>
              <w:t xml:space="preserve">1. Prosedur pengoperasian alat pemilah sampah semimekanis dan/atau mekanis</w:t>
            </w:r>
            <w:r w:rsidDel="00000000" w:rsidR="00000000" w:rsidRPr="00000000">
              <w:rPr>
                <w:rtl w:val="0"/>
              </w:rPr>
            </w:r>
          </w:p>
          <w:p w:rsidR="00000000" w:rsidDel="00000000" w:rsidP="00000000" w:rsidRDefault="00000000" w:rsidRPr="00000000" w14:paraId="0000022C">
            <w:pPr>
              <w:rPr/>
            </w:pPr>
            <w:r w:rsidDel="00000000" w:rsidR="00000000" w:rsidRPr="00000000">
              <w:rPr>
                <w:rFonts w:ascii="Bookman Old Style" w:cs="Bookman Old Style" w:eastAsia="Bookman Old Style" w:hAnsi="Bookman Old Style"/>
                <w:sz w:val="20"/>
                <w:szCs w:val="20"/>
                <w:rtl w:val="0"/>
              </w:rPr>
              <w:t xml:space="preserve">2. Prosedur penggunaan APD</w:t>
            </w:r>
            <w:r w:rsidDel="00000000" w:rsidR="00000000" w:rsidRPr="00000000">
              <w:rPr>
                <w:rtl w:val="0"/>
              </w:rPr>
            </w:r>
          </w:p>
          <w:p w:rsidR="00000000" w:rsidDel="00000000" w:rsidP="00000000" w:rsidRDefault="00000000" w:rsidRPr="00000000" w14:paraId="0000022D">
            <w:pPr>
              <w:rPr/>
            </w:pPr>
            <w:r w:rsidDel="00000000" w:rsidR="00000000" w:rsidRPr="00000000">
              <w:rPr>
                <w:rFonts w:ascii="Bookman Old Style" w:cs="Bookman Old Style" w:eastAsia="Bookman Old Style" w:hAnsi="Bookman Old Style"/>
                <w:sz w:val="20"/>
                <w:szCs w:val="20"/>
                <w:rtl w:val="0"/>
              </w:rPr>
              <w:t xml:space="preserve">3. Jenis sampah dan hasil pemilahan</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22E">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2.1</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22F">
            <w:pPr>
              <w:rPr/>
            </w:pPr>
            <w:r w:rsidDel="00000000" w:rsidR="00000000" w:rsidRPr="00000000">
              <w:rPr>
                <w:rFonts w:ascii="Bookman Old Style" w:cs="Bookman Old Style" w:eastAsia="Bookman Old Style" w:hAnsi="Bookman Old Style"/>
                <w:sz w:val="20"/>
                <w:szCs w:val="20"/>
                <w:rtl w:val="0"/>
              </w:rPr>
              <w:t xml:space="preserve">Menggunakan APD sesuai dengan prosedur secara cermat dan taat mengikuti prosedur.</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230">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10 JP</w:t>
            </w:r>
            <w:r w:rsidDel="00000000" w:rsidR="00000000" w:rsidRPr="00000000">
              <w:rPr>
                <w:rtl w:val="0"/>
              </w:rPr>
            </w:r>
          </w:p>
        </w:tc>
      </w:tr>
      <w:tr>
        <w:trPr>
          <w:cantSplit w:val="1"/>
          <w:tblHeader w:val="0"/>
        </w:trPr>
        <w:tc>
          <w:tcPr>
            <w:vMerge w:val="continue"/>
            <w:tcMar>
              <w:top w:w="30.0" w:type="dxa"/>
              <w:left w:w="35.0" w:type="dxa"/>
              <w:bottom w:w="30.0" w:type="dxa"/>
              <w:right w:w="35.0" w:type="dxa"/>
            </w:tcMar>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233">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2.2</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234">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Alat pemilah sampah dijalankan sesuai dengan prosedur.</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237">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2.2</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238">
            <w:pPr>
              <w:rPr/>
            </w:pPr>
            <w:r w:rsidDel="00000000" w:rsidR="00000000" w:rsidRPr="00000000">
              <w:rPr>
                <w:rFonts w:ascii="Bookman Old Style" w:cs="Bookman Old Style" w:eastAsia="Bookman Old Style" w:hAnsi="Bookman Old Style"/>
                <w:sz w:val="20"/>
                <w:szCs w:val="20"/>
                <w:rtl w:val="0"/>
              </w:rPr>
              <w:t xml:space="preserve">Menjalankan alat pemilah sampah sesuai dengan prosedur secara cermat dan taat mengikuti prosedur.</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blHeader w:val="0"/>
        </w:trPr>
        <w:tc>
          <w:tcPr>
            <w:gridSpan w:val="9"/>
            <w:tcMar>
              <w:top w:w="30.0" w:type="dxa"/>
              <w:left w:w="35.0" w:type="dxa"/>
              <w:bottom w:w="30.0" w:type="dxa"/>
              <w:right w:w="35.0" w:type="dxa"/>
            </w:tcMar>
          </w:tcPr>
          <w:p w:rsidR="00000000" w:rsidDel="00000000" w:rsidP="00000000" w:rsidRDefault="00000000" w:rsidRPr="00000000" w14:paraId="0000023A">
            <w:pPr>
              <w:jc w:val="center"/>
              <w:rPr/>
            </w:pPr>
            <w:r w:rsidDel="00000000" w:rsidR="00000000" w:rsidRPr="00000000">
              <w:rPr>
                <w:rFonts w:ascii="Bookman Old Style" w:cs="Bookman Old Style" w:eastAsia="Bookman Old Style" w:hAnsi="Bookman Old Style"/>
                <w:sz w:val="20"/>
                <w:szCs w:val="20"/>
                <w:rtl w:val="0"/>
              </w:rPr>
              <w:t xml:space="preserve">Asesmen</w:t>
            </w:r>
            <w:r w:rsidDel="00000000" w:rsidR="00000000" w:rsidRPr="00000000">
              <w:rPr>
                <w:rtl w:val="0"/>
              </w:rPr>
            </w:r>
          </w:p>
        </w:tc>
      </w:tr>
    </w:tbl>
    <w:p w:rsidR="00000000" w:rsidDel="00000000" w:rsidP="00000000" w:rsidRDefault="00000000" w:rsidRPr="00000000" w14:paraId="00000243">
      <w:pPr>
        <w:rPr>
          <w:rFonts w:ascii="Bookman Old Style" w:cs="Bookman Old Style" w:eastAsia="Bookman Old Style" w:hAnsi="Bookman Old Style"/>
          <w:sz w:val="24"/>
          <w:szCs w:val="24"/>
        </w:rPr>
      </w:pPr>
      <w:r w:rsidDel="00000000" w:rsidR="00000000" w:rsidRPr="00000000">
        <w:rPr>
          <w:rtl w:val="0"/>
        </w:rPr>
      </w:r>
    </w:p>
    <w:tbl>
      <w:tblPr>
        <w:tblStyle w:val="Table7"/>
        <w:tblW w:w="13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60"/>
        <w:gridCol w:w="2500"/>
        <w:gridCol w:w="360"/>
        <w:gridCol w:w="10100"/>
        <w:tblGridChange w:id="0">
          <w:tblGrid>
            <w:gridCol w:w="760"/>
            <w:gridCol w:w="2500"/>
            <w:gridCol w:w="360"/>
            <w:gridCol w:w="10100"/>
          </w:tblGrid>
        </w:tblGridChange>
      </w:tblGrid>
      <w:tr>
        <w:trPr>
          <w:cantSplit w:val="1"/>
          <w:tblHeader w:val="0"/>
        </w:trPr>
        <w:tc>
          <w:tcPr>
            <w:vMerge w:val="restart"/>
            <w:tcMar>
              <w:top w:w="35.0" w:type="dxa"/>
              <w:left w:w="55.0" w:type="dxa"/>
              <w:bottom w:w="35.0" w:type="dxa"/>
              <w:right w:w="55.0" w:type="dxa"/>
            </w:tcMar>
          </w:tcPr>
          <w:p w:rsidR="00000000" w:rsidDel="00000000" w:rsidP="00000000" w:rsidRDefault="00000000" w:rsidRPr="00000000" w14:paraId="00000244">
            <w:pPr>
              <w:rPr/>
            </w:pPr>
            <w:r w:rsidDel="00000000" w:rsidR="00000000" w:rsidRPr="00000000">
              <w:rPr>
                <w:rFonts w:ascii="Bookman Old Style" w:cs="Bookman Old Style" w:eastAsia="Bookman Old Style" w:hAnsi="Bookman Old Style"/>
                <w:rtl w:val="0"/>
              </w:rPr>
              <w:t xml:space="preserve">1.3.</w:t>
            </w: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245">
            <w:pPr>
              <w:rPr/>
            </w:pPr>
            <w:r w:rsidDel="00000000" w:rsidR="00000000" w:rsidRPr="00000000">
              <w:rPr>
                <w:rFonts w:ascii="Bookman Old Style" w:cs="Bookman Old Style" w:eastAsia="Bookman Old Style" w:hAnsi="Bookman Old Style"/>
                <w:rtl w:val="0"/>
              </w:rPr>
              <w:t xml:space="preserve">Judul Unit Kompetensi</w:t>
            </w: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246">
            <w:pPr>
              <w:jc w:val="center"/>
              <w:rPr/>
            </w:pPr>
            <w:r w:rsidDel="00000000" w:rsidR="00000000" w:rsidRPr="00000000">
              <w:rPr>
                <w:rFonts w:ascii="Bookman Old Style" w:cs="Bookman Old Style" w:eastAsia="Bookman Old Style" w:hAnsi="Bookman Old Style"/>
                <w:rtl w:val="0"/>
              </w:rPr>
              <w:t xml:space="preserve">:</w:t>
            </w:r>
            <w:r w:rsidDel="00000000" w:rsidR="00000000" w:rsidRPr="00000000">
              <w:rPr>
                <w:rtl w:val="0"/>
              </w:rPr>
            </w:r>
          </w:p>
        </w:tc>
        <w:tc>
          <w:tcPr>
            <w:tcMar>
              <w:top w:w="35.0" w:type="dxa"/>
              <w:left w:w="55.0" w:type="dxa"/>
              <w:bottom w:w="35.0" w:type="dxa"/>
              <w:right w:w="55.0" w:type="dxa"/>
            </w:tcMar>
          </w:tcPr>
          <w:p w:rsidR="00000000" w:rsidDel="00000000" w:rsidP="00000000" w:rsidRDefault="00000000" w:rsidRPr="00000000" w14:paraId="00000247">
            <w:pPr>
              <w:rPr/>
            </w:pPr>
            <w:r w:rsidDel="00000000" w:rsidR="00000000" w:rsidRPr="00000000">
              <w:rPr>
                <w:rFonts w:ascii="Bookman Old Style" w:cs="Bookman Old Style" w:eastAsia="Bookman Old Style" w:hAnsi="Bookman Old Style"/>
                <w:rtl w:val="0"/>
              </w:rPr>
              <w:t xml:space="preserve">Mengoperasikan Unit Pembakaran</w:t>
            </w:r>
            <w:r w:rsidDel="00000000" w:rsidR="00000000" w:rsidRPr="00000000">
              <w:rPr>
                <w:rtl w:val="0"/>
              </w:rPr>
            </w:r>
          </w:p>
        </w:tc>
      </w:tr>
      <w:tr>
        <w:trPr>
          <w:cantSplit w:val="1"/>
          <w:tblHeader w:val="0"/>
        </w:trPr>
        <w:tc>
          <w:tcPr>
            <w:vMerge w:val="continue"/>
            <w:tcMar>
              <w:top w:w="35.0" w:type="dxa"/>
              <w:left w:w="55.0" w:type="dxa"/>
              <w:bottom w:w="35.0" w:type="dxa"/>
              <w:right w:w="55.0" w:type="dxa"/>
            </w:tcMar>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249">
            <w:pPr>
              <w:rPr/>
            </w:pPr>
            <w:r w:rsidDel="00000000" w:rsidR="00000000" w:rsidRPr="00000000">
              <w:rPr>
                <w:rFonts w:ascii="Bookman Old Style" w:cs="Bookman Old Style" w:eastAsia="Bookman Old Style" w:hAnsi="Bookman Old Style"/>
                <w:rtl w:val="0"/>
              </w:rPr>
              <w:t xml:space="preserve">Kode</w:t>
            </w: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24A">
            <w:pPr>
              <w:jc w:val="center"/>
              <w:rPr/>
            </w:pPr>
            <w:r w:rsidDel="00000000" w:rsidR="00000000" w:rsidRPr="00000000">
              <w:rPr>
                <w:rFonts w:ascii="Bookman Old Style" w:cs="Bookman Old Style" w:eastAsia="Bookman Old Style" w:hAnsi="Bookman Old Style"/>
                <w:rtl w:val="0"/>
              </w:rPr>
              <w:t xml:space="preserve">:</w:t>
            </w:r>
            <w:r w:rsidDel="00000000" w:rsidR="00000000" w:rsidRPr="00000000">
              <w:rPr>
                <w:rtl w:val="0"/>
              </w:rPr>
            </w:r>
          </w:p>
        </w:tc>
        <w:tc>
          <w:tcPr>
            <w:tcMar>
              <w:top w:w="35.0" w:type="dxa"/>
              <w:left w:w="55.0" w:type="dxa"/>
              <w:bottom w:w="35.0" w:type="dxa"/>
              <w:right w:w="55.0" w:type="dxa"/>
            </w:tcMar>
          </w:tcPr>
          <w:p w:rsidR="00000000" w:rsidDel="00000000" w:rsidP="00000000" w:rsidRDefault="00000000" w:rsidRPr="00000000" w14:paraId="0000024B">
            <w:pPr>
              <w:rPr/>
            </w:pPr>
            <w:r w:rsidDel="00000000" w:rsidR="00000000" w:rsidRPr="00000000">
              <w:rPr>
                <w:rFonts w:ascii="Bookman Old Style" w:cs="Bookman Old Style" w:eastAsia="Bookman Old Style" w:hAnsi="Bookman Old Style"/>
                <w:rtl w:val="0"/>
              </w:rPr>
              <w:t xml:space="preserve">E.38SPH02.027.01</w:t>
            </w:r>
            <w:r w:rsidDel="00000000" w:rsidR="00000000" w:rsidRPr="00000000">
              <w:rPr>
                <w:rtl w:val="0"/>
              </w:rPr>
            </w:r>
          </w:p>
        </w:tc>
      </w:tr>
      <w:tr>
        <w:trPr>
          <w:cantSplit w:val="1"/>
          <w:tblHeader w:val="0"/>
        </w:trPr>
        <w:tc>
          <w:tcPr>
            <w:vMerge w:val="continue"/>
            <w:tcMar>
              <w:top w:w="35.0" w:type="dxa"/>
              <w:left w:w="55.0" w:type="dxa"/>
              <w:bottom w:w="35.0" w:type="dxa"/>
              <w:right w:w="55.0" w:type="dxa"/>
            </w:tcMar>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24D">
            <w:pPr>
              <w:rPr/>
            </w:pPr>
            <w:r w:rsidDel="00000000" w:rsidR="00000000" w:rsidRPr="00000000">
              <w:rPr>
                <w:rFonts w:ascii="Bookman Old Style" w:cs="Bookman Old Style" w:eastAsia="Bookman Old Style" w:hAnsi="Bookman Old Style"/>
                <w:rtl w:val="0"/>
              </w:rPr>
              <w:t xml:space="preserve">Perkiraan Waktu</w:t>
            </w: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24E">
            <w:pPr>
              <w:jc w:val="center"/>
              <w:rPr/>
            </w:pPr>
            <w:r w:rsidDel="00000000" w:rsidR="00000000" w:rsidRPr="00000000">
              <w:rPr>
                <w:rFonts w:ascii="Bookman Old Style" w:cs="Bookman Old Style" w:eastAsia="Bookman Old Style" w:hAnsi="Bookman Old Style"/>
                <w:rtl w:val="0"/>
              </w:rPr>
              <w:t xml:space="preserve">:</w:t>
            </w:r>
            <w:r w:rsidDel="00000000" w:rsidR="00000000" w:rsidRPr="00000000">
              <w:rPr>
                <w:rtl w:val="0"/>
              </w:rPr>
            </w:r>
          </w:p>
        </w:tc>
        <w:tc>
          <w:tcPr>
            <w:tcMar>
              <w:top w:w="35.0" w:type="dxa"/>
              <w:left w:w="55.0" w:type="dxa"/>
              <w:bottom w:w="35.0" w:type="dxa"/>
              <w:right w:w="55.0" w:type="dxa"/>
            </w:tcMar>
          </w:tcPr>
          <w:p w:rsidR="00000000" w:rsidDel="00000000" w:rsidP="00000000" w:rsidRDefault="00000000" w:rsidRPr="00000000" w14:paraId="0000024F">
            <w:pPr>
              <w:rPr/>
            </w:pPr>
            <w:r w:rsidDel="00000000" w:rsidR="00000000" w:rsidRPr="00000000">
              <w:rPr>
                <w:rFonts w:ascii="Bookman Old Style" w:cs="Bookman Old Style" w:eastAsia="Bookman Old Style" w:hAnsi="Bookman Old Style"/>
                <w:rtl w:val="0"/>
              </w:rPr>
              <w:t xml:space="preserve">40 JP @ 45 menit</w:t>
            </w:r>
            <w:r w:rsidDel="00000000" w:rsidR="00000000" w:rsidRPr="00000000">
              <w:rPr>
                <w:rtl w:val="0"/>
              </w:rPr>
            </w:r>
          </w:p>
        </w:tc>
      </w:tr>
      <w:tr>
        <w:trPr>
          <w:cantSplit w:val="1"/>
          <w:tblHeader w:val="0"/>
        </w:trPr>
        <w:tc>
          <w:tcPr>
            <w:vMerge w:val="continue"/>
            <w:tcMar>
              <w:top w:w="35.0" w:type="dxa"/>
              <w:left w:w="55.0" w:type="dxa"/>
              <w:bottom w:w="35.0" w:type="dxa"/>
              <w:right w:w="55.0" w:type="dxa"/>
            </w:tcMar>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251">
            <w:pPr>
              <w:rPr/>
            </w:pPr>
            <w:r w:rsidDel="00000000" w:rsidR="00000000" w:rsidRPr="00000000">
              <w:rPr>
                <w:rFonts w:ascii="Bookman Old Style" w:cs="Bookman Old Style" w:eastAsia="Bookman Old Style" w:hAnsi="Bookman Old Style"/>
                <w:rtl w:val="0"/>
              </w:rPr>
              <w:t xml:space="preserve">Metode</w:t>
            </w: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252">
            <w:pPr>
              <w:jc w:val="center"/>
              <w:rPr/>
            </w:pPr>
            <w:r w:rsidDel="00000000" w:rsidR="00000000" w:rsidRPr="00000000">
              <w:rPr>
                <w:rFonts w:ascii="Bookman Old Style" w:cs="Bookman Old Style" w:eastAsia="Bookman Old Style" w:hAnsi="Bookman Old Style"/>
                <w:rtl w:val="0"/>
              </w:rPr>
              <w:t xml:space="preserve">:</w:t>
            </w:r>
            <w:r w:rsidDel="00000000" w:rsidR="00000000" w:rsidRPr="00000000">
              <w:rPr>
                <w:rtl w:val="0"/>
              </w:rPr>
            </w:r>
          </w:p>
        </w:tc>
        <w:tc>
          <w:tcPr>
            <w:tcMar>
              <w:top w:w="35.0" w:type="dxa"/>
              <w:left w:w="55.0" w:type="dxa"/>
              <w:bottom w:w="35.0" w:type="dxa"/>
              <w:right w:w="55.0" w:type="dxa"/>
            </w:tcMar>
          </w:tcPr>
          <w:p w:rsidR="00000000" w:rsidDel="00000000" w:rsidP="00000000" w:rsidRDefault="00000000" w:rsidRPr="00000000" w14:paraId="00000253">
            <w:pPr>
              <w:rPr/>
            </w:pPr>
            <w:r w:rsidDel="00000000" w:rsidR="00000000" w:rsidRPr="00000000">
              <w:rPr>
                <w:rFonts w:ascii="Bookman Old Style" w:cs="Bookman Old Style" w:eastAsia="Bookman Old Style" w:hAnsi="Bookman Old Style"/>
                <w:rtl w:val="0"/>
              </w:rPr>
              <w:t xml:space="preserve">Luring</w:t>
            </w:r>
            <w:r w:rsidDel="00000000" w:rsidR="00000000" w:rsidRPr="00000000">
              <w:rPr>
                <w:rtl w:val="0"/>
              </w:rPr>
            </w:r>
          </w:p>
        </w:tc>
      </w:tr>
      <w:tr>
        <w:trPr>
          <w:cantSplit w:val="1"/>
          <w:tblHeader w:val="0"/>
        </w:trPr>
        <w:tc>
          <w:tcPr>
            <w:vMerge w:val="continue"/>
            <w:tcMar>
              <w:top w:w="35.0" w:type="dxa"/>
              <w:left w:w="55.0" w:type="dxa"/>
              <w:bottom w:w="35.0" w:type="dxa"/>
              <w:right w:w="55.0" w:type="dxa"/>
            </w:tcMar>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255">
            <w:pPr>
              <w:rPr/>
            </w:pPr>
            <w:r w:rsidDel="00000000" w:rsidR="00000000" w:rsidRPr="00000000">
              <w:rPr>
                <w:rFonts w:ascii="Bookman Old Style" w:cs="Bookman Old Style" w:eastAsia="Bookman Old Style" w:hAnsi="Bookman Old Style"/>
                <w:rtl w:val="0"/>
              </w:rPr>
              <w:t xml:space="preserve">Capaian</w:t>
            </w: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256">
            <w:pPr>
              <w:jc w:val="center"/>
              <w:rPr/>
            </w:pPr>
            <w:r w:rsidDel="00000000" w:rsidR="00000000" w:rsidRPr="00000000">
              <w:rPr>
                <w:rFonts w:ascii="Bookman Old Style" w:cs="Bookman Old Style" w:eastAsia="Bookman Old Style" w:hAnsi="Bookman Old Style"/>
                <w:rtl w:val="0"/>
              </w:rPr>
              <w:t xml:space="preserve">:</w:t>
            </w:r>
            <w:r w:rsidDel="00000000" w:rsidR="00000000" w:rsidRPr="00000000">
              <w:rPr>
                <w:rtl w:val="0"/>
              </w:rPr>
            </w:r>
          </w:p>
        </w:tc>
        <w:tc>
          <w:tcPr>
            <w:tcMar>
              <w:top w:w="35.0" w:type="dxa"/>
              <w:left w:w="55.0" w:type="dxa"/>
              <w:bottom w:w="35.0" w:type="dxa"/>
              <w:right w:w="55.0" w:type="dxa"/>
            </w:tcMar>
          </w:tcPr>
          <w:p w:rsidR="00000000" w:rsidDel="00000000" w:rsidP="00000000" w:rsidRDefault="00000000" w:rsidRPr="00000000" w14:paraId="00000257">
            <w:pPr>
              <w:rPr/>
            </w:pPr>
            <w:r w:rsidDel="00000000" w:rsidR="00000000" w:rsidRPr="00000000">
              <w:rPr>
                <w:rFonts w:ascii="Bookman Old Style" w:cs="Bookman Old Style" w:eastAsia="Bookman Old Style" w:hAnsi="Bookman Old Style"/>
                <w:rtl w:val="0"/>
              </w:rPr>
              <w:t xml:space="preserve">Terimplementasikannya pengoperasian unit pembakaran mulai dari persiapan, menjalankan sistem injeksi bahan bakar tambahan, sistem ruang bakar, sistem injeksi udara tambahan, sistem pembakaran, hingga pembuatan laporan, sesuai dengan prosedur.</w:t>
            </w:r>
            <w:r w:rsidDel="00000000" w:rsidR="00000000" w:rsidRPr="00000000">
              <w:rPr>
                <w:rtl w:val="0"/>
              </w:rPr>
            </w:r>
          </w:p>
        </w:tc>
      </w:tr>
    </w:tbl>
    <w:p w:rsidR="00000000" w:rsidDel="00000000" w:rsidP="00000000" w:rsidRDefault="00000000" w:rsidRPr="00000000" w14:paraId="00000258">
      <w:pPr>
        <w:spacing w:after="0" w:line="20" w:lineRule="auto"/>
        <w:rPr>
          <w:sz w:val="2"/>
          <w:szCs w:val="2"/>
        </w:rPr>
      </w:pPr>
      <w:r w:rsidDel="00000000" w:rsidR="00000000" w:rsidRPr="00000000">
        <w:rPr>
          <w:rtl w:val="0"/>
        </w:rPr>
      </w:r>
    </w:p>
    <w:tbl>
      <w:tblPr>
        <w:tblStyle w:val="Table8"/>
        <w:tblW w:w="139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0"/>
        <w:gridCol w:w="1550"/>
        <w:gridCol w:w="450"/>
        <w:gridCol w:w="2050"/>
        <w:gridCol w:w="2350"/>
        <w:gridCol w:w="2700"/>
        <w:gridCol w:w="450"/>
        <w:gridCol w:w="3300"/>
        <w:gridCol w:w="650"/>
        <w:tblGridChange w:id="0">
          <w:tblGrid>
            <w:gridCol w:w="400"/>
            <w:gridCol w:w="1550"/>
            <w:gridCol w:w="450"/>
            <w:gridCol w:w="2050"/>
            <w:gridCol w:w="2350"/>
            <w:gridCol w:w="2700"/>
            <w:gridCol w:w="450"/>
            <w:gridCol w:w="3300"/>
            <w:gridCol w:w="650"/>
          </w:tblGrid>
        </w:tblGridChange>
      </w:tblGrid>
      <w:tr>
        <w:trPr>
          <w:cantSplit w:val="1"/>
          <w:tblHeader w:val="1"/>
        </w:trPr>
        <w:tc>
          <w:tcPr>
            <w:gridSpan w:val="2"/>
            <w:tcMar>
              <w:top w:w="30.0" w:type="dxa"/>
              <w:left w:w="35.0" w:type="dxa"/>
              <w:bottom w:w="30.0" w:type="dxa"/>
              <w:right w:w="35.0" w:type="dxa"/>
            </w:tcMar>
          </w:tcPr>
          <w:p w:rsidR="00000000" w:rsidDel="00000000" w:rsidP="00000000" w:rsidRDefault="00000000" w:rsidRPr="00000000" w14:paraId="00000259">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0"/>
                <w:szCs w:val="20"/>
                <w:rtl w:val="0"/>
              </w:rPr>
              <w:t xml:space="preserve">Elemen</w:t>
              <w:br w:type="textWrapping"/>
              <w:t xml:space="preserve">Kompetensi</w:t>
            </w:r>
            <w:r w:rsidDel="00000000" w:rsidR="00000000" w:rsidRPr="00000000">
              <w:rPr>
                <w:rtl w:val="0"/>
              </w:rPr>
            </w:r>
          </w:p>
        </w:tc>
        <w:tc>
          <w:tcPr>
            <w:gridSpan w:val="2"/>
            <w:tcMar>
              <w:top w:w="30.0" w:type="dxa"/>
              <w:left w:w="35.0" w:type="dxa"/>
              <w:bottom w:w="30.0" w:type="dxa"/>
              <w:right w:w="35.0" w:type="dxa"/>
            </w:tcMar>
          </w:tcPr>
          <w:p w:rsidR="00000000" w:rsidDel="00000000" w:rsidP="00000000" w:rsidRDefault="00000000" w:rsidRPr="00000000" w14:paraId="0000025B">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0"/>
                <w:szCs w:val="20"/>
                <w:rtl w:val="0"/>
              </w:rPr>
              <w:t xml:space="preserve">Kriteria</w:t>
              <w:br w:type="textWrapping"/>
              <w:t xml:space="preserve">Unjuk Kerja</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25D">
            <w:pPr>
              <w:jc w:val="center"/>
              <w:rPr>
                <w:rFonts w:ascii="Bookman Old Style" w:cs="Bookman Old Style" w:eastAsia="Bookman Old Style" w:hAnsi="Bookman Old Style"/>
                <w:sz w:val="24"/>
                <w:szCs w:val="24"/>
              </w:rPr>
            </w:pPr>
            <w:commentRangeStart w:id="0"/>
            <w:r w:rsidDel="00000000" w:rsidR="00000000" w:rsidRPr="00000000">
              <w:rPr>
                <w:rFonts w:ascii="Bookman Old Style" w:cs="Bookman Old Style" w:eastAsia="Bookman Old Style" w:hAnsi="Bookman Old Style"/>
                <w:b w:val="1"/>
                <w:bCs w:val="1"/>
                <w:sz w:val="20"/>
                <w:szCs w:val="20"/>
                <w:rtl w:val="0"/>
              </w:rPr>
              <w:t xml:space="preserve">Indikator</w:t>
              <w:br w:type="textWrapping"/>
              <w:t xml:space="preserve">Unjuk Kerja</w:t>
            </w:r>
            <w:commentRangeEnd w:id="0"/>
            <w:r w:rsidDel="00000000" w:rsidR="00000000" w:rsidRPr="00000000">
              <w:commentReference w:id="0"/>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25E">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0"/>
                <w:szCs w:val="20"/>
                <w:rtl w:val="0"/>
              </w:rPr>
              <w:t xml:space="preserve">Pengetahuan</w:t>
            </w:r>
            <w:r w:rsidDel="00000000" w:rsidR="00000000" w:rsidRPr="00000000">
              <w:rPr>
                <w:rtl w:val="0"/>
              </w:rPr>
            </w:r>
          </w:p>
        </w:tc>
        <w:tc>
          <w:tcPr>
            <w:gridSpan w:val="2"/>
            <w:tcMar>
              <w:top w:w="30.0" w:type="dxa"/>
              <w:left w:w="35.0" w:type="dxa"/>
              <w:bottom w:w="30.0" w:type="dxa"/>
              <w:right w:w="35.0" w:type="dxa"/>
            </w:tcMar>
          </w:tcPr>
          <w:p w:rsidR="00000000" w:rsidDel="00000000" w:rsidP="00000000" w:rsidRDefault="00000000" w:rsidRPr="00000000" w14:paraId="0000025F">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0"/>
                <w:szCs w:val="20"/>
                <w:rtl w:val="0"/>
              </w:rPr>
              <w:t xml:space="preserve">Keterampilan</w:t>
              <w:br w:type="textWrapping"/>
              <w:t xml:space="preserve">dan Sikap</w:t>
            </w:r>
            <w:r w:rsidDel="00000000" w:rsidR="00000000" w:rsidRPr="00000000">
              <w:rPr>
                <w:rtl w:val="0"/>
              </w:rPr>
            </w:r>
          </w:p>
        </w:tc>
        <w:tc>
          <w:tcPr>
            <w:tcMar>
              <w:top w:w="30.0" w:type="dxa"/>
              <w:left w:w="5.0" w:type="dxa"/>
              <w:bottom w:w="30.0" w:type="dxa"/>
              <w:right w:w="5.0" w:type="dxa"/>
            </w:tcMar>
          </w:tcPr>
          <w:p w:rsidR="00000000" w:rsidDel="00000000" w:rsidP="00000000" w:rsidRDefault="00000000" w:rsidRPr="00000000" w14:paraId="00000261">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16"/>
                <w:szCs w:val="16"/>
                <w:rtl w:val="0"/>
              </w:rPr>
              <w:t xml:space="preserve">Durasi</w:t>
            </w:r>
            <w:r w:rsidDel="00000000" w:rsidR="00000000" w:rsidRPr="00000000">
              <w:rPr>
                <w:rtl w:val="0"/>
              </w:rPr>
            </w:r>
          </w:p>
        </w:tc>
      </w:tr>
      <w:tr>
        <w:trPr>
          <w:cantSplit w:val="1"/>
          <w:tblHeader w:val="0"/>
        </w:trPr>
        <w:tc>
          <w:tcPr>
            <w:vMerge w:val="restart"/>
            <w:tcMar>
              <w:top w:w="30.0" w:type="dxa"/>
              <w:left w:w="35.0" w:type="dxa"/>
              <w:bottom w:w="30.0" w:type="dxa"/>
              <w:right w:w="35.0" w:type="dxa"/>
            </w:tcMar>
          </w:tcPr>
          <w:p w:rsidR="00000000" w:rsidDel="00000000" w:rsidP="00000000" w:rsidRDefault="00000000" w:rsidRPr="00000000" w14:paraId="00000262">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1.</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263">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Melakukan pekerjaan persiapan</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264">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1.1</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265">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Alat Pelindung Diri (APD) diidentifikasi sesuai dengan kebutuhan.</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266">
            <w:pPr>
              <w:rPr/>
            </w:pPr>
            <w:r w:rsidDel="00000000" w:rsidR="00000000" w:rsidRPr="00000000">
              <w:rPr>
                <w:rFonts w:ascii="Bookman Old Style" w:cs="Bookman Old Style" w:eastAsia="Bookman Old Style" w:hAnsi="Bookman Old Style"/>
                <w:rtl w:val="0"/>
              </w:rPr>
              <w:t xml:space="preserve">Diidentifikasinya kebutuhan APD, diagram kerja dan prinsip pembakaran, serta dikoordinasikannya kesiapan pengoperasian unit pembakaran dengan cermat dan sesuai prosedur.</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267">
            <w:pPr>
              <w:spacing w:line="259" w:lineRule="auto"/>
              <w:ind w:left="535" w:right="56"/>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Penjelasan tentang:</w:t>
            </w:r>
          </w:p>
          <w:p w:rsidR="00000000" w:rsidDel="00000000" w:rsidP="00000000" w:rsidRDefault="00000000" w:rsidRPr="00000000" w14:paraId="00000268">
            <w:pPr>
              <w:widowControl w:val="0"/>
              <w:numPr>
                <w:ilvl w:val="0"/>
                <w:numId w:val="22"/>
              </w:numPr>
              <w:spacing w:after="120" w:line="259" w:lineRule="auto"/>
              <w:ind w:left="535" w:right="56"/>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Prosedur Keselamatan dan Kesehatan Kerja (K3) dan penggunaan Alat Pelindung Diri (APD).</w:t>
            </w:r>
          </w:p>
          <w:p w:rsidR="00000000" w:rsidDel="00000000" w:rsidP="00000000" w:rsidRDefault="00000000" w:rsidRPr="00000000" w14:paraId="00000269">
            <w:pPr>
              <w:widowControl w:val="0"/>
              <w:numPr>
                <w:ilvl w:val="0"/>
                <w:numId w:val="22"/>
              </w:numPr>
              <w:spacing w:after="120" w:line="259" w:lineRule="auto"/>
              <w:ind w:left="535" w:right="56"/>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Diagram kerja dan prinsip dasar pembakaran.</w:t>
            </w:r>
          </w:p>
          <w:p w:rsidR="00000000" w:rsidDel="00000000" w:rsidP="00000000" w:rsidRDefault="00000000" w:rsidRPr="00000000" w14:paraId="0000026A">
            <w:pPr>
              <w:widowControl w:val="0"/>
              <w:numPr>
                <w:ilvl w:val="0"/>
                <w:numId w:val="22"/>
              </w:numPr>
              <w:spacing w:after="120" w:line="259" w:lineRule="auto"/>
              <w:ind w:left="535" w:right="56"/>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Prosedur koordinasi kesiapan pengoperasian unit pembakaran.</w:t>
            </w:r>
          </w:p>
          <w:p w:rsidR="00000000" w:rsidDel="00000000" w:rsidP="00000000" w:rsidRDefault="00000000" w:rsidRPr="00000000" w14:paraId="0000026B">
            <w:pPr>
              <w:rPr>
                <w:rFonts w:ascii="Bookman Old Style" w:cs="Bookman Old Style" w:eastAsia="Bookman Old Style" w:hAnsi="Bookman Old Style"/>
                <w:sz w:val="20"/>
                <w:szCs w:val="20"/>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26C">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1.1</w:t>
            </w:r>
            <w:r w:rsidDel="00000000" w:rsidR="00000000" w:rsidRPr="00000000">
              <w:rPr>
                <w:rtl w:val="0"/>
              </w:rPr>
            </w:r>
          </w:p>
        </w:tc>
        <w:tc>
          <w:tcPr/>
          <w:p w:rsidR="00000000" w:rsidDel="00000000" w:rsidP="00000000" w:rsidRDefault="00000000" w:rsidRPr="00000000" w14:paraId="0000026D">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Mengidentifikasi kebutuhan Alat Pelindung Diri (APD) sesuai dengan prosedur secara cermat dan taat.</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26E">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2 JP</w:t>
            </w:r>
            <w:r w:rsidDel="00000000" w:rsidR="00000000" w:rsidRPr="00000000">
              <w:rPr>
                <w:rtl w:val="0"/>
              </w:rPr>
            </w:r>
          </w:p>
        </w:tc>
      </w:tr>
      <w:tr>
        <w:trPr>
          <w:cantSplit w:val="1"/>
          <w:tblHeader w:val="0"/>
        </w:trPr>
        <w:tc>
          <w:tcPr>
            <w:vMerge w:val="continue"/>
            <w:tcMar>
              <w:top w:w="30.0" w:type="dxa"/>
              <w:left w:w="35.0" w:type="dxa"/>
              <w:bottom w:w="30.0" w:type="dxa"/>
              <w:right w:w="35.0" w:type="dxa"/>
            </w:tcMar>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271">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1.2</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272">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Diagram kerja dan prinsip pembakaran diidentifikasi sesuai dengan prosedur.</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275">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1.2</w:t>
            </w:r>
            <w:r w:rsidDel="00000000" w:rsidR="00000000" w:rsidRPr="00000000">
              <w:rPr>
                <w:rtl w:val="0"/>
              </w:rPr>
            </w:r>
          </w:p>
        </w:tc>
        <w:tc>
          <w:tcPr/>
          <w:p w:rsidR="00000000" w:rsidDel="00000000" w:rsidP="00000000" w:rsidRDefault="00000000" w:rsidRPr="00000000" w14:paraId="00000276">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Mengidentifikasi diagram kerja dan prinsip pembakaran sesuai dengan prosedur secara cermat dan taat.</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blHeader w:val="0"/>
        </w:trPr>
        <w:tc>
          <w:tcPr>
            <w:vMerge w:val="continue"/>
            <w:tcMar>
              <w:top w:w="30.0" w:type="dxa"/>
              <w:left w:w="35.0" w:type="dxa"/>
              <w:bottom w:w="30.0" w:type="dxa"/>
              <w:right w:w="35.0" w:type="dxa"/>
            </w:tcMar>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27A">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1.3</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27B">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Kesiapan pengoperasian unit pembakaran dikoordinasikan dengan pihak yang berkaitan sesuai dengan prosedur.</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27E">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1.3</w:t>
            </w:r>
            <w:r w:rsidDel="00000000" w:rsidR="00000000" w:rsidRPr="00000000">
              <w:rPr>
                <w:rtl w:val="0"/>
              </w:rPr>
            </w:r>
          </w:p>
        </w:tc>
        <w:tc>
          <w:tcPr/>
          <w:p w:rsidR="00000000" w:rsidDel="00000000" w:rsidP="00000000" w:rsidRDefault="00000000" w:rsidRPr="00000000" w14:paraId="0000027F">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Mengoordinasikan kesiapan pengoperasian unit pembakaran dengan pihak terkait sesuai dengan prosedur secara cermat dan taat.</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blHeader w:val="0"/>
        </w:trPr>
        <w:tc>
          <w:tcPr>
            <w:vMerge w:val="restart"/>
            <w:tcMar>
              <w:top w:w="30.0" w:type="dxa"/>
              <w:left w:w="35.0" w:type="dxa"/>
              <w:bottom w:w="30.0" w:type="dxa"/>
              <w:right w:w="35.0" w:type="dxa"/>
            </w:tcMar>
          </w:tcPr>
          <w:p w:rsidR="00000000" w:rsidDel="00000000" w:rsidP="00000000" w:rsidRDefault="00000000" w:rsidRPr="00000000" w14:paraId="00000281">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2.</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282">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Menjalankan sistem injeksi bahan bakar tambahan</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283">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2.1</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284">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Semua komponen sistem diperiksa kelaikan operasionalnya sesuai dengan prosedur.</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285">
            <w:pPr>
              <w:rPr/>
            </w:pPr>
            <w:r w:rsidDel="00000000" w:rsidR="00000000" w:rsidRPr="00000000">
              <w:rPr>
                <w:rFonts w:ascii="Bookman Old Style" w:cs="Bookman Old Style" w:eastAsia="Bookman Old Style" w:hAnsi="Bookman Old Style"/>
                <w:rtl w:val="0"/>
              </w:rPr>
              <w:t xml:space="preserve">Diperiksanya kelaikan komponen, dioperasikannya sistem injeksi bahan bakar tambahan, serta diidentifikasi dan ditindaklanjutinya gangguan pengoperasian sesuai dengan prosedur secara cermat dan teliti.</w:t>
            </w:r>
            <w:r w:rsidDel="00000000" w:rsidR="00000000" w:rsidRPr="00000000">
              <w:rPr>
                <w:rtl w:val="0"/>
              </w:rPr>
            </w:r>
          </w:p>
        </w:tc>
        <w:tc>
          <w:tcPr>
            <w:vMerge w:val="restart"/>
          </w:tcPr>
          <w:p w:rsidR="00000000" w:rsidDel="00000000" w:rsidP="00000000" w:rsidRDefault="00000000" w:rsidRPr="00000000" w14:paraId="00000286">
            <w:pPr>
              <w:ind w:left="535"/>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Penjelasan tentang :</w:t>
            </w:r>
          </w:p>
          <w:p w:rsidR="00000000" w:rsidDel="00000000" w:rsidP="00000000" w:rsidRDefault="00000000" w:rsidRPr="00000000" w14:paraId="00000287">
            <w:pPr>
              <w:widowControl w:val="0"/>
              <w:numPr>
                <w:ilvl w:val="0"/>
                <w:numId w:val="23"/>
              </w:numPr>
              <w:spacing w:after="120" w:line="259" w:lineRule="auto"/>
              <w:ind w:left="535"/>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Komponen dan prinsip kerja sistem injeksi bahan bakar tambahan.</w:t>
            </w:r>
          </w:p>
          <w:p w:rsidR="00000000" w:rsidDel="00000000" w:rsidP="00000000" w:rsidRDefault="00000000" w:rsidRPr="00000000" w14:paraId="00000288">
            <w:pPr>
              <w:widowControl w:val="0"/>
              <w:numPr>
                <w:ilvl w:val="0"/>
                <w:numId w:val="23"/>
              </w:numPr>
              <w:spacing w:after="120" w:line="259" w:lineRule="auto"/>
              <w:ind w:left="535"/>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Prosedur Operasional Standar (POS) Mengoperasikan Sistem Injeksi Bahan Bakar Tambahan.</w:t>
            </w:r>
          </w:p>
          <w:p w:rsidR="00000000" w:rsidDel="00000000" w:rsidP="00000000" w:rsidRDefault="00000000" w:rsidRPr="00000000" w14:paraId="00000289">
            <w:pPr>
              <w:widowControl w:val="0"/>
              <w:numPr>
                <w:ilvl w:val="0"/>
                <w:numId w:val="23"/>
              </w:numPr>
              <w:spacing w:after="120" w:line="259" w:lineRule="auto"/>
              <w:ind w:left="535"/>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Jenis dan penyebab gangguan pengoperasian sistem injeksi bahan bakar tambahan serta cara penanggulangannya.</w:t>
            </w:r>
          </w:p>
          <w:p w:rsidR="00000000" w:rsidDel="00000000" w:rsidP="00000000" w:rsidRDefault="00000000" w:rsidRPr="00000000" w14:paraId="0000028A">
            <w:pPr>
              <w:widowControl w:val="0"/>
              <w:numPr>
                <w:ilvl w:val="0"/>
                <w:numId w:val="23"/>
              </w:numPr>
              <w:spacing w:after="120" w:line="259" w:lineRule="auto"/>
              <w:ind w:left="535"/>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Parameter kimia bahan bakar.</w:t>
            </w:r>
          </w:p>
        </w:tc>
        <w:tc>
          <w:tcPr>
            <w:tcMar>
              <w:top w:w="30.0" w:type="dxa"/>
              <w:left w:w="35.0" w:type="dxa"/>
              <w:bottom w:w="30.0" w:type="dxa"/>
              <w:right w:w="35.0" w:type="dxa"/>
            </w:tcMar>
          </w:tcPr>
          <w:p w:rsidR="00000000" w:rsidDel="00000000" w:rsidP="00000000" w:rsidRDefault="00000000" w:rsidRPr="00000000" w14:paraId="0000028B">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2.1</w:t>
            </w:r>
            <w:r w:rsidDel="00000000" w:rsidR="00000000" w:rsidRPr="00000000">
              <w:rPr>
                <w:rtl w:val="0"/>
              </w:rPr>
            </w:r>
          </w:p>
        </w:tc>
        <w:tc>
          <w:tcPr/>
          <w:p w:rsidR="00000000" w:rsidDel="00000000" w:rsidP="00000000" w:rsidRDefault="00000000" w:rsidRPr="00000000" w14:paraId="0000028C">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color w:val="c00000"/>
                <w:rtl w:val="0"/>
              </w:rPr>
              <w:t xml:space="preserve">Memeriksa kelaikan operasional semua komponen sistem injeksi bahan bakar tambahan sesuai dengan prosedur secara cermat dan taat.</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28D">
            <w:pPr>
              <w:jc w:val="center"/>
              <w:rPr>
                <w:rFonts w:ascii="Bookman Old Style" w:cs="Bookman Old Style" w:eastAsia="Bookman Old Style" w:hAnsi="Bookman Old Style"/>
                <w:sz w:val="24"/>
                <w:szCs w:val="24"/>
              </w:rPr>
            </w:pPr>
            <w:ins w:author="Kamila Nurhusna" w:id="8" w:date="2026-08-29T04:20:58Z">
              <w:r w:rsidDel="00000000" w:rsidR="00000000" w:rsidRPr="00000000">
                <w:rPr>
                  <w:rFonts w:ascii="Bookman Old Style" w:cs="Bookman Old Style" w:eastAsia="Bookman Old Style" w:hAnsi="Bookman Old Style"/>
                  <w:sz w:val="20"/>
                  <w:szCs w:val="20"/>
                  <w:rtl w:val="0"/>
                  <w:rPrChange w:author="Kamila Nurhusna" w:id="9" w:date="2026-08-29T04:20:58Z">
                    <w:rPr/>
                  </w:rPrChange>
                </w:rPr>
                <w:t xml:space="preserve">4</w:t>
              </w:r>
            </w:ins>
            <w:del w:author="Kamila Nurhusna" w:id="8" w:date="2026-08-29T04:20:58Z">
              <w:r w:rsidDel="00000000" w:rsidR="00000000" w:rsidRPr="00000000">
                <w:rPr>
                  <w:rFonts w:ascii="Bookman Old Style" w:cs="Bookman Old Style" w:eastAsia="Bookman Old Style" w:hAnsi="Bookman Old Style"/>
                  <w:sz w:val="20"/>
                  <w:szCs w:val="20"/>
                  <w:rtl w:val="0"/>
                </w:rPr>
                <w:delText xml:space="preserve">7</w:delText>
              </w:r>
            </w:del>
            <w:r w:rsidDel="00000000" w:rsidR="00000000" w:rsidRPr="00000000">
              <w:rPr>
                <w:rFonts w:ascii="Bookman Old Style" w:cs="Bookman Old Style" w:eastAsia="Bookman Old Style" w:hAnsi="Bookman Old Style"/>
                <w:sz w:val="20"/>
                <w:szCs w:val="20"/>
                <w:rtl w:val="0"/>
              </w:rPr>
              <w:t xml:space="preserve"> JP</w:t>
            </w:r>
            <w:r w:rsidDel="00000000" w:rsidR="00000000" w:rsidRPr="00000000">
              <w:rPr>
                <w:rtl w:val="0"/>
              </w:rPr>
            </w:r>
          </w:p>
        </w:tc>
      </w:tr>
      <w:tr>
        <w:trPr>
          <w:cantSplit w:val="1"/>
          <w:tblHeader w:val="0"/>
        </w:trPr>
        <w:tc>
          <w:tcPr>
            <w:vMerge w:val="continue"/>
            <w:tcMar>
              <w:top w:w="30.0" w:type="dxa"/>
              <w:left w:w="35.0" w:type="dxa"/>
              <w:bottom w:w="30.0" w:type="dxa"/>
              <w:right w:w="35.0" w:type="dxa"/>
            </w:tcMar>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290">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2.2</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291">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Sistem injeksi bahan bakar dioperasikan sesuai dengan prosedur.</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294">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2.2</w:t>
            </w:r>
            <w:r w:rsidDel="00000000" w:rsidR="00000000" w:rsidRPr="00000000">
              <w:rPr>
                <w:rtl w:val="0"/>
              </w:rPr>
            </w:r>
          </w:p>
        </w:tc>
        <w:tc>
          <w:tcPr/>
          <w:p w:rsidR="00000000" w:rsidDel="00000000" w:rsidP="00000000" w:rsidRDefault="00000000" w:rsidRPr="00000000" w14:paraId="00000295">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color w:val="c00000"/>
                <w:rtl w:val="0"/>
              </w:rPr>
              <w:t xml:space="preserve">Mengoperasikan sistem injeksi bahan bakar tambahan sesuai dengan prosedur secara cermat dan taat.</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blHeader w:val="0"/>
        </w:trPr>
        <w:tc>
          <w:tcPr>
            <w:vMerge w:val="continue"/>
            <w:tcMar>
              <w:top w:w="30.0" w:type="dxa"/>
              <w:left w:w="35.0" w:type="dxa"/>
              <w:bottom w:w="30.0" w:type="dxa"/>
              <w:right w:w="35.0" w:type="dxa"/>
            </w:tcMar>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299">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2.3</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29A">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Gangguan pengoperasian sistem injeksi bahan bakar tambahan diidentifikasi sesuai dengan prosedur.</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29D">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2.3</w:t>
            </w:r>
            <w:r w:rsidDel="00000000" w:rsidR="00000000" w:rsidRPr="00000000">
              <w:rPr>
                <w:rtl w:val="0"/>
              </w:rPr>
            </w:r>
          </w:p>
        </w:tc>
        <w:tc>
          <w:tcPr/>
          <w:p w:rsidR="00000000" w:rsidDel="00000000" w:rsidP="00000000" w:rsidRDefault="00000000" w:rsidRPr="00000000" w14:paraId="0000029E">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color w:val="c00000"/>
                <w:rtl w:val="0"/>
              </w:rPr>
              <w:t xml:space="preserve">Mengidentifikasi gangguan pengoperasian sistem injeksi bahan bakar tambahan sesuai dengan prosedur secara cermat dan taat.</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blHeader w:val="0"/>
        </w:trPr>
        <w:tc>
          <w:tcPr>
            <w:vMerge w:val="continue"/>
            <w:tcMar>
              <w:top w:w="30.0" w:type="dxa"/>
              <w:left w:w="35.0" w:type="dxa"/>
              <w:bottom w:w="30.0" w:type="dxa"/>
              <w:right w:w="35.0" w:type="dxa"/>
            </w:tcMar>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2A2">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2.4</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2A3">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Gangguan pengoperasian ditindaklanjuti sesuai dengan prosedur.</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2A6">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2.4</w:t>
            </w:r>
            <w:r w:rsidDel="00000000" w:rsidR="00000000" w:rsidRPr="00000000">
              <w:rPr>
                <w:rtl w:val="0"/>
              </w:rPr>
            </w:r>
          </w:p>
        </w:tc>
        <w:tc>
          <w:tcPr/>
          <w:p w:rsidR="00000000" w:rsidDel="00000000" w:rsidP="00000000" w:rsidRDefault="00000000" w:rsidRPr="00000000" w14:paraId="000002A7">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Menindaklanjuti gangguan pengoperasian sistem injeksi bahan bakar tambahan sesuai dengan prosedur secara cermat dan taat.</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blHeader w:val="0"/>
          <w:trPrChange w:author="Kamila Nurhusna" w:id="15" w:date="2026-08-29T04:22:13Z">
            <w:trPr>
              <w:cantSplit w:val="1"/>
              <w:tblHeader w:val="0"/>
            </w:trPr>
          </w:trPrChange>
        </w:trPr>
        <w:tc>
          <w:tcPr>
            <w:vMerge w:val="restart"/>
            <w:tcMar>
              <w:top w:w="30.0" w:type="dxa"/>
              <w:left w:w="35.0" w:type="dxa"/>
              <w:bottom w:w="30.0" w:type="dxa"/>
              <w:right w:w="35.0" w:type="dxa"/>
            </w:tcMar>
          </w:tcPr>
          <w:p w:rsidR="00000000" w:rsidDel="00000000" w:rsidP="00000000" w:rsidRDefault="00000000" w:rsidRPr="00000000" w14:paraId="000002A9">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3.</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2AA">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Menjalankan sistem ruang bakar</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2AB">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3.1</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2AC">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Semua komponen sistem diperiksa kelaikan operasionalnya sesuai dengan prosedur.</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2AD">
            <w:pPr>
              <w:rPr/>
            </w:pPr>
            <w:ins w:author="Kamila Nurhusna" w:id="10" w:date="2026-08-29T04:15:01Z">
              <w:r w:rsidDel="00000000" w:rsidR="00000000" w:rsidRPr="00000000">
                <w:rPr>
                  <w:rFonts w:ascii="Bookman Old Style" w:cs="Bookman Old Style" w:eastAsia="Bookman Old Style" w:hAnsi="Bookman Old Style"/>
                  <w:rtl w:val="0"/>
                  <w:rPrChange w:author="Kamila Nurhusna" w:id="11" w:date="2026-08-29T04:15:01Z">
                    <w:rPr>
                      <w:rFonts w:ascii="Bookman Old Style" w:cs="Bookman Old Style" w:eastAsia="Bookman Old Style" w:hAnsi="Bookman Old Style"/>
                      <w:sz w:val="24"/>
                      <w:szCs w:val="24"/>
                    </w:rPr>
                  </w:rPrChange>
                </w:rPr>
                <w:t xml:space="preserve">Diperiksanya kelaikan komponen, dioperasikannya sistem ruang bakar, serta diidentifikasi dan ditindaklanjutinya gangguan pengoperasian sesuai dengan prosedur secara cermat dan teliti.</w:t>
              </w:r>
            </w:ins>
            <w:del w:author="Kamila Nurhusna" w:id="10" w:date="2026-08-29T04:15:01Z">
              <w:r w:rsidDel="00000000" w:rsidR="00000000" w:rsidRPr="00000000">
                <w:rPr>
                  <w:rFonts w:ascii="Bookman Old Style" w:cs="Bookman Old Style" w:eastAsia="Bookman Old Style" w:hAnsi="Bookman Old Style"/>
                  <w:rtl w:val="0"/>
                  <w:rPrChange w:author="Kamila Nurhusna" w:id="11" w:date="2026-08-29T04:15:01Z">
                    <w:rPr>
                      <w:rFonts w:ascii="Bookman Old Style" w:cs="Bookman Old Style" w:eastAsia="Bookman Old Style" w:hAnsi="Bookman Old Style"/>
                      <w:sz w:val="20"/>
                      <w:szCs w:val="20"/>
                    </w:rPr>
                  </w:rPrChange>
                </w:rPr>
                <w:delText xml:space="preserve">Terperiksanya kelaikan komponen, teroperasikannya sistem ruang bakar, serta teridentifikasi dan tertindaklanjutinya gangguan sesuai prosedur secara cermat.</w:delText>
              </w:r>
            </w:del>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2AE">
            <w:pPr>
              <w:rPr>
                <w:ins w:author="Kamila Nurhusna" w:id="12" w:date="2026-08-29T04:15:43Z"/>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Penjelasan tentang:</w:t>
            </w:r>
            <w:ins w:author="Kamila Nurhusna" w:id="12" w:date="2026-08-29T04:15:43Z">
              <w:r w:rsidDel="00000000" w:rsidR="00000000" w:rsidRPr="00000000">
                <w:rPr>
                  <w:rtl w:val="0"/>
                </w:rPr>
              </w:r>
            </w:ins>
          </w:p>
          <w:p w:rsidR="00000000" w:rsidDel="00000000" w:rsidP="00000000" w:rsidRDefault="00000000" w:rsidRPr="00000000" w14:paraId="000002AF">
            <w:pPr>
              <w:widowControl w:val="0"/>
              <w:numPr>
                <w:ilvl w:val="0"/>
                <w:numId w:val="6"/>
              </w:numPr>
              <w:ind w:left="720" w:hanging="360"/>
              <w:jc w:val="both"/>
              <w:rPr>
                <w:ins w:author="Kamila Nurhusna" w:id="12" w:date="2026-08-29T04:15:43Z"/>
                <w:rFonts w:ascii="Bookman Old Style" w:cs="Bookman Old Style" w:eastAsia="Bookman Old Style" w:hAnsi="Bookman Old Style"/>
              </w:rPr>
            </w:pPr>
            <w:ins w:author="Kamila Nurhusna" w:id="12" w:date="2026-08-29T04:15:43Z">
              <w:r w:rsidDel="00000000" w:rsidR="00000000" w:rsidRPr="00000000">
                <w:rPr>
                  <w:rFonts w:ascii="Bookman Old Style" w:cs="Bookman Old Style" w:eastAsia="Bookman Old Style" w:hAnsi="Bookman Old Style"/>
                  <w:rtl w:val="0"/>
                  <w:rPrChange w:author="Kamila Nurhusna" w:id="13" w:date="2026-08-29T04:15:43Z">
                    <w:rPr>
                      <w:rFonts w:ascii="Bookman Old Style" w:cs="Bookman Old Style" w:eastAsia="Bookman Old Style" w:hAnsi="Bookman Old Style"/>
                      <w:sz w:val="20"/>
                      <w:szCs w:val="20"/>
                    </w:rPr>
                  </w:rPrChange>
                </w:rPr>
                <w:t xml:space="preserve">Komponen dan prinsip kerja sistem ruang bakar (</w:t>
              </w:r>
              <w:r w:rsidDel="00000000" w:rsidR="00000000" w:rsidRPr="00000000">
                <w:rPr>
                  <w:rFonts w:ascii="Bookman Old Style" w:cs="Bookman Old Style" w:eastAsia="Bookman Old Style" w:hAnsi="Bookman Old Style"/>
                  <w:i w:val="1"/>
                  <w:iCs w:val="1"/>
                  <w:rtl w:val="0"/>
                  <w:rPrChange w:author="Kamila Nurhusna" w:id="13" w:date="2026-08-29T04:15:43Z">
                    <w:rPr>
                      <w:rFonts w:ascii="Bookman Old Style" w:cs="Bookman Old Style" w:eastAsia="Bookman Old Style" w:hAnsi="Bookman Old Style"/>
                      <w:sz w:val="20"/>
                      <w:szCs w:val="20"/>
                    </w:rPr>
                  </w:rPrChange>
                </w:rPr>
                <w:t xml:space="preserve">combustion chamber</w:t>
              </w:r>
              <w:r w:rsidDel="00000000" w:rsidR="00000000" w:rsidRPr="00000000">
                <w:rPr>
                  <w:rFonts w:ascii="Bookman Old Style" w:cs="Bookman Old Style" w:eastAsia="Bookman Old Style" w:hAnsi="Bookman Old Style"/>
                  <w:rtl w:val="0"/>
                  <w:rPrChange w:author="Kamila Nurhusna" w:id="13" w:date="2026-08-29T04:15:43Z">
                    <w:rPr>
                      <w:rFonts w:ascii="Bookman Old Style" w:cs="Bookman Old Style" w:eastAsia="Bookman Old Style" w:hAnsi="Bookman Old Style"/>
                      <w:sz w:val="20"/>
                      <w:szCs w:val="20"/>
                    </w:rPr>
                  </w:rPrChange>
                </w:rPr>
                <w:t xml:space="preserve">).</w:t>
              </w:r>
            </w:ins>
          </w:p>
          <w:p w:rsidR="00000000" w:rsidDel="00000000" w:rsidP="00000000" w:rsidRDefault="00000000" w:rsidRPr="00000000" w14:paraId="000002B0">
            <w:pPr>
              <w:widowControl w:val="0"/>
              <w:numPr>
                <w:ilvl w:val="0"/>
                <w:numId w:val="6"/>
              </w:numPr>
              <w:ind w:left="720" w:hanging="360"/>
              <w:jc w:val="both"/>
              <w:rPr>
                <w:ins w:author="Kamila Nurhusna" w:id="12" w:date="2026-08-29T04:15:43Z"/>
                <w:rFonts w:ascii="Bookman Old Style" w:cs="Bookman Old Style" w:eastAsia="Bookman Old Style" w:hAnsi="Bookman Old Style"/>
              </w:rPr>
            </w:pPr>
            <w:ins w:author="Kamila Nurhusna" w:id="12" w:date="2026-08-29T04:15:43Z">
              <w:r w:rsidDel="00000000" w:rsidR="00000000" w:rsidRPr="00000000">
                <w:rPr>
                  <w:rFonts w:ascii="Bookman Old Style" w:cs="Bookman Old Style" w:eastAsia="Bookman Old Style" w:hAnsi="Bookman Old Style"/>
                  <w:rtl w:val="0"/>
                  <w:rPrChange w:author="Kamila Nurhusna" w:id="13" w:date="2026-08-29T04:15:43Z">
                    <w:rPr>
                      <w:rFonts w:ascii="Bookman Old Style" w:cs="Bookman Old Style" w:eastAsia="Bookman Old Style" w:hAnsi="Bookman Old Style"/>
                      <w:sz w:val="20"/>
                      <w:szCs w:val="20"/>
                    </w:rPr>
                  </w:rPrChange>
                </w:rPr>
                <w:t xml:space="preserve">Prosedur Operasional Standar (POS) Mengoperasikan Sistem Ruang Bakar.</w:t>
              </w:r>
            </w:ins>
          </w:p>
          <w:p w:rsidR="00000000" w:rsidDel="00000000" w:rsidP="00000000" w:rsidRDefault="00000000" w:rsidRPr="00000000" w14:paraId="000002B1">
            <w:pPr>
              <w:widowControl w:val="0"/>
              <w:numPr>
                <w:ilvl w:val="0"/>
                <w:numId w:val="6"/>
              </w:numPr>
              <w:ind w:left="720" w:hanging="360"/>
              <w:jc w:val="both"/>
              <w:rPr>
                <w:ins w:author="Kamila Nurhusna" w:id="12" w:date="2026-08-29T04:15:43Z"/>
                <w:rFonts w:ascii="Bookman Old Style" w:cs="Bookman Old Style" w:eastAsia="Bookman Old Style" w:hAnsi="Bookman Old Style"/>
              </w:rPr>
            </w:pPr>
            <w:ins w:author="Kamila Nurhusna" w:id="12" w:date="2026-08-29T04:15:43Z">
              <w:r w:rsidDel="00000000" w:rsidR="00000000" w:rsidRPr="00000000">
                <w:rPr>
                  <w:rFonts w:ascii="Bookman Old Style" w:cs="Bookman Old Style" w:eastAsia="Bookman Old Style" w:hAnsi="Bookman Old Style"/>
                  <w:rtl w:val="0"/>
                  <w:rPrChange w:author="Kamila Nurhusna" w:id="13" w:date="2026-08-29T04:15:43Z">
                    <w:rPr>
                      <w:rFonts w:ascii="Bookman Old Style" w:cs="Bookman Old Style" w:eastAsia="Bookman Old Style" w:hAnsi="Bookman Old Style"/>
                      <w:sz w:val="20"/>
                      <w:szCs w:val="20"/>
                    </w:rPr>
                  </w:rPrChange>
                </w:rPr>
                <w:t xml:space="preserve">Teori pembakaran sampah dan termodinamika ruang bakar.</w:t>
              </w:r>
            </w:ins>
          </w:p>
          <w:p w:rsidR="00000000" w:rsidDel="00000000" w:rsidP="00000000" w:rsidRDefault="00000000" w:rsidRPr="00000000" w14:paraId="000002B2">
            <w:pPr>
              <w:widowControl w:val="0"/>
              <w:numPr>
                <w:ilvl w:val="0"/>
                <w:numId w:val="6"/>
              </w:numPr>
              <w:spacing w:after="120" w:lineRule="auto"/>
              <w:ind w:left="720" w:hanging="360"/>
              <w:jc w:val="both"/>
              <w:rPr>
                <w:rFonts w:ascii="Bookman Old Style" w:cs="Bookman Old Style" w:eastAsia="Bookman Old Style" w:hAnsi="Bookman Old Style"/>
                <w:rPrChange w:author="Kamila Nurhusna" w:id="13" w:date="2026-08-29T04:15:43Z">
                  <w:rPr/>
                </w:rPrChange>
              </w:rPr>
              <w:pPrChange w:author="Kamila Nurhusna" w:id="0" w:date="2026-08-29T04:15:43Z">
                <w:pPr/>
              </w:pPrChange>
            </w:pPr>
            <w:ins w:author="Kamila Nurhusna" w:id="12" w:date="2026-08-29T04:15:43Z">
              <w:r w:rsidDel="00000000" w:rsidR="00000000" w:rsidRPr="00000000">
                <w:rPr>
                  <w:rFonts w:ascii="Bookman Old Style" w:cs="Bookman Old Style" w:eastAsia="Bookman Old Style" w:hAnsi="Bookman Old Style"/>
                  <w:rtl w:val="0"/>
                  <w:rPrChange w:author="Kamila Nurhusna" w:id="13" w:date="2026-08-29T04:15:43Z">
                    <w:rPr>
                      <w:rFonts w:ascii="Bookman Old Style" w:cs="Bookman Old Style" w:eastAsia="Bookman Old Style" w:hAnsi="Bookman Old Style"/>
                      <w:sz w:val="20"/>
                      <w:szCs w:val="20"/>
                    </w:rPr>
                  </w:rPrChange>
                </w:rPr>
                <w:t xml:space="preserve">Jenis dan penyebab gangguan pengoperasian sistem ruang bakar serta cara penanggulangannya.</w:t>
              </w:r>
            </w:ins>
            <w:r w:rsidDel="00000000" w:rsidR="00000000" w:rsidRPr="00000000">
              <w:rPr>
                <w:rtl w:val="0"/>
              </w:rPr>
            </w:r>
          </w:p>
          <w:p w:rsidR="00000000" w:rsidDel="00000000" w:rsidP="00000000" w:rsidRDefault="00000000" w:rsidRPr="00000000" w14:paraId="000002B3">
            <w:pPr>
              <w:rPr>
                <w:del w:author="Kamila Nurhusna" w:id="14" w:date="2026-08-29T04:15:58Z"/>
              </w:rPr>
            </w:pPr>
            <w:del w:author="Kamila Nurhusna" w:id="14" w:date="2026-08-29T04:15:58Z">
              <w:r w:rsidDel="00000000" w:rsidR="00000000" w:rsidRPr="00000000">
                <w:rPr>
                  <w:rFonts w:ascii="Bookman Old Style" w:cs="Bookman Old Style" w:eastAsia="Bookman Old Style" w:hAnsi="Bookman Old Style"/>
                  <w:sz w:val="20"/>
                  <w:szCs w:val="20"/>
                  <w:rtl w:val="0"/>
                </w:rPr>
                <w:delText xml:space="preserve">1. Komponen dan prosedur operasi sistem ruang bakar</w:delText>
              </w:r>
              <w:r w:rsidDel="00000000" w:rsidR="00000000" w:rsidRPr="00000000">
                <w:rPr>
                  <w:rtl w:val="0"/>
                </w:rPr>
              </w:r>
            </w:del>
          </w:p>
          <w:p w:rsidR="00000000" w:rsidDel="00000000" w:rsidP="00000000" w:rsidRDefault="00000000" w:rsidRPr="00000000" w14:paraId="000002B4">
            <w:pPr>
              <w:rPr>
                <w:del w:author="Kamila Nurhusna" w:id="14" w:date="2026-08-29T04:15:58Z"/>
              </w:rPr>
            </w:pPr>
            <w:del w:author="Kamila Nurhusna" w:id="14" w:date="2026-08-29T04:15:58Z">
              <w:r w:rsidDel="00000000" w:rsidR="00000000" w:rsidRPr="00000000">
                <w:rPr>
                  <w:rFonts w:ascii="Bookman Old Style" w:cs="Bookman Old Style" w:eastAsia="Bookman Old Style" w:hAnsi="Bookman Old Style"/>
                  <w:sz w:val="20"/>
                  <w:szCs w:val="20"/>
                  <w:rtl w:val="0"/>
                </w:rPr>
                <w:delText xml:space="preserve">2. Teori pembakaran, termodinamika, dan parameter proses</w:delText>
              </w:r>
              <w:r w:rsidDel="00000000" w:rsidR="00000000" w:rsidRPr="00000000">
                <w:rPr>
                  <w:rtl w:val="0"/>
                </w:rPr>
              </w:r>
            </w:del>
          </w:p>
          <w:p w:rsidR="00000000" w:rsidDel="00000000" w:rsidP="00000000" w:rsidRDefault="00000000" w:rsidRPr="00000000" w14:paraId="000002B5">
            <w:pPr>
              <w:rPr>
                <w:del w:author="Kamila Nurhusna" w:id="14" w:date="2026-08-29T04:15:58Z"/>
              </w:rPr>
            </w:pPr>
            <w:del w:author="Kamila Nurhusna" w:id="14" w:date="2026-08-29T04:15:58Z">
              <w:r w:rsidDel="00000000" w:rsidR="00000000" w:rsidRPr="00000000">
                <w:rPr>
                  <w:rFonts w:ascii="Bookman Old Style" w:cs="Bookman Old Style" w:eastAsia="Bookman Old Style" w:hAnsi="Bookman Old Style"/>
                  <w:sz w:val="20"/>
                  <w:szCs w:val="20"/>
                  <w:rtl w:val="0"/>
                </w:rPr>
                <w:delText xml:space="preserve">3. Sistem kontrol berbasis otomasi</w:delText>
              </w:r>
              <w:r w:rsidDel="00000000" w:rsidR="00000000" w:rsidRPr="00000000">
                <w:rPr>
                  <w:rtl w:val="0"/>
                </w:rPr>
              </w:r>
            </w:del>
          </w:p>
          <w:p w:rsidR="00000000" w:rsidDel="00000000" w:rsidP="00000000" w:rsidRDefault="00000000" w:rsidRPr="00000000" w14:paraId="000002B6">
            <w:pPr>
              <w:rPr/>
            </w:pPr>
            <w:del w:author="Kamila Nurhusna" w:id="14" w:date="2026-08-29T04:15:58Z">
              <w:r w:rsidDel="00000000" w:rsidR="00000000" w:rsidRPr="00000000">
                <w:rPr>
                  <w:rFonts w:ascii="Bookman Old Style" w:cs="Bookman Old Style" w:eastAsia="Bookman Old Style" w:hAnsi="Bookman Old Style"/>
                  <w:sz w:val="20"/>
                  <w:szCs w:val="20"/>
                  <w:rtl w:val="0"/>
                </w:rPr>
                <w:delText xml:space="preserve">4. Identifikasi dan tindak lanjut gangguan pengoperasian</w:delText>
              </w:r>
            </w:del>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2B7">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3.1</w:t>
            </w:r>
            <w:r w:rsidDel="00000000" w:rsidR="00000000" w:rsidRPr="00000000">
              <w:rPr>
                <w:rtl w:val="0"/>
              </w:rPr>
            </w:r>
          </w:p>
        </w:tc>
        <w:tc>
          <w:tcPr>
            <w:tcPrChange w:author="Kamila Nurhusna" w:id="15" w:date="2026-08-29T04:22:13Z">
              <w:tcPr>
                <w:tcMar>
                  <w:top w:w="30.0" w:type="dxa"/>
                  <w:left w:w="35.0" w:type="dxa"/>
                  <w:bottom w:w="30.0" w:type="dxa"/>
                  <w:right w:w="35.0" w:type="dxa"/>
                </w:tcMar>
              </w:tcPr>
            </w:tcPrChange>
          </w:tcPr>
          <w:p w:rsidR="00000000" w:rsidDel="00000000" w:rsidP="00000000" w:rsidRDefault="00000000" w:rsidRPr="00000000" w14:paraId="000002B8">
            <w:pPr>
              <w:rPr>
                <w:rFonts w:ascii="Bookman Old Style" w:cs="Bookman Old Style" w:eastAsia="Bookman Old Style" w:hAnsi="Bookman Old Style"/>
                <w:rPrChange w:author="Kamila Nurhusna" w:id="15" w:date="2026-08-29T04:22:13Z">
                  <w:rPr/>
                </w:rPrChange>
              </w:rPr>
            </w:pPr>
            <w:ins w:author="Kamila Nurhusna" w:id="16" w:date="2026-08-29T04:22:13Z">
              <w:r w:rsidDel="00000000" w:rsidR="00000000" w:rsidRPr="00000000">
                <w:rPr>
                  <w:rFonts w:ascii="Bookman Old Style" w:cs="Bookman Old Style" w:eastAsia="Bookman Old Style" w:hAnsi="Bookman Old Style"/>
                  <w:color w:val="c00000"/>
                  <w:rtl w:val="0"/>
                  <w:rPrChange w:author="Kamila Nurhusna" w:id="15" w:date="2026-08-29T04:22:13Z">
                    <w:rPr>
                      <w:rFonts w:ascii="Bookman Old Style" w:cs="Bookman Old Style" w:eastAsia="Bookman Old Style" w:hAnsi="Bookman Old Style"/>
                      <w:sz w:val="24"/>
                      <w:szCs w:val="24"/>
                    </w:rPr>
                  </w:rPrChange>
                </w:rPr>
                <w:t xml:space="preserve">Memeriksa kelaikan operasional semua komponen sistem ruang bakar sesuai dengan prosedur secara cermat dan taat.</w:t>
              </w:r>
            </w:ins>
            <w:del w:author="Kamila Nurhusna" w:id="16" w:date="2026-08-29T04:22:13Z">
              <w:r w:rsidDel="00000000" w:rsidR="00000000" w:rsidRPr="00000000">
                <w:rPr>
                  <w:rFonts w:ascii="Bookman Old Style" w:cs="Bookman Old Style" w:eastAsia="Bookman Old Style" w:hAnsi="Bookman Old Style"/>
                  <w:color w:val="c00000"/>
                  <w:rtl w:val="0"/>
                  <w:rPrChange w:author="Kamila Nurhusna" w:id="15" w:date="2026-08-29T04:22:13Z">
                    <w:rPr>
                      <w:rFonts w:ascii="Bookman Old Style" w:cs="Bookman Old Style" w:eastAsia="Bookman Old Style" w:hAnsi="Bookman Old Style"/>
                      <w:sz w:val="20"/>
                      <w:szCs w:val="20"/>
                    </w:rPr>
                  </w:rPrChange>
                </w:rPr>
                <w:delText xml:space="preserve">Memeriksa kelaikan operasional seluruh komponen sistem ruang bakar sesuai dengan prosedur secara cermat dan taat mengikuti prosedur.</w:delText>
              </w:r>
            </w:del>
            <w:r w:rsidDel="00000000" w:rsidR="00000000" w:rsidRPr="00000000">
              <w:rPr>
                <w:rtl w:val="0"/>
              </w:rPr>
            </w:r>
          </w:p>
        </w:tc>
        <w:tc>
          <w:tcPr>
            <w:vMerge w:val="restart"/>
            <w:tcMar>
              <w:top w:w="30.0" w:type="dxa"/>
              <w:left w:w="35.0" w:type="dxa"/>
              <w:bottom w:w="30.0" w:type="dxa"/>
              <w:right w:w="35.0" w:type="dxa"/>
            </w:tcMar>
            <w:tcPrChange w:author="Kamila Nurhusna" w:id="15" w:date="2026-08-29T04:22:13Z">
              <w:tcPr>
                <w:tcMar>
                  <w:top w:w="30.0" w:type="dxa"/>
                  <w:left w:w="35.0" w:type="dxa"/>
                  <w:bottom w:w="30.0" w:type="dxa"/>
                  <w:right w:w="35.0" w:type="dxa"/>
                </w:tcMar>
              </w:tcPr>
            </w:tcPrChange>
          </w:tcPr>
          <w:p w:rsidR="00000000" w:rsidDel="00000000" w:rsidP="00000000" w:rsidRDefault="00000000" w:rsidRPr="00000000" w14:paraId="000002B9">
            <w:pPr>
              <w:jc w:val="center"/>
              <w:rPr>
                <w:rFonts w:ascii="Bookman Old Style" w:cs="Bookman Old Style" w:eastAsia="Bookman Old Style" w:hAnsi="Bookman Old Style"/>
                <w:sz w:val="24"/>
                <w:szCs w:val="24"/>
              </w:rPr>
            </w:pPr>
            <w:ins w:author="Kamila Nurhusna" w:id="17" w:date="2026-08-29T04:22:16Z">
              <w:r w:rsidDel="00000000" w:rsidR="00000000" w:rsidRPr="00000000">
                <w:rPr>
                  <w:rFonts w:ascii="Bookman Old Style" w:cs="Bookman Old Style" w:eastAsia="Bookman Old Style" w:hAnsi="Bookman Old Style"/>
                  <w:sz w:val="20"/>
                  <w:szCs w:val="20"/>
                  <w:rtl w:val="0"/>
                  <w:rPrChange w:author="Kamila Nurhusna" w:id="18" w:date="2026-08-29T04:22:16Z">
                    <w:rPr/>
                  </w:rPrChange>
                </w:rPr>
                <w:t xml:space="preserve">4</w:t>
              </w:r>
            </w:ins>
            <w:del w:author="Kamila Nurhusna" w:id="17" w:date="2026-08-29T04:22:16Z">
              <w:r w:rsidDel="00000000" w:rsidR="00000000" w:rsidRPr="00000000">
                <w:rPr>
                  <w:rFonts w:ascii="Bookman Old Style" w:cs="Bookman Old Style" w:eastAsia="Bookman Old Style" w:hAnsi="Bookman Old Style"/>
                  <w:sz w:val="20"/>
                  <w:szCs w:val="20"/>
                  <w:rtl w:val="0"/>
                </w:rPr>
                <w:delText xml:space="preserve">9</w:delText>
              </w:r>
            </w:del>
            <w:r w:rsidDel="00000000" w:rsidR="00000000" w:rsidRPr="00000000">
              <w:rPr>
                <w:rFonts w:ascii="Bookman Old Style" w:cs="Bookman Old Style" w:eastAsia="Bookman Old Style" w:hAnsi="Bookman Old Style"/>
                <w:sz w:val="20"/>
                <w:szCs w:val="20"/>
                <w:rtl w:val="0"/>
              </w:rPr>
              <w:t xml:space="preserve"> JP</w:t>
            </w:r>
            <w:r w:rsidDel="00000000" w:rsidR="00000000" w:rsidRPr="00000000">
              <w:rPr>
                <w:rtl w:val="0"/>
              </w:rPr>
            </w:r>
          </w:p>
        </w:tc>
      </w:tr>
      <w:tr>
        <w:trPr>
          <w:cantSplit w:val="1"/>
          <w:tblHeader w:val="0"/>
          <w:trPrChange w:author="Kamila Nurhusna" w:id="15" w:date="2026-08-29T04:22:13Z">
            <w:trPr>
              <w:cantSplit w:val="1"/>
              <w:tblHeader w:val="0"/>
            </w:trPr>
          </w:trPrChange>
        </w:trPr>
        <w:tc>
          <w:tcPr>
            <w:vMerge w:val="continue"/>
            <w:tcMar>
              <w:top w:w="30.0" w:type="dxa"/>
              <w:left w:w="35.0" w:type="dxa"/>
              <w:bottom w:w="30.0" w:type="dxa"/>
              <w:right w:w="35.0" w:type="dxa"/>
            </w:tcMar>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2BC">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3.2</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2BD">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Sistem ruang bakar dioperasikan sesuai dengan prosedur.</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2C0">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3.2</w:t>
            </w:r>
            <w:r w:rsidDel="00000000" w:rsidR="00000000" w:rsidRPr="00000000">
              <w:rPr>
                <w:rtl w:val="0"/>
              </w:rPr>
            </w:r>
          </w:p>
        </w:tc>
        <w:tc>
          <w:tcPr>
            <w:tcPrChange w:author="Kamila Nurhusna" w:id="15" w:date="2026-08-29T04:22:13Z">
              <w:tcPr>
                <w:tcMar>
                  <w:top w:w="30.0" w:type="dxa"/>
                  <w:left w:w="35.0" w:type="dxa"/>
                  <w:bottom w:w="30.0" w:type="dxa"/>
                  <w:right w:w="35.0" w:type="dxa"/>
                </w:tcMar>
              </w:tcPr>
            </w:tcPrChange>
          </w:tcPr>
          <w:p w:rsidR="00000000" w:rsidDel="00000000" w:rsidP="00000000" w:rsidRDefault="00000000" w:rsidRPr="00000000" w14:paraId="000002C1">
            <w:pPr>
              <w:rPr>
                <w:rFonts w:ascii="Bookman Old Style" w:cs="Bookman Old Style" w:eastAsia="Bookman Old Style" w:hAnsi="Bookman Old Style"/>
                <w:rPrChange w:author="Kamila Nurhusna" w:id="15" w:date="2026-08-29T04:22:13Z">
                  <w:rPr/>
                </w:rPrChange>
              </w:rPr>
            </w:pPr>
            <w:ins w:author="Kamila Nurhusna" w:id="16" w:date="2026-08-29T04:22:13Z">
              <w:r w:rsidDel="00000000" w:rsidR="00000000" w:rsidRPr="00000000">
                <w:rPr>
                  <w:rFonts w:ascii="Bookman Old Style" w:cs="Bookman Old Style" w:eastAsia="Bookman Old Style" w:hAnsi="Bookman Old Style"/>
                  <w:color w:val="c00000"/>
                  <w:rtl w:val="0"/>
                  <w:rPrChange w:author="Kamila Nurhusna" w:id="15" w:date="2026-08-29T04:22:13Z">
                    <w:rPr>
                      <w:rFonts w:ascii="Bookman Old Style" w:cs="Bookman Old Style" w:eastAsia="Bookman Old Style" w:hAnsi="Bookman Old Style"/>
                      <w:sz w:val="24"/>
                      <w:szCs w:val="24"/>
                    </w:rPr>
                  </w:rPrChange>
                </w:rPr>
                <w:t xml:space="preserve">Mengoperasikan sistem ruang bakar sesuai dengan prosedur secara cermat dan taat.</w:t>
              </w:r>
            </w:ins>
            <w:del w:author="Kamila Nurhusna" w:id="16" w:date="2026-08-29T04:22:13Z">
              <w:r w:rsidDel="00000000" w:rsidR="00000000" w:rsidRPr="00000000">
                <w:rPr>
                  <w:rFonts w:ascii="Bookman Old Style" w:cs="Bookman Old Style" w:eastAsia="Bookman Old Style" w:hAnsi="Bookman Old Style"/>
                  <w:color w:val="c00000"/>
                  <w:rtl w:val="0"/>
                  <w:rPrChange w:author="Kamila Nurhusna" w:id="15" w:date="2026-08-29T04:22:13Z">
                    <w:rPr>
                      <w:rFonts w:ascii="Bookman Old Style" w:cs="Bookman Old Style" w:eastAsia="Bookman Old Style" w:hAnsi="Bookman Old Style"/>
                      <w:sz w:val="20"/>
                      <w:szCs w:val="20"/>
                    </w:rPr>
                  </w:rPrChange>
                </w:rPr>
                <w:delText xml:space="preserve">Mengoperasikan sistem ruang bakar sesuai dengan prosedur secara cermat dan taat mengikuti prosedur.</w:delText>
              </w:r>
            </w:del>
            <w:r w:rsidDel="00000000" w:rsidR="00000000" w:rsidRPr="00000000">
              <w:rPr>
                <w:rtl w:val="0"/>
              </w:rPr>
            </w:r>
          </w:p>
        </w:tc>
        <w:tc>
          <w:tcPr>
            <w:vMerge w:val="continue"/>
            <w:tcMar>
              <w:top w:w="30.0" w:type="dxa"/>
              <w:left w:w="35.0" w:type="dxa"/>
              <w:bottom w:w="30.0" w:type="dxa"/>
              <w:right w:w="35.0" w:type="dxa"/>
            </w:tcMar>
            <w:tcPrChange w:author="Kamila Nurhusna" w:id="15" w:date="2026-08-29T04:22:13Z">
              <w:tcPr>
                <w:tcMar>
                  <w:top w:w="30.0" w:type="dxa"/>
                  <w:left w:w="35.0" w:type="dxa"/>
                  <w:bottom w:w="30.0" w:type="dxa"/>
                  <w:right w:w="35.0" w:type="dxa"/>
                </w:tcMar>
              </w:tcPr>
            </w:tcPrChange>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blHeader w:val="0"/>
          <w:trPrChange w:author="Kamila Nurhusna" w:id="15" w:date="2026-08-29T04:22:13Z">
            <w:trPr>
              <w:cantSplit w:val="1"/>
              <w:tblHeader w:val="0"/>
            </w:trPr>
          </w:trPrChange>
        </w:trPr>
        <w:tc>
          <w:tcPr>
            <w:vMerge w:val="continue"/>
            <w:tcMar>
              <w:top w:w="30.0" w:type="dxa"/>
              <w:left w:w="35.0" w:type="dxa"/>
              <w:bottom w:w="30.0" w:type="dxa"/>
              <w:right w:w="35.0" w:type="dxa"/>
            </w:tcMar>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2C5">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3.3</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2C6">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Gangguan pengoperasian sistem ruang bakar diidentifikasi sesuai dengan prosedur.</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2C9">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3.3</w:t>
            </w:r>
            <w:r w:rsidDel="00000000" w:rsidR="00000000" w:rsidRPr="00000000">
              <w:rPr>
                <w:rtl w:val="0"/>
              </w:rPr>
            </w:r>
          </w:p>
        </w:tc>
        <w:tc>
          <w:tcPr>
            <w:tcPrChange w:author="Kamila Nurhusna" w:id="15" w:date="2026-08-29T04:22:13Z">
              <w:tcPr>
                <w:tcMar>
                  <w:top w:w="30.0" w:type="dxa"/>
                  <w:left w:w="35.0" w:type="dxa"/>
                  <w:bottom w:w="30.0" w:type="dxa"/>
                  <w:right w:w="35.0" w:type="dxa"/>
                </w:tcMar>
              </w:tcPr>
            </w:tcPrChange>
          </w:tcPr>
          <w:p w:rsidR="00000000" w:rsidDel="00000000" w:rsidP="00000000" w:rsidRDefault="00000000" w:rsidRPr="00000000" w14:paraId="000002CA">
            <w:pPr>
              <w:rPr>
                <w:rFonts w:ascii="Bookman Old Style" w:cs="Bookman Old Style" w:eastAsia="Bookman Old Style" w:hAnsi="Bookman Old Style"/>
                <w:rPrChange w:author="Kamila Nurhusna" w:id="15" w:date="2026-08-29T04:22:13Z">
                  <w:rPr/>
                </w:rPrChange>
              </w:rPr>
            </w:pPr>
            <w:ins w:author="Kamila Nurhusna" w:id="16" w:date="2026-08-29T04:22:13Z">
              <w:r w:rsidDel="00000000" w:rsidR="00000000" w:rsidRPr="00000000">
                <w:rPr>
                  <w:rFonts w:ascii="Bookman Old Style" w:cs="Bookman Old Style" w:eastAsia="Bookman Old Style" w:hAnsi="Bookman Old Style"/>
                  <w:color w:val="c00000"/>
                  <w:rtl w:val="0"/>
                  <w:rPrChange w:author="Kamila Nurhusna" w:id="15" w:date="2026-08-29T04:22:13Z">
                    <w:rPr>
                      <w:rFonts w:ascii="Bookman Old Style" w:cs="Bookman Old Style" w:eastAsia="Bookman Old Style" w:hAnsi="Bookman Old Style"/>
                      <w:sz w:val="24"/>
                      <w:szCs w:val="24"/>
                    </w:rPr>
                  </w:rPrChange>
                </w:rPr>
                <w:t xml:space="preserve">Mengidentifikasi gangguan pengoperasian sistem ruang bakar sesuai dengan prosedur secara cermat dan taat.</w:t>
              </w:r>
            </w:ins>
            <w:del w:author="Kamila Nurhusna" w:id="16" w:date="2026-08-29T04:22:13Z">
              <w:r w:rsidDel="00000000" w:rsidR="00000000" w:rsidRPr="00000000">
                <w:rPr>
                  <w:rFonts w:ascii="Bookman Old Style" w:cs="Bookman Old Style" w:eastAsia="Bookman Old Style" w:hAnsi="Bookman Old Style"/>
                  <w:color w:val="c00000"/>
                  <w:rtl w:val="0"/>
                  <w:rPrChange w:author="Kamila Nurhusna" w:id="15" w:date="2026-08-29T04:22:13Z">
                    <w:rPr>
                      <w:rFonts w:ascii="Bookman Old Style" w:cs="Bookman Old Style" w:eastAsia="Bookman Old Style" w:hAnsi="Bookman Old Style"/>
                      <w:sz w:val="20"/>
                      <w:szCs w:val="20"/>
                    </w:rPr>
                  </w:rPrChange>
                </w:rPr>
                <w:delText xml:space="preserve">Mengidentifikasi gangguan pengoperasian sistem ruang bakar sesuai dengan prosedur secara cermat dan taat mengikuti prosedur.</w:delText>
              </w:r>
            </w:del>
            <w:r w:rsidDel="00000000" w:rsidR="00000000" w:rsidRPr="00000000">
              <w:rPr>
                <w:rtl w:val="0"/>
              </w:rPr>
            </w:r>
          </w:p>
        </w:tc>
        <w:tc>
          <w:tcPr>
            <w:vMerge w:val="continue"/>
            <w:tcMar>
              <w:top w:w="30.0" w:type="dxa"/>
              <w:left w:w="35.0" w:type="dxa"/>
              <w:bottom w:w="30.0" w:type="dxa"/>
              <w:right w:w="35.0" w:type="dxa"/>
            </w:tcMar>
            <w:tcPrChange w:author="Kamila Nurhusna" w:id="15" w:date="2026-08-29T04:22:13Z">
              <w:tcPr>
                <w:tcMar>
                  <w:top w:w="30.0" w:type="dxa"/>
                  <w:left w:w="35.0" w:type="dxa"/>
                  <w:bottom w:w="30.0" w:type="dxa"/>
                  <w:right w:w="35.0" w:type="dxa"/>
                </w:tcMar>
              </w:tcPr>
            </w:tcPrChange>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blHeader w:val="0"/>
          <w:trPrChange w:author="Kamila Nurhusna" w:id="15" w:date="2026-08-29T04:22:13Z">
            <w:trPr>
              <w:cantSplit w:val="1"/>
              <w:tblHeader w:val="0"/>
            </w:trPr>
          </w:trPrChange>
        </w:trPr>
        <w:tc>
          <w:tcPr>
            <w:vMerge w:val="continue"/>
            <w:tcMar>
              <w:top w:w="30.0" w:type="dxa"/>
              <w:left w:w="35.0" w:type="dxa"/>
              <w:bottom w:w="30.0" w:type="dxa"/>
              <w:right w:w="35.0" w:type="dxa"/>
            </w:tcMar>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2CE">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3.4</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2CF">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Gangguan pengoperasian ditindaklanjuti sesuai dengan prosedur.</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2D2">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3.4</w:t>
            </w:r>
            <w:r w:rsidDel="00000000" w:rsidR="00000000" w:rsidRPr="00000000">
              <w:rPr>
                <w:rtl w:val="0"/>
              </w:rPr>
            </w:r>
          </w:p>
        </w:tc>
        <w:tc>
          <w:tcPr>
            <w:tcPrChange w:author="Kamila Nurhusna" w:id="15" w:date="2026-08-29T04:22:13Z">
              <w:tcPr>
                <w:tcMar>
                  <w:top w:w="30.0" w:type="dxa"/>
                  <w:left w:w="35.0" w:type="dxa"/>
                  <w:bottom w:w="30.0" w:type="dxa"/>
                  <w:right w:w="35.0" w:type="dxa"/>
                </w:tcMar>
              </w:tcPr>
            </w:tcPrChange>
          </w:tcPr>
          <w:p w:rsidR="00000000" w:rsidDel="00000000" w:rsidP="00000000" w:rsidRDefault="00000000" w:rsidRPr="00000000" w14:paraId="000002D3">
            <w:pPr>
              <w:rPr>
                <w:rFonts w:ascii="Bookman Old Style" w:cs="Bookman Old Style" w:eastAsia="Bookman Old Style" w:hAnsi="Bookman Old Style"/>
                <w:rPrChange w:author="Kamila Nurhusna" w:id="15" w:date="2026-08-29T04:22:13Z">
                  <w:rPr/>
                </w:rPrChange>
              </w:rPr>
            </w:pPr>
            <w:ins w:author="Kamila Nurhusna" w:id="16" w:date="2026-08-29T04:22:13Z">
              <w:r w:rsidDel="00000000" w:rsidR="00000000" w:rsidRPr="00000000">
                <w:rPr>
                  <w:rFonts w:ascii="Bookman Old Style" w:cs="Bookman Old Style" w:eastAsia="Bookman Old Style" w:hAnsi="Bookman Old Style"/>
                  <w:rtl w:val="0"/>
                  <w:rPrChange w:author="Kamila Nurhusna" w:id="15" w:date="2026-08-29T04:22:13Z">
                    <w:rPr>
                      <w:rFonts w:ascii="Bookman Old Style" w:cs="Bookman Old Style" w:eastAsia="Bookman Old Style" w:hAnsi="Bookman Old Style"/>
                      <w:sz w:val="24"/>
                      <w:szCs w:val="24"/>
                    </w:rPr>
                  </w:rPrChange>
                </w:rPr>
                <w:t xml:space="preserve">Menindaklanjuti gangguan pengoperasian sistem ruang bakar sesuai dengan prosedur secara cermat dan taat.</w:t>
              </w:r>
            </w:ins>
            <w:del w:author="Kamila Nurhusna" w:id="16" w:date="2026-08-29T04:22:13Z">
              <w:r w:rsidDel="00000000" w:rsidR="00000000" w:rsidRPr="00000000">
                <w:rPr>
                  <w:rFonts w:ascii="Bookman Old Style" w:cs="Bookman Old Style" w:eastAsia="Bookman Old Style" w:hAnsi="Bookman Old Style"/>
                  <w:rtl w:val="0"/>
                  <w:rPrChange w:author="Kamila Nurhusna" w:id="15" w:date="2026-08-29T04:22:13Z">
                    <w:rPr>
                      <w:rFonts w:ascii="Bookman Old Style" w:cs="Bookman Old Style" w:eastAsia="Bookman Old Style" w:hAnsi="Bookman Old Style"/>
                      <w:sz w:val="20"/>
                      <w:szCs w:val="20"/>
                    </w:rPr>
                  </w:rPrChange>
                </w:rPr>
                <w:delText xml:space="preserve">Menindaklanjuti gangguan pengoperasian sesuai dengan prosedur secara cermat dan taat mengikuti prosedur.</w:delText>
              </w:r>
            </w:del>
            <w:r w:rsidDel="00000000" w:rsidR="00000000" w:rsidRPr="00000000">
              <w:rPr>
                <w:rtl w:val="0"/>
              </w:rPr>
            </w:r>
          </w:p>
        </w:tc>
        <w:tc>
          <w:tcPr>
            <w:vMerge w:val="continue"/>
            <w:tcMar>
              <w:top w:w="30.0" w:type="dxa"/>
              <w:left w:w="35.0" w:type="dxa"/>
              <w:bottom w:w="30.0" w:type="dxa"/>
              <w:right w:w="35.0" w:type="dxa"/>
            </w:tcMar>
            <w:tcPrChange w:author="Kamila Nurhusna" w:id="15" w:date="2026-08-29T04:22:13Z">
              <w:tcPr>
                <w:tcMar>
                  <w:top w:w="30.0" w:type="dxa"/>
                  <w:left w:w="35.0" w:type="dxa"/>
                  <w:bottom w:w="30.0" w:type="dxa"/>
                  <w:right w:w="35.0" w:type="dxa"/>
                </w:tcMar>
              </w:tcPr>
            </w:tcPrChange>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blHeader w:val="0"/>
          <w:trPrChange w:author="Kamila Nurhusna" w:id="25" w:date="2026-08-29T04:25:26Z">
            <w:trPr>
              <w:cantSplit w:val="1"/>
              <w:tblHeader w:val="0"/>
            </w:trPr>
          </w:trPrChange>
        </w:trPr>
        <w:tc>
          <w:tcPr>
            <w:vMerge w:val="restart"/>
            <w:tcMar>
              <w:top w:w="30.0" w:type="dxa"/>
              <w:left w:w="35.0" w:type="dxa"/>
              <w:bottom w:w="30.0" w:type="dxa"/>
              <w:right w:w="35.0" w:type="dxa"/>
            </w:tcMar>
          </w:tcPr>
          <w:p w:rsidR="00000000" w:rsidDel="00000000" w:rsidP="00000000" w:rsidRDefault="00000000" w:rsidRPr="00000000" w14:paraId="000002D5">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4.</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2D6">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Menjalankan sistem injeksi udara tambahan</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2D7">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4.1</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2D8">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Semua komponen sistem diperiksa kelaikan operasionalnya sesuai dengan prosedur.</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2D9">
            <w:pPr>
              <w:rPr/>
            </w:pPr>
            <w:ins w:author="Kamila Nurhusna" w:id="19" w:date="2026-08-29T04:23:47Z">
              <w:r w:rsidDel="00000000" w:rsidR="00000000" w:rsidRPr="00000000">
                <w:rPr>
                  <w:rFonts w:ascii="Bookman Old Style" w:cs="Bookman Old Style" w:eastAsia="Bookman Old Style" w:hAnsi="Bookman Old Style"/>
                  <w:rtl w:val="0"/>
                  <w:rPrChange w:author="Kamila Nurhusna" w:id="20" w:date="2026-08-29T04:23:47Z">
                    <w:rPr>
                      <w:rFonts w:ascii="Bookman Old Style" w:cs="Bookman Old Style" w:eastAsia="Bookman Old Style" w:hAnsi="Bookman Old Style"/>
                      <w:sz w:val="24"/>
                      <w:szCs w:val="24"/>
                    </w:rPr>
                  </w:rPrChange>
                </w:rPr>
                <w:t xml:space="preserve">Diperiksanya kelaikan komponen, dioperasikannya sistem injeksi udara tambahan, serta diidentifikasi dan ditindaklanjutinya gangguan pengoperasian sesuai dengan prosedur secara cermat dan teliti.</w:t>
              </w:r>
            </w:ins>
            <w:del w:author="Kamila Nurhusna" w:id="19" w:date="2026-08-29T04:23:47Z">
              <w:r w:rsidDel="00000000" w:rsidR="00000000" w:rsidRPr="00000000">
                <w:rPr>
                  <w:rFonts w:ascii="Bookman Old Style" w:cs="Bookman Old Style" w:eastAsia="Bookman Old Style" w:hAnsi="Bookman Old Style"/>
                  <w:sz w:val="20"/>
                  <w:szCs w:val="20"/>
                  <w:rtl w:val="0"/>
                </w:rPr>
                <w:delText xml:space="preserve">Terperiksanya kelaikan komponen, teroperasikannya sistem injeksi udara tambahan, serta teridentifikasi dan tertindaklanjutinya gangguan sesuai prosedur secara cermat.</w:delText>
              </w:r>
            </w:del>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2DA">
            <w:pPr>
              <w:rPr/>
            </w:pPr>
            <w:r w:rsidDel="00000000" w:rsidR="00000000" w:rsidRPr="00000000">
              <w:rPr>
                <w:rFonts w:ascii="Bookman Old Style" w:cs="Bookman Old Style" w:eastAsia="Bookman Old Style" w:hAnsi="Bookman Old Style"/>
                <w:sz w:val="20"/>
                <w:szCs w:val="20"/>
                <w:rtl w:val="0"/>
              </w:rPr>
              <w:t xml:space="preserve">Penjelasan tentang:</w:t>
            </w:r>
            <w:r w:rsidDel="00000000" w:rsidR="00000000" w:rsidRPr="00000000">
              <w:rPr>
                <w:rtl w:val="0"/>
              </w:rPr>
            </w:r>
          </w:p>
          <w:p w:rsidR="00000000" w:rsidDel="00000000" w:rsidP="00000000" w:rsidRDefault="00000000" w:rsidRPr="00000000" w14:paraId="000002DB">
            <w:pPr>
              <w:widowControl w:val="0"/>
              <w:numPr>
                <w:ilvl w:val="0"/>
                <w:numId w:val="25"/>
              </w:numPr>
              <w:ind w:left="720" w:hanging="360"/>
              <w:jc w:val="both"/>
              <w:rPr>
                <w:ins w:author="Kamila Nurhusna" w:id="21" w:date="2026-08-29T04:24:06Z"/>
                <w:rFonts w:ascii="Bookman Old Style" w:cs="Bookman Old Style" w:eastAsia="Bookman Old Style" w:hAnsi="Bookman Old Style"/>
              </w:rPr>
            </w:pPr>
            <w:ins w:author="Kamila Nurhusna" w:id="21" w:date="2026-08-29T04:24:06Z">
              <w:r w:rsidDel="00000000" w:rsidR="00000000" w:rsidRPr="00000000">
                <w:rPr>
                  <w:rFonts w:ascii="Bookman Old Style" w:cs="Bookman Old Style" w:eastAsia="Bookman Old Style" w:hAnsi="Bookman Old Style"/>
                  <w:rtl w:val="0"/>
                  <w:rPrChange w:author="Kamila Nurhusna" w:id="22" w:date="2026-08-29T04:24:06Z">
                    <w:rPr/>
                  </w:rPrChange>
                </w:rPr>
                <w:t xml:space="preserve">Komponen dan prinsip kerja sistem injeksi udara tambahan (</w:t>
              </w:r>
              <w:r w:rsidDel="00000000" w:rsidR="00000000" w:rsidRPr="00000000">
                <w:rPr>
                  <w:rFonts w:ascii="Bookman Old Style" w:cs="Bookman Old Style" w:eastAsia="Bookman Old Style" w:hAnsi="Bookman Old Style"/>
                  <w:i w:val="1"/>
                  <w:iCs w:val="1"/>
                  <w:rtl w:val="0"/>
                  <w:rPrChange w:author="Kamila Nurhusna" w:id="22" w:date="2026-08-29T04:24:06Z">
                    <w:rPr/>
                  </w:rPrChange>
                </w:rPr>
                <w:t xml:space="preserve">secondary/tertiary air injection</w:t>
              </w:r>
              <w:r w:rsidDel="00000000" w:rsidR="00000000" w:rsidRPr="00000000">
                <w:rPr>
                  <w:rFonts w:ascii="Bookman Old Style" w:cs="Bookman Old Style" w:eastAsia="Bookman Old Style" w:hAnsi="Bookman Old Style"/>
                  <w:rtl w:val="0"/>
                  <w:rPrChange w:author="Kamila Nurhusna" w:id="22" w:date="2026-08-29T04:24:06Z">
                    <w:rPr/>
                  </w:rPrChange>
                </w:rPr>
                <w:t xml:space="preserve">).</w:t>
              </w:r>
            </w:ins>
          </w:p>
          <w:p w:rsidR="00000000" w:rsidDel="00000000" w:rsidP="00000000" w:rsidRDefault="00000000" w:rsidRPr="00000000" w14:paraId="000002DC">
            <w:pPr>
              <w:widowControl w:val="0"/>
              <w:numPr>
                <w:ilvl w:val="0"/>
                <w:numId w:val="25"/>
              </w:numPr>
              <w:ind w:left="720" w:hanging="360"/>
              <w:jc w:val="both"/>
              <w:rPr>
                <w:ins w:author="Kamila Nurhusna" w:id="21" w:date="2026-08-29T04:24:06Z"/>
                <w:rFonts w:ascii="Bookman Old Style" w:cs="Bookman Old Style" w:eastAsia="Bookman Old Style" w:hAnsi="Bookman Old Style"/>
              </w:rPr>
            </w:pPr>
            <w:ins w:author="Kamila Nurhusna" w:id="21" w:date="2026-08-29T04:24:06Z">
              <w:r w:rsidDel="00000000" w:rsidR="00000000" w:rsidRPr="00000000">
                <w:rPr>
                  <w:rFonts w:ascii="Bookman Old Style" w:cs="Bookman Old Style" w:eastAsia="Bookman Old Style" w:hAnsi="Bookman Old Style"/>
                  <w:rtl w:val="0"/>
                  <w:rPrChange w:author="Kamila Nurhusna" w:id="22" w:date="2026-08-29T04:24:06Z">
                    <w:rPr/>
                  </w:rPrChange>
                </w:rPr>
                <w:t xml:space="preserve">Prosedur Operasional Standar (POS) Mengoperasikan Sistem Injeksi Udara Tambahan.</w:t>
              </w:r>
            </w:ins>
          </w:p>
          <w:p w:rsidR="00000000" w:rsidDel="00000000" w:rsidP="00000000" w:rsidRDefault="00000000" w:rsidRPr="00000000" w14:paraId="000002DD">
            <w:pPr>
              <w:widowControl w:val="0"/>
              <w:numPr>
                <w:ilvl w:val="0"/>
                <w:numId w:val="25"/>
              </w:numPr>
              <w:ind w:left="720" w:hanging="360"/>
              <w:jc w:val="both"/>
              <w:rPr>
                <w:ins w:author="Kamila Nurhusna" w:id="21" w:date="2026-08-29T04:24:06Z"/>
                <w:rFonts w:ascii="Bookman Old Style" w:cs="Bookman Old Style" w:eastAsia="Bookman Old Style" w:hAnsi="Bookman Old Style"/>
              </w:rPr>
            </w:pPr>
            <w:ins w:author="Kamila Nurhusna" w:id="21" w:date="2026-08-29T04:24:06Z">
              <w:r w:rsidDel="00000000" w:rsidR="00000000" w:rsidRPr="00000000">
                <w:rPr>
                  <w:rFonts w:ascii="Bookman Old Style" w:cs="Bookman Old Style" w:eastAsia="Bookman Old Style" w:hAnsi="Bookman Old Style"/>
                  <w:rtl w:val="0"/>
                  <w:rPrChange w:author="Kamila Nurhusna" w:id="22" w:date="2026-08-29T04:24:06Z">
                    <w:rPr/>
                  </w:rPrChange>
                </w:rPr>
                <w:t xml:space="preserve">Mekanika fluida dan peran udara pembakaran dalam proses pembakaran sampah.</w:t>
              </w:r>
            </w:ins>
          </w:p>
          <w:p w:rsidR="00000000" w:rsidDel="00000000" w:rsidP="00000000" w:rsidRDefault="00000000" w:rsidRPr="00000000" w14:paraId="000002DE">
            <w:pPr>
              <w:numPr>
                <w:ilvl w:val="0"/>
                <w:numId w:val="25"/>
              </w:numPr>
              <w:ind w:left="720" w:hanging="360"/>
              <w:rPr>
                <w:del w:author="Kamila Nurhusna" w:id="23" w:date="2026-08-29T04:24:04Z"/>
                <w:rFonts w:ascii="Bookman Old Style" w:cs="Bookman Old Style" w:eastAsia="Bookman Old Style" w:hAnsi="Bookman Old Style"/>
                <w:sz w:val="20"/>
                <w:szCs w:val="20"/>
                <w:u w:val="none"/>
                <w:rPrChange w:author="Kamila Nurhusna" w:id="24" w:date="2026-08-29T04:24:04Z">
                  <w:rPr/>
                </w:rPrChange>
              </w:rPr>
              <w:pPrChange w:author="Kamila Nurhusna" w:id="0" w:date="2026-08-29T04:24:04Z">
                <w:pPr/>
              </w:pPrChange>
            </w:pPr>
            <w:ins w:author="Kamila Nurhusna" w:id="21" w:date="2026-08-29T04:24:06Z">
              <w:r w:rsidDel="00000000" w:rsidR="00000000" w:rsidRPr="00000000">
                <w:rPr>
                  <w:rFonts w:ascii="Bookman Old Style" w:cs="Bookman Old Style" w:eastAsia="Bookman Old Style" w:hAnsi="Bookman Old Style"/>
                  <w:rtl w:val="0"/>
                  <w:rPrChange w:author="Kamila Nurhusna" w:id="22" w:date="2026-08-29T04:24:06Z">
                    <w:rPr/>
                  </w:rPrChange>
                </w:rPr>
                <w:t xml:space="preserve">Jenis dan penyebab gangguan pengoperasian sistem injeksi udara tambahan serta cara penanggulangannya.</w:t>
              </w:r>
            </w:ins>
            <w:del w:author="Kamila Nurhusna" w:id="23" w:date="2026-08-29T04:24:04Z">
              <w:r w:rsidDel="00000000" w:rsidR="00000000" w:rsidRPr="00000000">
                <w:rPr>
                  <w:rFonts w:ascii="Bookman Old Style" w:cs="Bookman Old Style" w:eastAsia="Bookman Old Style" w:hAnsi="Bookman Old Style"/>
                  <w:sz w:val="20"/>
                  <w:szCs w:val="20"/>
                  <w:rtl w:val="0"/>
                </w:rPr>
                <w:delText xml:space="preserve">1. Komponen dan prosedur operasi sistem injeksi udara tambahan</w:delText>
              </w:r>
              <w:r w:rsidDel="00000000" w:rsidR="00000000" w:rsidRPr="00000000">
                <w:rPr>
                  <w:rtl w:val="0"/>
                </w:rPr>
              </w:r>
            </w:del>
          </w:p>
          <w:p w:rsidR="00000000" w:rsidDel="00000000" w:rsidP="00000000" w:rsidRDefault="00000000" w:rsidRPr="00000000" w14:paraId="000002DF">
            <w:pPr>
              <w:rPr>
                <w:del w:author="Kamila Nurhusna" w:id="23" w:date="2026-08-29T04:24:04Z"/>
              </w:rPr>
            </w:pPr>
            <w:del w:author="Kamila Nurhusna" w:id="23" w:date="2026-08-29T04:24:04Z">
              <w:r w:rsidDel="00000000" w:rsidR="00000000" w:rsidRPr="00000000">
                <w:rPr>
                  <w:rFonts w:ascii="Bookman Old Style" w:cs="Bookman Old Style" w:eastAsia="Bookman Old Style" w:hAnsi="Bookman Old Style"/>
                  <w:sz w:val="20"/>
                  <w:szCs w:val="20"/>
                  <w:rtl w:val="0"/>
                </w:rPr>
                <w:delText xml:space="preserve">2. Pengendalian udara pembakaran dan pemantauan pencemaran udara</w:delText>
              </w:r>
              <w:r w:rsidDel="00000000" w:rsidR="00000000" w:rsidRPr="00000000">
                <w:rPr>
                  <w:rtl w:val="0"/>
                </w:rPr>
              </w:r>
            </w:del>
          </w:p>
          <w:p w:rsidR="00000000" w:rsidDel="00000000" w:rsidP="00000000" w:rsidRDefault="00000000" w:rsidRPr="00000000" w14:paraId="000002E0">
            <w:pPr>
              <w:rPr>
                <w:del w:author="Kamila Nurhusna" w:id="23" w:date="2026-08-29T04:24:04Z"/>
              </w:rPr>
            </w:pPr>
            <w:del w:author="Kamila Nurhusna" w:id="23" w:date="2026-08-29T04:24:04Z">
              <w:r w:rsidDel="00000000" w:rsidR="00000000" w:rsidRPr="00000000">
                <w:rPr>
                  <w:rFonts w:ascii="Bookman Old Style" w:cs="Bookman Old Style" w:eastAsia="Bookman Old Style" w:hAnsi="Bookman Old Style"/>
                  <w:sz w:val="20"/>
                  <w:szCs w:val="20"/>
                  <w:rtl w:val="0"/>
                </w:rPr>
                <w:delText xml:space="preserve">3. Sistem kontrol berbasis otomasi</w:delText>
              </w:r>
              <w:r w:rsidDel="00000000" w:rsidR="00000000" w:rsidRPr="00000000">
                <w:rPr>
                  <w:rtl w:val="0"/>
                </w:rPr>
              </w:r>
            </w:del>
          </w:p>
          <w:p w:rsidR="00000000" w:rsidDel="00000000" w:rsidP="00000000" w:rsidRDefault="00000000" w:rsidRPr="00000000" w14:paraId="000002E1">
            <w:pPr>
              <w:rPr/>
            </w:pPr>
            <w:del w:author="Kamila Nurhusna" w:id="23" w:date="2026-08-29T04:24:04Z">
              <w:r w:rsidDel="00000000" w:rsidR="00000000" w:rsidRPr="00000000">
                <w:rPr>
                  <w:rFonts w:ascii="Bookman Old Style" w:cs="Bookman Old Style" w:eastAsia="Bookman Old Style" w:hAnsi="Bookman Old Style"/>
                  <w:sz w:val="20"/>
                  <w:szCs w:val="20"/>
                  <w:rtl w:val="0"/>
                </w:rPr>
                <w:delText xml:space="preserve">4. Identifikasi dan tindak lanjut gangguan pengoperasian</w:delText>
              </w:r>
            </w:del>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2E2">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4.1</w:t>
            </w:r>
            <w:r w:rsidDel="00000000" w:rsidR="00000000" w:rsidRPr="00000000">
              <w:rPr>
                <w:rtl w:val="0"/>
              </w:rPr>
            </w:r>
          </w:p>
        </w:tc>
        <w:tc>
          <w:tcPr>
            <w:tcPrChange w:author="Kamila Nurhusna" w:id="25" w:date="2026-08-29T04:25:26Z">
              <w:tcPr>
                <w:tcMar>
                  <w:top w:w="30.0" w:type="dxa"/>
                  <w:left w:w="35.0" w:type="dxa"/>
                  <w:bottom w:w="30.0" w:type="dxa"/>
                  <w:right w:w="35.0" w:type="dxa"/>
                </w:tcMar>
              </w:tcPr>
            </w:tcPrChange>
          </w:tcPr>
          <w:p w:rsidR="00000000" w:rsidDel="00000000" w:rsidP="00000000" w:rsidRDefault="00000000" w:rsidRPr="00000000" w14:paraId="000002E3">
            <w:pPr>
              <w:rPr>
                <w:rFonts w:ascii="Bookman Old Style" w:cs="Bookman Old Style" w:eastAsia="Bookman Old Style" w:hAnsi="Bookman Old Style"/>
                <w:rPrChange w:author="Kamila Nurhusna" w:id="25" w:date="2026-08-29T04:25:26Z">
                  <w:rPr/>
                </w:rPrChange>
              </w:rPr>
            </w:pPr>
            <w:ins w:author="Kamila Nurhusna" w:id="26" w:date="2026-08-29T04:25:26Z">
              <w:r w:rsidDel="00000000" w:rsidR="00000000" w:rsidRPr="00000000">
                <w:rPr>
                  <w:rFonts w:ascii="Bookman Old Style" w:cs="Bookman Old Style" w:eastAsia="Bookman Old Style" w:hAnsi="Bookman Old Style"/>
                  <w:color w:val="c00000"/>
                  <w:rtl w:val="0"/>
                  <w:rPrChange w:author="Kamila Nurhusna" w:id="25" w:date="2026-08-29T04:25:26Z">
                    <w:rPr>
                      <w:rFonts w:ascii="Bookman Old Style" w:cs="Bookman Old Style" w:eastAsia="Bookman Old Style" w:hAnsi="Bookman Old Style"/>
                      <w:sz w:val="24"/>
                      <w:szCs w:val="24"/>
                    </w:rPr>
                  </w:rPrChange>
                </w:rPr>
                <w:t xml:space="preserve">Memeriksa kelaikan operasional semua komponen sistem injeksi udara tambahan sesuai dengan prosedur secara cermat dan taat.</w:t>
              </w:r>
            </w:ins>
            <w:del w:author="Kamila Nurhusna" w:id="26" w:date="2026-08-29T04:25:26Z">
              <w:r w:rsidDel="00000000" w:rsidR="00000000" w:rsidRPr="00000000">
                <w:rPr>
                  <w:rFonts w:ascii="Bookman Old Style" w:cs="Bookman Old Style" w:eastAsia="Bookman Old Style" w:hAnsi="Bookman Old Style"/>
                  <w:color w:val="c00000"/>
                  <w:rtl w:val="0"/>
                  <w:rPrChange w:author="Kamila Nurhusna" w:id="25" w:date="2026-08-29T04:25:26Z">
                    <w:rPr>
                      <w:rFonts w:ascii="Bookman Old Style" w:cs="Bookman Old Style" w:eastAsia="Bookman Old Style" w:hAnsi="Bookman Old Style"/>
                      <w:sz w:val="20"/>
                      <w:szCs w:val="20"/>
                    </w:rPr>
                  </w:rPrChange>
                </w:rPr>
                <w:delText xml:space="preserve">Memeriksa kelaikan operasional seluruh komponen sistem injeksi udara tambahan sesuai dengan prosedur secara cermat dan taat mengikuti prosedur.</w:delText>
              </w:r>
            </w:del>
            <w:r w:rsidDel="00000000" w:rsidR="00000000" w:rsidRPr="00000000">
              <w:rPr>
                <w:rtl w:val="0"/>
              </w:rPr>
            </w:r>
          </w:p>
        </w:tc>
        <w:tc>
          <w:tcPr>
            <w:vMerge w:val="restart"/>
            <w:tcMar>
              <w:top w:w="30.0" w:type="dxa"/>
              <w:left w:w="35.0" w:type="dxa"/>
              <w:bottom w:w="30.0" w:type="dxa"/>
              <w:right w:w="35.0" w:type="dxa"/>
            </w:tcMar>
            <w:tcPrChange w:author="Kamila Nurhusna" w:id="25" w:date="2026-08-29T04:25:26Z">
              <w:tcPr>
                <w:tcMar>
                  <w:top w:w="30.0" w:type="dxa"/>
                  <w:left w:w="35.0" w:type="dxa"/>
                  <w:bottom w:w="30.0" w:type="dxa"/>
                  <w:right w:w="35.0" w:type="dxa"/>
                </w:tcMar>
              </w:tcPr>
            </w:tcPrChange>
          </w:tcPr>
          <w:p w:rsidR="00000000" w:rsidDel="00000000" w:rsidP="00000000" w:rsidRDefault="00000000" w:rsidRPr="00000000" w14:paraId="000002E4">
            <w:pPr>
              <w:jc w:val="center"/>
              <w:rPr>
                <w:rFonts w:ascii="Bookman Old Style" w:cs="Bookman Old Style" w:eastAsia="Bookman Old Style" w:hAnsi="Bookman Old Style"/>
                <w:sz w:val="24"/>
                <w:szCs w:val="24"/>
              </w:rPr>
            </w:pPr>
            <w:ins w:author="Kamila Nurhusna" w:id="27" w:date="2026-08-29T04:25:31Z">
              <w:r w:rsidDel="00000000" w:rsidR="00000000" w:rsidRPr="00000000">
                <w:rPr>
                  <w:rFonts w:ascii="Bookman Old Style" w:cs="Bookman Old Style" w:eastAsia="Bookman Old Style" w:hAnsi="Bookman Old Style"/>
                  <w:sz w:val="20"/>
                  <w:szCs w:val="20"/>
                  <w:rtl w:val="0"/>
                  <w:rPrChange w:author="Kamila Nurhusna" w:id="28" w:date="2026-08-29T04:25:31Z">
                    <w:rPr/>
                  </w:rPrChange>
                </w:rPr>
                <w:t xml:space="preserve">4</w:t>
              </w:r>
            </w:ins>
            <w:del w:author="Kamila Nurhusna" w:id="27" w:date="2026-08-29T04:25:31Z">
              <w:r w:rsidDel="00000000" w:rsidR="00000000" w:rsidRPr="00000000">
                <w:rPr>
                  <w:rFonts w:ascii="Bookman Old Style" w:cs="Bookman Old Style" w:eastAsia="Bookman Old Style" w:hAnsi="Bookman Old Style"/>
                  <w:sz w:val="20"/>
                  <w:szCs w:val="20"/>
                  <w:rtl w:val="0"/>
                </w:rPr>
                <w:delText xml:space="preserve">7</w:delText>
              </w:r>
            </w:del>
            <w:r w:rsidDel="00000000" w:rsidR="00000000" w:rsidRPr="00000000">
              <w:rPr>
                <w:rFonts w:ascii="Bookman Old Style" w:cs="Bookman Old Style" w:eastAsia="Bookman Old Style" w:hAnsi="Bookman Old Style"/>
                <w:sz w:val="20"/>
                <w:szCs w:val="20"/>
                <w:rtl w:val="0"/>
              </w:rPr>
              <w:t xml:space="preserve"> JP</w:t>
            </w:r>
            <w:r w:rsidDel="00000000" w:rsidR="00000000" w:rsidRPr="00000000">
              <w:rPr>
                <w:rtl w:val="0"/>
              </w:rPr>
            </w:r>
          </w:p>
        </w:tc>
      </w:tr>
      <w:tr>
        <w:trPr>
          <w:cantSplit w:val="1"/>
          <w:tblHeader w:val="0"/>
          <w:trPrChange w:author="Kamila Nurhusna" w:id="25" w:date="2026-08-29T04:25:26Z">
            <w:trPr>
              <w:cantSplit w:val="1"/>
              <w:tblHeader w:val="0"/>
            </w:trPr>
          </w:trPrChange>
        </w:trPr>
        <w:tc>
          <w:tcPr>
            <w:vMerge w:val="continue"/>
            <w:tcMar>
              <w:top w:w="30.0" w:type="dxa"/>
              <w:left w:w="35.0" w:type="dxa"/>
              <w:bottom w:w="30.0" w:type="dxa"/>
              <w:right w:w="35.0" w:type="dxa"/>
            </w:tcMar>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2E7">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4.2</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2E8">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Sistem injeksi udara tambahan dioperasikan sesuai dengan prosedur.</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2EB">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4.2</w:t>
            </w:r>
            <w:r w:rsidDel="00000000" w:rsidR="00000000" w:rsidRPr="00000000">
              <w:rPr>
                <w:rtl w:val="0"/>
              </w:rPr>
            </w:r>
          </w:p>
        </w:tc>
        <w:tc>
          <w:tcPr>
            <w:tcPrChange w:author="Kamila Nurhusna" w:id="25" w:date="2026-08-29T04:25:26Z">
              <w:tcPr>
                <w:tcMar>
                  <w:top w:w="30.0" w:type="dxa"/>
                  <w:left w:w="35.0" w:type="dxa"/>
                  <w:bottom w:w="30.0" w:type="dxa"/>
                  <w:right w:w="35.0" w:type="dxa"/>
                </w:tcMar>
              </w:tcPr>
            </w:tcPrChange>
          </w:tcPr>
          <w:p w:rsidR="00000000" w:rsidDel="00000000" w:rsidP="00000000" w:rsidRDefault="00000000" w:rsidRPr="00000000" w14:paraId="000002EC">
            <w:pPr>
              <w:rPr>
                <w:rFonts w:ascii="Bookman Old Style" w:cs="Bookman Old Style" w:eastAsia="Bookman Old Style" w:hAnsi="Bookman Old Style"/>
                <w:rPrChange w:author="Kamila Nurhusna" w:id="25" w:date="2026-08-29T04:25:26Z">
                  <w:rPr/>
                </w:rPrChange>
              </w:rPr>
            </w:pPr>
            <w:ins w:author="Kamila Nurhusna" w:id="26" w:date="2026-08-29T04:25:26Z">
              <w:r w:rsidDel="00000000" w:rsidR="00000000" w:rsidRPr="00000000">
                <w:rPr>
                  <w:rFonts w:ascii="Bookman Old Style" w:cs="Bookman Old Style" w:eastAsia="Bookman Old Style" w:hAnsi="Bookman Old Style"/>
                  <w:color w:val="c00000"/>
                  <w:rtl w:val="0"/>
                  <w:rPrChange w:author="Kamila Nurhusna" w:id="25" w:date="2026-08-29T04:25:26Z">
                    <w:rPr>
                      <w:rFonts w:ascii="Bookman Old Style" w:cs="Bookman Old Style" w:eastAsia="Bookman Old Style" w:hAnsi="Bookman Old Style"/>
                      <w:sz w:val="24"/>
                      <w:szCs w:val="24"/>
                    </w:rPr>
                  </w:rPrChange>
                </w:rPr>
                <w:t xml:space="preserve">Mengoperasikan sistem injeksi udara tambahan sesuai dengan prosedur secara cermat dan taat.</w:t>
              </w:r>
            </w:ins>
            <w:del w:author="Kamila Nurhusna" w:id="26" w:date="2026-08-29T04:25:26Z">
              <w:r w:rsidDel="00000000" w:rsidR="00000000" w:rsidRPr="00000000">
                <w:rPr>
                  <w:rFonts w:ascii="Bookman Old Style" w:cs="Bookman Old Style" w:eastAsia="Bookman Old Style" w:hAnsi="Bookman Old Style"/>
                  <w:color w:val="c00000"/>
                  <w:rtl w:val="0"/>
                  <w:rPrChange w:author="Kamila Nurhusna" w:id="25" w:date="2026-08-29T04:25:26Z">
                    <w:rPr>
                      <w:rFonts w:ascii="Bookman Old Style" w:cs="Bookman Old Style" w:eastAsia="Bookman Old Style" w:hAnsi="Bookman Old Style"/>
                      <w:sz w:val="20"/>
                      <w:szCs w:val="20"/>
                    </w:rPr>
                  </w:rPrChange>
                </w:rPr>
                <w:delText xml:space="preserve">Mengoperasikan sistem injeksi udara tambahan sesuai dengan prosedur secara cermat dan taat mengikuti prosedur.</w:delText>
              </w:r>
            </w:del>
            <w:r w:rsidDel="00000000" w:rsidR="00000000" w:rsidRPr="00000000">
              <w:rPr>
                <w:rtl w:val="0"/>
              </w:rPr>
            </w:r>
          </w:p>
        </w:tc>
        <w:tc>
          <w:tcPr>
            <w:vMerge w:val="continue"/>
            <w:tcMar>
              <w:top w:w="30.0" w:type="dxa"/>
              <w:left w:w="35.0" w:type="dxa"/>
              <w:bottom w:w="30.0" w:type="dxa"/>
              <w:right w:w="35.0" w:type="dxa"/>
            </w:tcMar>
            <w:tcPrChange w:author="Kamila Nurhusna" w:id="25" w:date="2026-08-29T04:25:26Z">
              <w:tcPr>
                <w:tcMar>
                  <w:top w:w="30.0" w:type="dxa"/>
                  <w:left w:w="35.0" w:type="dxa"/>
                  <w:bottom w:w="30.0" w:type="dxa"/>
                  <w:right w:w="35.0" w:type="dxa"/>
                </w:tcMar>
              </w:tcPr>
            </w:tcPrChange>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blHeader w:val="0"/>
          <w:trPrChange w:author="Kamila Nurhusna" w:id="25" w:date="2026-08-29T04:25:26Z">
            <w:trPr>
              <w:cantSplit w:val="1"/>
              <w:tblHeader w:val="0"/>
            </w:trPr>
          </w:trPrChange>
        </w:trPr>
        <w:tc>
          <w:tcPr>
            <w:vMerge w:val="continue"/>
            <w:tcMar>
              <w:top w:w="30.0" w:type="dxa"/>
              <w:left w:w="35.0" w:type="dxa"/>
              <w:bottom w:w="30.0" w:type="dxa"/>
              <w:right w:w="35.0" w:type="dxa"/>
            </w:tcMar>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2F0">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4.3</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2F1">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Gangguan pengoperasian sistem injeksi udara tambahan diidentifikasi sesuai dengan prosedur.</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2F4">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4.3</w:t>
            </w:r>
            <w:r w:rsidDel="00000000" w:rsidR="00000000" w:rsidRPr="00000000">
              <w:rPr>
                <w:rtl w:val="0"/>
              </w:rPr>
            </w:r>
          </w:p>
        </w:tc>
        <w:tc>
          <w:tcPr>
            <w:tcPrChange w:author="Kamila Nurhusna" w:id="25" w:date="2026-08-29T04:25:26Z">
              <w:tcPr>
                <w:tcMar>
                  <w:top w:w="30.0" w:type="dxa"/>
                  <w:left w:w="35.0" w:type="dxa"/>
                  <w:bottom w:w="30.0" w:type="dxa"/>
                  <w:right w:w="35.0" w:type="dxa"/>
                </w:tcMar>
              </w:tcPr>
            </w:tcPrChange>
          </w:tcPr>
          <w:p w:rsidR="00000000" w:rsidDel="00000000" w:rsidP="00000000" w:rsidRDefault="00000000" w:rsidRPr="00000000" w14:paraId="000002F5">
            <w:pPr>
              <w:rPr>
                <w:rFonts w:ascii="Bookman Old Style" w:cs="Bookman Old Style" w:eastAsia="Bookman Old Style" w:hAnsi="Bookman Old Style"/>
                <w:rPrChange w:author="Kamila Nurhusna" w:id="25" w:date="2026-08-29T04:25:26Z">
                  <w:rPr/>
                </w:rPrChange>
              </w:rPr>
            </w:pPr>
            <w:ins w:author="Kamila Nurhusna" w:id="26" w:date="2026-08-29T04:25:26Z">
              <w:r w:rsidDel="00000000" w:rsidR="00000000" w:rsidRPr="00000000">
                <w:rPr>
                  <w:rFonts w:ascii="Bookman Old Style" w:cs="Bookman Old Style" w:eastAsia="Bookman Old Style" w:hAnsi="Bookman Old Style"/>
                  <w:color w:val="c00000"/>
                  <w:rtl w:val="0"/>
                  <w:rPrChange w:author="Kamila Nurhusna" w:id="25" w:date="2026-08-29T04:25:26Z">
                    <w:rPr>
                      <w:rFonts w:ascii="Bookman Old Style" w:cs="Bookman Old Style" w:eastAsia="Bookman Old Style" w:hAnsi="Bookman Old Style"/>
                      <w:sz w:val="24"/>
                      <w:szCs w:val="24"/>
                    </w:rPr>
                  </w:rPrChange>
                </w:rPr>
                <w:t xml:space="preserve">Mengidentifikasi gangguan pengoperasian sistem injeksi udara tambahan sesuai dengan prosedur secara cermat dan taat.</w:t>
              </w:r>
            </w:ins>
            <w:del w:author="Kamila Nurhusna" w:id="26" w:date="2026-08-29T04:25:26Z">
              <w:r w:rsidDel="00000000" w:rsidR="00000000" w:rsidRPr="00000000">
                <w:rPr>
                  <w:rFonts w:ascii="Bookman Old Style" w:cs="Bookman Old Style" w:eastAsia="Bookman Old Style" w:hAnsi="Bookman Old Style"/>
                  <w:color w:val="c00000"/>
                  <w:rtl w:val="0"/>
                  <w:rPrChange w:author="Kamila Nurhusna" w:id="25" w:date="2026-08-29T04:25:26Z">
                    <w:rPr>
                      <w:rFonts w:ascii="Bookman Old Style" w:cs="Bookman Old Style" w:eastAsia="Bookman Old Style" w:hAnsi="Bookman Old Style"/>
                      <w:sz w:val="20"/>
                      <w:szCs w:val="20"/>
                    </w:rPr>
                  </w:rPrChange>
                </w:rPr>
                <w:delText xml:space="preserve">Mengidentifikasi gangguan pengoperasian sistem injeksi udara tambahan sesuai dengan prosedur secara cermat dan taat mengikuti prosedur.</w:delText>
              </w:r>
            </w:del>
            <w:r w:rsidDel="00000000" w:rsidR="00000000" w:rsidRPr="00000000">
              <w:rPr>
                <w:rtl w:val="0"/>
              </w:rPr>
            </w:r>
          </w:p>
        </w:tc>
        <w:tc>
          <w:tcPr>
            <w:vMerge w:val="continue"/>
            <w:tcMar>
              <w:top w:w="30.0" w:type="dxa"/>
              <w:left w:w="35.0" w:type="dxa"/>
              <w:bottom w:w="30.0" w:type="dxa"/>
              <w:right w:w="35.0" w:type="dxa"/>
            </w:tcMar>
            <w:tcPrChange w:author="Kamila Nurhusna" w:id="25" w:date="2026-08-29T04:25:26Z">
              <w:tcPr>
                <w:tcMar>
                  <w:top w:w="30.0" w:type="dxa"/>
                  <w:left w:w="35.0" w:type="dxa"/>
                  <w:bottom w:w="30.0" w:type="dxa"/>
                  <w:right w:w="35.0" w:type="dxa"/>
                </w:tcMar>
              </w:tcPr>
            </w:tcPrChange>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blHeader w:val="0"/>
          <w:trPrChange w:author="Kamila Nurhusna" w:id="25" w:date="2026-08-29T04:25:26Z">
            <w:trPr>
              <w:cantSplit w:val="1"/>
              <w:tblHeader w:val="0"/>
            </w:trPr>
          </w:trPrChange>
        </w:trPr>
        <w:tc>
          <w:tcPr>
            <w:vMerge w:val="continue"/>
            <w:tcMar>
              <w:top w:w="30.0" w:type="dxa"/>
              <w:left w:w="35.0" w:type="dxa"/>
              <w:bottom w:w="30.0" w:type="dxa"/>
              <w:right w:w="35.0" w:type="dxa"/>
            </w:tcMar>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2F9">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4.4</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2FA">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Gangguan pengoperasian ditindaklanjuti sesuai dengan prosedur.</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2FD">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4.4</w:t>
            </w:r>
            <w:r w:rsidDel="00000000" w:rsidR="00000000" w:rsidRPr="00000000">
              <w:rPr>
                <w:rtl w:val="0"/>
              </w:rPr>
            </w:r>
          </w:p>
        </w:tc>
        <w:tc>
          <w:tcPr>
            <w:tcPrChange w:author="Kamila Nurhusna" w:id="25" w:date="2026-08-29T04:25:26Z">
              <w:tcPr>
                <w:tcMar>
                  <w:top w:w="30.0" w:type="dxa"/>
                  <w:left w:w="35.0" w:type="dxa"/>
                  <w:bottom w:w="30.0" w:type="dxa"/>
                  <w:right w:w="35.0" w:type="dxa"/>
                </w:tcMar>
              </w:tcPr>
            </w:tcPrChange>
          </w:tcPr>
          <w:p w:rsidR="00000000" w:rsidDel="00000000" w:rsidP="00000000" w:rsidRDefault="00000000" w:rsidRPr="00000000" w14:paraId="000002FE">
            <w:pPr>
              <w:rPr>
                <w:rFonts w:ascii="Bookman Old Style" w:cs="Bookman Old Style" w:eastAsia="Bookman Old Style" w:hAnsi="Bookman Old Style"/>
                <w:rPrChange w:author="Kamila Nurhusna" w:id="25" w:date="2026-08-29T04:25:26Z">
                  <w:rPr/>
                </w:rPrChange>
              </w:rPr>
            </w:pPr>
            <w:ins w:author="Kamila Nurhusna" w:id="26" w:date="2026-08-29T04:25:26Z">
              <w:r w:rsidDel="00000000" w:rsidR="00000000" w:rsidRPr="00000000">
                <w:rPr>
                  <w:rFonts w:ascii="Bookman Old Style" w:cs="Bookman Old Style" w:eastAsia="Bookman Old Style" w:hAnsi="Bookman Old Style"/>
                  <w:rtl w:val="0"/>
                  <w:rPrChange w:author="Kamila Nurhusna" w:id="25" w:date="2026-08-29T04:25:26Z">
                    <w:rPr>
                      <w:rFonts w:ascii="Bookman Old Style" w:cs="Bookman Old Style" w:eastAsia="Bookman Old Style" w:hAnsi="Bookman Old Style"/>
                      <w:sz w:val="24"/>
                      <w:szCs w:val="24"/>
                    </w:rPr>
                  </w:rPrChange>
                </w:rPr>
                <w:t xml:space="preserve">Menindaklanjuti gangguan pengoperasian sistem injeksi udara tambahan sesuai dengan prosedur secara cermat dan taat.</w:t>
              </w:r>
            </w:ins>
            <w:del w:author="Kamila Nurhusna" w:id="26" w:date="2026-08-29T04:25:26Z">
              <w:r w:rsidDel="00000000" w:rsidR="00000000" w:rsidRPr="00000000">
                <w:rPr>
                  <w:rFonts w:ascii="Bookman Old Style" w:cs="Bookman Old Style" w:eastAsia="Bookman Old Style" w:hAnsi="Bookman Old Style"/>
                  <w:rtl w:val="0"/>
                  <w:rPrChange w:author="Kamila Nurhusna" w:id="25" w:date="2026-08-29T04:25:26Z">
                    <w:rPr>
                      <w:rFonts w:ascii="Bookman Old Style" w:cs="Bookman Old Style" w:eastAsia="Bookman Old Style" w:hAnsi="Bookman Old Style"/>
                      <w:sz w:val="20"/>
                      <w:szCs w:val="20"/>
                    </w:rPr>
                  </w:rPrChange>
                </w:rPr>
                <w:delText xml:space="preserve">Menindaklanjuti gangguan pengoperasian sesuai dengan prosedur secara cermat dan taat mengikuti prosedur.</w:delText>
              </w:r>
            </w:del>
            <w:r w:rsidDel="00000000" w:rsidR="00000000" w:rsidRPr="00000000">
              <w:rPr>
                <w:rtl w:val="0"/>
              </w:rPr>
            </w:r>
          </w:p>
        </w:tc>
        <w:tc>
          <w:tcPr>
            <w:vMerge w:val="continue"/>
            <w:tcMar>
              <w:top w:w="30.0" w:type="dxa"/>
              <w:left w:w="35.0" w:type="dxa"/>
              <w:bottom w:w="30.0" w:type="dxa"/>
              <w:right w:w="35.0" w:type="dxa"/>
            </w:tcMar>
            <w:tcPrChange w:author="Kamila Nurhusna" w:id="25" w:date="2026-08-29T04:25:26Z">
              <w:tcPr>
                <w:tcMar>
                  <w:top w:w="30.0" w:type="dxa"/>
                  <w:left w:w="35.0" w:type="dxa"/>
                  <w:bottom w:w="30.0" w:type="dxa"/>
                  <w:right w:w="35.0" w:type="dxa"/>
                </w:tcMar>
              </w:tcPr>
            </w:tcPrChange>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blHeader w:val="0"/>
          <w:trPrChange w:author="Kamila Nurhusna" w:id="35" w:date="2026-08-29T04:26:48Z">
            <w:trPr>
              <w:cantSplit w:val="1"/>
              <w:tblHeader w:val="0"/>
            </w:trPr>
          </w:trPrChange>
        </w:trPr>
        <w:tc>
          <w:tcPr>
            <w:vMerge w:val="restart"/>
            <w:tcMar>
              <w:top w:w="30.0" w:type="dxa"/>
              <w:left w:w="35.0" w:type="dxa"/>
              <w:bottom w:w="30.0" w:type="dxa"/>
              <w:right w:w="35.0" w:type="dxa"/>
            </w:tcMar>
          </w:tcPr>
          <w:p w:rsidR="00000000" w:rsidDel="00000000" w:rsidP="00000000" w:rsidRDefault="00000000" w:rsidRPr="00000000" w14:paraId="00000300">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5.</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301">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Menjalankan sistem pembakaran</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302">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5.1</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303">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Sistem operasi boiler, turbin, generator, dan peralatan pendukung lainnya diatur di ruang pengendali sesuai dengan prosedur.</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304">
            <w:pPr>
              <w:rPr/>
            </w:pPr>
            <w:ins w:author="Kamila Nurhusna" w:id="29" w:date="2026-08-29T04:26:08Z">
              <w:r w:rsidDel="00000000" w:rsidR="00000000" w:rsidRPr="00000000">
                <w:rPr>
                  <w:rFonts w:ascii="Bookman Old Style" w:cs="Bookman Old Style" w:eastAsia="Bookman Old Style" w:hAnsi="Bookman Old Style"/>
                  <w:rtl w:val="0"/>
                  <w:rPrChange w:author="Kamila Nurhusna" w:id="30" w:date="2026-08-29T04:26:08Z">
                    <w:rPr>
                      <w:rFonts w:ascii="Bookman Old Style" w:cs="Bookman Old Style" w:eastAsia="Bookman Old Style" w:hAnsi="Bookman Old Style"/>
                      <w:sz w:val="24"/>
                      <w:szCs w:val="24"/>
                    </w:rPr>
                  </w:rPrChange>
                </w:rPr>
                <w:t xml:space="preserve">Diaturnya sistem operasi </w:t>
              </w:r>
              <w:r w:rsidDel="00000000" w:rsidR="00000000" w:rsidRPr="00000000">
                <w:rPr>
                  <w:rFonts w:ascii="Bookman Old Style" w:cs="Bookman Old Style" w:eastAsia="Bookman Old Style" w:hAnsi="Bookman Old Style"/>
                  <w:i w:val="1"/>
                  <w:iCs w:val="1"/>
                  <w:rtl w:val="0"/>
                  <w:rPrChange w:author="Kamila Nurhusna" w:id="30" w:date="2026-08-29T04:26:08Z">
                    <w:rPr>
                      <w:rFonts w:ascii="Bookman Old Style" w:cs="Bookman Old Style" w:eastAsia="Bookman Old Style" w:hAnsi="Bookman Old Style"/>
                      <w:sz w:val="24"/>
                      <w:szCs w:val="24"/>
                    </w:rPr>
                  </w:rPrChange>
                </w:rPr>
                <w:t xml:space="preserve">boiler</w:t>
              </w:r>
              <w:r w:rsidDel="00000000" w:rsidR="00000000" w:rsidRPr="00000000">
                <w:rPr>
                  <w:rFonts w:ascii="Bookman Old Style" w:cs="Bookman Old Style" w:eastAsia="Bookman Old Style" w:hAnsi="Bookman Old Style"/>
                  <w:rtl w:val="0"/>
                  <w:rPrChange w:author="Kamila Nurhusna" w:id="30" w:date="2026-08-29T04:26:08Z">
                    <w:rPr>
                      <w:rFonts w:ascii="Bookman Old Style" w:cs="Bookman Old Style" w:eastAsia="Bookman Old Style" w:hAnsi="Bookman Old Style"/>
                      <w:sz w:val="24"/>
                      <w:szCs w:val="24"/>
                    </w:rPr>
                  </w:rPrChange>
                </w:rPr>
                <w:t xml:space="preserve">, turbin, generator dan peralatan pendukung di ruang pengendali, dicatatnya indikator parameter panel kontrol secara berkala, serta diidentifikasi dan ditindaklanjutinya gangguan pengoperasian sistem pembakaran sesuai dengan prosedur.</w:t>
              </w:r>
            </w:ins>
            <w:del w:author="Kamila Nurhusna" w:id="29" w:date="2026-08-29T04:26:08Z">
              <w:r w:rsidDel="00000000" w:rsidR="00000000" w:rsidRPr="00000000">
                <w:rPr>
                  <w:rFonts w:ascii="Bookman Old Style" w:cs="Bookman Old Style" w:eastAsia="Bookman Old Style" w:hAnsi="Bookman Old Style"/>
                  <w:rtl w:val="0"/>
                  <w:rPrChange w:author="Kamila Nurhusna" w:id="30" w:date="2026-08-29T04:26:08Z">
                    <w:rPr>
                      <w:rFonts w:ascii="Bookman Old Style" w:cs="Bookman Old Style" w:eastAsia="Bookman Old Style" w:hAnsi="Bookman Old Style"/>
                      <w:sz w:val="20"/>
                      <w:szCs w:val="20"/>
                    </w:rPr>
                  </w:rPrChange>
                </w:rPr>
                <w:delText xml:space="preserve">Teraturnya operasi boiler, turbin, generator, dan peralatan pendukung, tercatatnya parameter panel kontrol, serta tertindaklanjutinya gangguan sistem pembakaran sesuai prosedur secara cermat.</w:delText>
              </w:r>
            </w:del>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305">
            <w:pPr>
              <w:rPr/>
            </w:pPr>
            <w:r w:rsidDel="00000000" w:rsidR="00000000" w:rsidRPr="00000000">
              <w:rPr>
                <w:rFonts w:ascii="Bookman Old Style" w:cs="Bookman Old Style" w:eastAsia="Bookman Old Style" w:hAnsi="Bookman Old Style"/>
                <w:sz w:val="20"/>
                <w:szCs w:val="20"/>
                <w:rtl w:val="0"/>
              </w:rPr>
              <w:t xml:space="preserve">Penjelasan tentang:</w:t>
            </w:r>
            <w:r w:rsidDel="00000000" w:rsidR="00000000" w:rsidRPr="00000000">
              <w:rPr>
                <w:rtl w:val="0"/>
              </w:rPr>
            </w:r>
          </w:p>
          <w:p w:rsidR="00000000" w:rsidDel="00000000" w:rsidP="00000000" w:rsidRDefault="00000000" w:rsidRPr="00000000" w14:paraId="00000306">
            <w:pPr>
              <w:widowControl w:val="0"/>
              <w:numPr>
                <w:ilvl w:val="0"/>
                <w:numId w:val="7"/>
              </w:numPr>
              <w:ind w:left="720" w:hanging="360"/>
              <w:jc w:val="both"/>
              <w:rPr>
                <w:ins w:author="Kamila Nurhusna" w:id="31" w:date="2026-08-29T04:26:32Z"/>
                <w:rFonts w:ascii="Bookman Old Style" w:cs="Bookman Old Style" w:eastAsia="Bookman Old Style" w:hAnsi="Bookman Old Style"/>
              </w:rPr>
            </w:pPr>
            <w:ins w:author="Kamila Nurhusna" w:id="31" w:date="2026-08-29T04:26:32Z">
              <w:r w:rsidDel="00000000" w:rsidR="00000000" w:rsidRPr="00000000">
                <w:rPr>
                  <w:rFonts w:ascii="Bookman Old Style" w:cs="Bookman Old Style" w:eastAsia="Bookman Old Style" w:hAnsi="Bookman Old Style"/>
                  <w:rtl w:val="0"/>
                  <w:rPrChange w:author="Kamila Nurhusna" w:id="32" w:date="2026-08-29T04:26:32Z">
                    <w:rPr/>
                  </w:rPrChange>
                </w:rPr>
                <w:t xml:space="preserve">Sistem operasi </w:t>
              </w:r>
              <w:r w:rsidDel="00000000" w:rsidR="00000000" w:rsidRPr="00000000">
                <w:rPr>
                  <w:rFonts w:ascii="Bookman Old Style" w:cs="Bookman Old Style" w:eastAsia="Bookman Old Style" w:hAnsi="Bookman Old Style"/>
                  <w:i w:val="1"/>
                  <w:iCs w:val="1"/>
                  <w:rtl w:val="0"/>
                  <w:rPrChange w:author="Kamila Nurhusna" w:id="32" w:date="2026-08-29T04:26:32Z">
                    <w:rPr/>
                  </w:rPrChange>
                </w:rPr>
                <w:t xml:space="preserve">boiler</w:t>
              </w:r>
              <w:r w:rsidDel="00000000" w:rsidR="00000000" w:rsidRPr="00000000">
                <w:rPr>
                  <w:rFonts w:ascii="Bookman Old Style" w:cs="Bookman Old Style" w:eastAsia="Bookman Old Style" w:hAnsi="Bookman Old Style"/>
                  <w:rtl w:val="0"/>
                  <w:rPrChange w:author="Kamila Nurhusna" w:id="32" w:date="2026-08-29T04:26:32Z">
                    <w:rPr/>
                  </w:rPrChange>
                </w:rPr>
                <w:t xml:space="preserve">, turbin, generator dan peralatan pendukung pembangkitan.</w:t>
              </w:r>
            </w:ins>
          </w:p>
          <w:p w:rsidR="00000000" w:rsidDel="00000000" w:rsidP="00000000" w:rsidRDefault="00000000" w:rsidRPr="00000000" w14:paraId="00000307">
            <w:pPr>
              <w:widowControl w:val="0"/>
              <w:numPr>
                <w:ilvl w:val="0"/>
                <w:numId w:val="7"/>
              </w:numPr>
              <w:ind w:left="720" w:hanging="360"/>
              <w:jc w:val="both"/>
              <w:rPr>
                <w:ins w:author="Kamila Nurhusna" w:id="31" w:date="2026-08-29T04:26:32Z"/>
                <w:rFonts w:ascii="Bookman Old Style" w:cs="Bookman Old Style" w:eastAsia="Bookman Old Style" w:hAnsi="Bookman Old Style"/>
              </w:rPr>
            </w:pPr>
            <w:ins w:author="Kamila Nurhusna" w:id="31" w:date="2026-08-29T04:26:32Z">
              <w:r w:rsidDel="00000000" w:rsidR="00000000" w:rsidRPr="00000000">
                <w:rPr>
                  <w:rFonts w:ascii="Bookman Old Style" w:cs="Bookman Old Style" w:eastAsia="Bookman Old Style" w:hAnsi="Bookman Old Style"/>
                  <w:rtl w:val="0"/>
                  <w:rPrChange w:author="Kamila Nurhusna" w:id="32" w:date="2026-08-29T04:26:32Z">
                    <w:rPr/>
                  </w:rPrChange>
                </w:rPr>
                <w:t xml:space="preserve">Sistem kontrol berbasis otomasi dan cara pembacaan panel kontrol (</w:t>
              </w:r>
              <w:r w:rsidDel="00000000" w:rsidR="00000000" w:rsidRPr="00000000">
                <w:rPr>
                  <w:rFonts w:ascii="Bookman Old Style" w:cs="Bookman Old Style" w:eastAsia="Bookman Old Style" w:hAnsi="Bookman Old Style"/>
                  <w:i w:val="1"/>
                  <w:iCs w:val="1"/>
                  <w:rtl w:val="0"/>
                  <w:rPrChange w:author="Kamila Nurhusna" w:id="32" w:date="2026-08-29T04:26:32Z">
                    <w:rPr/>
                  </w:rPrChange>
                </w:rPr>
                <w:t xml:space="preserve">control panel</w:t>
              </w:r>
              <w:r w:rsidDel="00000000" w:rsidR="00000000" w:rsidRPr="00000000">
                <w:rPr>
                  <w:rFonts w:ascii="Bookman Old Style" w:cs="Bookman Old Style" w:eastAsia="Bookman Old Style" w:hAnsi="Bookman Old Style"/>
                  <w:rtl w:val="0"/>
                  <w:rPrChange w:author="Kamila Nurhusna" w:id="32" w:date="2026-08-29T04:26:32Z">
                    <w:rPr/>
                  </w:rPrChange>
                </w:rPr>
                <w:t xml:space="preserve">), meja kontrol (</w:t>
              </w:r>
              <w:r w:rsidDel="00000000" w:rsidR="00000000" w:rsidRPr="00000000">
                <w:rPr>
                  <w:rFonts w:ascii="Bookman Old Style" w:cs="Bookman Old Style" w:eastAsia="Bookman Old Style" w:hAnsi="Bookman Old Style"/>
                  <w:i w:val="1"/>
                  <w:iCs w:val="1"/>
                  <w:rtl w:val="0"/>
                  <w:rPrChange w:author="Kamila Nurhusna" w:id="32" w:date="2026-08-29T04:26:32Z">
                    <w:rPr/>
                  </w:rPrChange>
                </w:rPr>
                <w:t xml:space="preserve">control desk</w:t>
              </w:r>
              <w:r w:rsidDel="00000000" w:rsidR="00000000" w:rsidRPr="00000000">
                <w:rPr>
                  <w:rFonts w:ascii="Bookman Old Style" w:cs="Bookman Old Style" w:eastAsia="Bookman Old Style" w:hAnsi="Bookman Old Style"/>
                  <w:rtl w:val="0"/>
                  <w:rPrChange w:author="Kamila Nurhusna" w:id="32" w:date="2026-08-29T04:26:32Z">
                    <w:rPr/>
                  </w:rPrChange>
                </w:rPr>
                <w:t xml:space="preserve">), dan papan kontrol layanan elektrik (</w:t>
              </w:r>
              <w:r w:rsidDel="00000000" w:rsidR="00000000" w:rsidRPr="00000000">
                <w:rPr>
                  <w:rFonts w:ascii="Bookman Old Style" w:cs="Bookman Old Style" w:eastAsia="Bookman Old Style" w:hAnsi="Bookman Old Style"/>
                  <w:i w:val="1"/>
                  <w:iCs w:val="1"/>
                  <w:rtl w:val="0"/>
                  <w:rPrChange w:author="Kamila Nurhusna" w:id="32" w:date="2026-08-29T04:26:32Z">
                    <w:rPr/>
                  </w:rPrChange>
                </w:rPr>
                <w:t xml:space="preserve">electric service control board</w:t>
              </w:r>
              <w:r w:rsidDel="00000000" w:rsidR="00000000" w:rsidRPr="00000000">
                <w:rPr>
                  <w:rFonts w:ascii="Bookman Old Style" w:cs="Bookman Old Style" w:eastAsia="Bookman Old Style" w:hAnsi="Bookman Old Style"/>
                  <w:rtl w:val="0"/>
                  <w:rPrChange w:author="Kamila Nurhusna" w:id="32" w:date="2026-08-29T04:26:32Z">
                    <w:rPr/>
                  </w:rPrChange>
                </w:rPr>
                <w:t xml:space="preserve">).</w:t>
              </w:r>
            </w:ins>
          </w:p>
          <w:p w:rsidR="00000000" w:rsidDel="00000000" w:rsidP="00000000" w:rsidRDefault="00000000" w:rsidRPr="00000000" w14:paraId="00000308">
            <w:pPr>
              <w:widowControl w:val="0"/>
              <w:numPr>
                <w:ilvl w:val="0"/>
                <w:numId w:val="7"/>
              </w:numPr>
              <w:ind w:left="720" w:hanging="360"/>
              <w:jc w:val="both"/>
              <w:rPr>
                <w:ins w:author="Kamila Nurhusna" w:id="31" w:date="2026-08-29T04:26:32Z"/>
                <w:rFonts w:ascii="Bookman Old Style" w:cs="Bookman Old Style" w:eastAsia="Bookman Old Style" w:hAnsi="Bookman Old Style"/>
              </w:rPr>
            </w:pPr>
            <w:ins w:author="Kamila Nurhusna" w:id="31" w:date="2026-08-29T04:26:32Z">
              <w:r w:rsidDel="00000000" w:rsidR="00000000" w:rsidRPr="00000000">
                <w:rPr>
                  <w:rFonts w:ascii="Bookman Old Style" w:cs="Bookman Old Style" w:eastAsia="Bookman Old Style" w:hAnsi="Bookman Old Style"/>
                  <w:rtl w:val="0"/>
                  <w:rPrChange w:author="Kamila Nurhusna" w:id="32" w:date="2026-08-29T04:26:32Z">
                    <w:rPr/>
                  </w:rPrChange>
                </w:rPr>
                <w:t xml:space="preserve">Kelistrikan dasar pembangkitan.</w:t>
              </w:r>
            </w:ins>
          </w:p>
          <w:p w:rsidR="00000000" w:rsidDel="00000000" w:rsidP="00000000" w:rsidRDefault="00000000" w:rsidRPr="00000000" w14:paraId="00000309">
            <w:pPr>
              <w:numPr>
                <w:ilvl w:val="0"/>
                <w:numId w:val="7"/>
              </w:numPr>
              <w:ind w:left="720" w:hanging="360"/>
              <w:rPr>
                <w:del w:author="Kamila Nurhusna" w:id="33" w:date="2026-08-29T04:26:30Z"/>
                <w:rFonts w:ascii="Bookman Old Style" w:cs="Bookman Old Style" w:eastAsia="Bookman Old Style" w:hAnsi="Bookman Old Style"/>
                <w:sz w:val="20"/>
                <w:szCs w:val="20"/>
                <w:u w:val="none"/>
                <w:rPrChange w:author="Kamila Nurhusna" w:id="34" w:date="2026-08-29T04:26:30Z">
                  <w:rPr/>
                </w:rPrChange>
              </w:rPr>
              <w:pPrChange w:author="Kamila Nurhusna" w:id="0" w:date="2026-08-29T04:26:30Z">
                <w:pPr/>
              </w:pPrChange>
            </w:pPr>
            <w:ins w:author="Kamila Nurhusna" w:id="31" w:date="2026-08-29T04:26:32Z">
              <w:r w:rsidDel="00000000" w:rsidR="00000000" w:rsidRPr="00000000">
                <w:rPr>
                  <w:rFonts w:ascii="Bookman Old Style" w:cs="Bookman Old Style" w:eastAsia="Bookman Old Style" w:hAnsi="Bookman Old Style"/>
                  <w:rtl w:val="0"/>
                  <w:rPrChange w:author="Kamila Nurhusna" w:id="32" w:date="2026-08-29T04:26:32Z">
                    <w:rPr/>
                  </w:rPrChange>
                </w:rPr>
                <w:t xml:space="preserve">Jenis dan penyebab gangguan pengoperasian sistem pembakaran serta cara penanggulangannya.</w:t>
              </w:r>
            </w:ins>
            <w:del w:author="Kamila Nurhusna" w:id="33" w:date="2026-08-29T04:26:30Z">
              <w:r w:rsidDel="00000000" w:rsidR="00000000" w:rsidRPr="00000000">
                <w:rPr>
                  <w:rFonts w:ascii="Bookman Old Style" w:cs="Bookman Old Style" w:eastAsia="Bookman Old Style" w:hAnsi="Bookman Old Style"/>
                  <w:sz w:val="20"/>
                  <w:szCs w:val="20"/>
                  <w:rtl w:val="0"/>
                </w:rPr>
                <w:delText xml:space="preserve">1. Teknik dasar operasi pembangkitan dan keterkaitan unit pembakaran dengan boiler, turbin, dan generator</w:delText>
              </w:r>
              <w:r w:rsidDel="00000000" w:rsidR="00000000" w:rsidRPr="00000000">
                <w:rPr>
                  <w:rtl w:val="0"/>
                </w:rPr>
              </w:r>
            </w:del>
          </w:p>
          <w:p w:rsidR="00000000" w:rsidDel="00000000" w:rsidP="00000000" w:rsidRDefault="00000000" w:rsidRPr="00000000" w14:paraId="0000030A">
            <w:pPr>
              <w:rPr>
                <w:del w:author="Kamila Nurhusna" w:id="33" w:date="2026-08-29T04:26:30Z"/>
              </w:rPr>
            </w:pPr>
            <w:del w:author="Kamila Nurhusna" w:id="33" w:date="2026-08-29T04:26:30Z">
              <w:r w:rsidDel="00000000" w:rsidR="00000000" w:rsidRPr="00000000">
                <w:rPr>
                  <w:rFonts w:ascii="Bookman Old Style" w:cs="Bookman Old Style" w:eastAsia="Bookman Old Style" w:hAnsi="Bookman Old Style"/>
                  <w:sz w:val="20"/>
                  <w:szCs w:val="20"/>
                  <w:rtl w:val="0"/>
                </w:rPr>
                <w:delText xml:space="preserve">2. Panel kontrol, meja kontrol, papan kontrol layanan elektrik, dan sistem kontrol berbasis otomasi</w:delText>
              </w:r>
              <w:r w:rsidDel="00000000" w:rsidR="00000000" w:rsidRPr="00000000">
                <w:rPr>
                  <w:rtl w:val="0"/>
                </w:rPr>
              </w:r>
            </w:del>
          </w:p>
          <w:p w:rsidR="00000000" w:rsidDel="00000000" w:rsidP="00000000" w:rsidRDefault="00000000" w:rsidRPr="00000000" w14:paraId="0000030B">
            <w:pPr>
              <w:rPr>
                <w:del w:author="Kamila Nurhusna" w:id="33" w:date="2026-08-29T04:26:30Z"/>
              </w:rPr>
            </w:pPr>
            <w:del w:author="Kamila Nurhusna" w:id="33" w:date="2026-08-29T04:26:30Z">
              <w:r w:rsidDel="00000000" w:rsidR="00000000" w:rsidRPr="00000000">
                <w:rPr>
                  <w:rFonts w:ascii="Bookman Old Style" w:cs="Bookman Old Style" w:eastAsia="Bookman Old Style" w:hAnsi="Bookman Old Style"/>
                  <w:sz w:val="20"/>
                  <w:szCs w:val="20"/>
                  <w:rtl w:val="0"/>
                </w:rPr>
                <w:delText xml:space="preserve">3. Parameter operasi, termasuk waktu, suhu, dan turbulensi pembakaran</w:delText>
              </w:r>
              <w:r w:rsidDel="00000000" w:rsidR="00000000" w:rsidRPr="00000000">
                <w:rPr>
                  <w:rtl w:val="0"/>
                </w:rPr>
              </w:r>
            </w:del>
          </w:p>
          <w:p w:rsidR="00000000" w:rsidDel="00000000" w:rsidP="00000000" w:rsidRDefault="00000000" w:rsidRPr="00000000" w14:paraId="0000030C">
            <w:pPr>
              <w:rPr/>
            </w:pPr>
            <w:del w:author="Kamila Nurhusna" w:id="33" w:date="2026-08-29T04:26:30Z">
              <w:r w:rsidDel="00000000" w:rsidR="00000000" w:rsidRPr="00000000">
                <w:rPr>
                  <w:rFonts w:ascii="Bookman Old Style" w:cs="Bookman Old Style" w:eastAsia="Bookman Old Style" w:hAnsi="Bookman Old Style"/>
                  <w:sz w:val="20"/>
                  <w:szCs w:val="20"/>
                  <w:rtl w:val="0"/>
                </w:rPr>
                <w:delText xml:space="preserve">4. Identifikasi dan tindak lanjut gangguan sistem pembakaran</w:delText>
              </w:r>
            </w:del>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30D">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5.1</w:t>
            </w:r>
            <w:r w:rsidDel="00000000" w:rsidR="00000000" w:rsidRPr="00000000">
              <w:rPr>
                <w:rtl w:val="0"/>
              </w:rPr>
            </w:r>
          </w:p>
        </w:tc>
        <w:tc>
          <w:tcPr>
            <w:tcPrChange w:author="Kamila Nurhusna" w:id="35" w:date="2026-08-29T04:26:48Z">
              <w:tcPr>
                <w:tcMar>
                  <w:top w:w="30.0" w:type="dxa"/>
                  <w:left w:w="35.0" w:type="dxa"/>
                  <w:bottom w:w="30.0" w:type="dxa"/>
                  <w:right w:w="35.0" w:type="dxa"/>
                </w:tcMar>
              </w:tcPr>
            </w:tcPrChange>
          </w:tcPr>
          <w:p w:rsidR="00000000" w:rsidDel="00000000" w:rsidP="00000000" w:rsidRDefault="00000000" w:rsidRPr="00000000" w14:paraId="0000030E">
            <w:pPr>
              <w:rPr>
                <w:rFonts w:ascii="Bookman Old Style" w:cs="Bookman Old Style" w:eastAsia="Bookman Old Style" w:hAnsi="Bookman Old Style"/>
                <w:rPrChange w:author="Kamila Nurhusna" w:id="35" w:date="2026-08-29T04:26:48Z">
                  <w:rPr/>
                </w:rPrChange>
              </w:rPr>
            </w:pPr>
            <w:ins w:author="Kamila Nurhusna" w:id="36" w:date="2026-08-29T04:26:48Z">
              <w:r w:rsidDel="00000000" w:rsidR="00000000" w:rsidRPr="00000000">
                <w:rPr>
                  <w:rFonts w:ascii="Bookman Old Style" w:cs="Bookman Old Style" w:eastAsia="Bookman Old Style" w:hAnsi="Bookman Old Style"/>
                  <w:color w:val="c00000"/>
                  <w:rtl w:val="0"/>
                  <w:rPrChange w:author="Kamila Nurhusna" w:id="35" w:date="2026-08-29T04:26:48Z">
                    <w:rPr>
                      <w:rFonts w:ascii="Bookman Old Style" w:cs="Bookman Old Style" w:eastAsia="Bookman Old Style" w:hAnsi="Bookman Old Style"/>
                      <w:sz w:val="24"/>
                      <w:szCs w:val="24"/>
                    </w:rPr>
                  </w:rPrChange>
                </w:rPr>
                <w:t xml:space="preserve">Mengatur sistem operasi </w:t>
              </w:r>
              <w:r w:rsidDel="00000000" w:rsidR="00000000" w:rsidRPr="00000000">
                <w:rPr>
                  <w:rFonts w:ascii="Bookman Old Style" w:cs="Bookman Old Style" w:eastAsia="Bookman Old Style" w:hAnsi="Bookman Old Style"/>
                  <w:i w:val="1"/>
                  <w:iCs w:val="1"/>
                  <w:color w:val="c00000"/>
                  <w:rtl w:val="0"/>
                  <w:rPrChange w:author="Kamila Nurhusna" w:id="35" w:date="2026-08-29T04:26:48Z">
                    <w:rPr>
                      <w:rFonts w:ascii="Bookman Old Style" w:cs="Bookman Old Style" w:eastAsia="Bookman Old Style" w:hAnsi="Bookman Old Style"/>
                      <w:sz w:val="24"/>
                      <w:szCs w:val="24"/>
                    </w:rPr>
                  </w:rPrChange>
                </w:rPr>
                <w:t xml:space="preserve">boiler</w:t>
              </w:r>
              <w:r w:rsidDel="00000000" w:rsidR="00000000" w:rsidRPr="00000000">
                <w:rPr>
                  <w:rFonts w:ascii="Bookman Old Style" w:cs="Bookman Old Style" w:eastAsia="Bookman Old Style" w:hAnsi="Bookman Old Style"/>
                  <w:color w:val="c00000"/>
                  <w:rtl w:val="0"/>
                  <w:rPrChange w:author="Kamila Nurhusna" w:id="35" w:date="2026-08-29T04:26:48Z">
                    <w:rPr>
                      <w:rFonts w:ascii="Bookman Old Style" w:cs="Bookman Old Style" w:eastAsia="Bookman Old Style" w:hAnsi="Bookman Old Style"/>
                      <w:sz w:val="24"/>
                      <w:szCs w:val="24"/>
                    </w:rPr>
                  </w:rPrChange>
                </w:rPr>
                <w:t xml:space="preserve">, turbin, generator, dan peralatan pendukung lainnya di ruang pengendali sesuai dengan prosedur secara cermat dan taat.</w:t>
              </w:r>
            </w:ins>
            <w:del w:author="Kamila Nurhusna" w:id="36" w:date="2026-08-29T04:26:48Z">
              <w:r w:rsidDel="00000000" w:rsidR="00000000" w:rsidRPr="00000000">
                <w:rPr>
                  <w:rFonts w:ascii="Bookman Old Style" w:cs="Bookman Old Style" w:eastAsia="Bookman Old Style" w:hAnsi="Bookman Old Style"/>
                  <w:color w:val="c00000"/>
                  <w:rtl w:val="0"/>
                  <w:rPrChange w:author="Kamila Nurhusna" w:id="35" w:date="2026-08-29T04:26:48Z">
                    <w:rPr>
                      <w:rFonts w:ascii="Bookman Old Style" w:cs="Bookman Old Style" w:eastAsia="Bookman Old Style" w:hAnsi="Bookman Old Style"/>
                      <w:sz w:val="20"/>
                      <w:szCs w:val="20"/>
                    </w:rPr>
                  </w:rPrChange>
                </w:rPr>
                <w:delText xml:space="preserve">Mengatur sistem operasi boiler, turbin, generator, dan peralatan pendukung lainnya di ruang pengendali sesuai dengan prosedur secara cermat dan taat mengikuti prosedur.</w:delText>
              </w:r>
            </w:del>
            <w:r w:rsidDel="00000000" w:rsidR="00000000" w:rsidRPr="00000000">
              <w:rPr>
                <w:rtl w:val="0"/>
              </w:rPr>
            </w:r>
          </w:p>
        </w:tc>
        <w:tc>
          <w:tcPr>
            <w:vMerge w:val="restart"/>
            <w:tcMar>
              <w:top w:w="30.0" w:type="dxa"/>
              <w:left w:w="35.0" w:type="dxa"/>
              <w:bottom w:w="30.0" w:type="dxa"/>
              <w:right w:w="35.0" w:type="dxa"/>
            </w:tcMar>
            <w:tcPrChange w:author="Kamila Nurhusna" w:id="35" w:date="2026-08-29T04:26:48Z">
              <w:tcPr>
                <w:tcMar>
                  <w:top w:w="30.0" w:type="dxa"/>
                  <w:left w:w="35.0" w:type="dxa"/>
                  <w:bottom w:w="30.0" w:type="dxa"/>
                  <w:right w:w="35.0" w:type="dxa"/>
                </w:tcMar>
              </w:tcPr>
            </w:tcPrChange>
          </w:tcPr>
          <w:p w:rsidR="00000000" w:rsidDel="00000000" w:rsidP="00000000" w:rsidRDefault="00000000" w:rsidRPr="00000000" w14:paraId="0000030F">
            <w:pPr>
              <w:jc w:val="center"/>
              <w:rPr>
                <w:rFonts w:ascii="Bookman Old Style" w:cs="Bookman Old Style" w:eastAsia="Bookman Old Style" w:hAnsi="Bookman Old Style"/>
                <w:sz w:val="24"/>
                <w:szCs w:val="24"/>
              </w:rPr>
            </w:pPr>
            <w:ins w:author="Kamila Nurhusna" w:id="37" w:date="2026-08-29T04:26:52Z">
              <w:r w:rsidDel="00000000" w:rsidR="00000000" w:rsidRPr="00000000">
                <w:rPr>
                  <w:rFonts w:ascii="Bookman Old Style" w:cs="Bookman Old Style" w:eastAsia="Bookman Old Style" w:hAnsi="Bookman Old Style"/>
                  <w:sz w:val="20"/>
                  <w:szCs w:val="20"/>
                  <w:rtl w:val="0"/>
                  <w:rPrChange w:author="Kamila Nurhusna" w:id="38" w:date="2026-08-29T04:26:52Z">
                    <w:rPr/>
                  </w:rPrChange>
                </w:rPr>
                <w:t xml:space="preserve">8</w:t>
              </w:r>
            </w:ins>
            <w:del w:author="Kamila Nurhusna" w:id="37" w:date="2026-08-29T04:26:52Z">
              <w:r w:rsidDel="00000000" w:rsidR="00000000" w:rsidRPr="00000000">
                <w:rPr>
                  <w:rFonts w:ascii="Bookman Old Style" w:cs="Bookman Old Style" w:eastAsia="Bookman Old Style" w:hAnsi="Bookman Old Style"/>
                  <w:sz w:val="20"/>
                  <w:szCs w:val="20"/>
                  <w:rtl w:val="0"/>
                </w:rPr>
                <w:delText xml:space="preserve">7</w:delText>
              </w:r>
            </w:del>
            <w:r w:rsidDel="00000000" w:rsidR="00000000" w:rsidRPr="00000000">
              <w:rPr>
                <w:rFonts w:ascii="Bookman Old Style" w:cs="Bookman Old Style" w:eastAsia="Bookman Old Style" w:hAnsi="Bookman Old Style"/>
                <w:sz w:val="20"/>
                <w:szCs w:val="20"/>
                <w:rtl w:val="0"/>
              </w:rPr>
              <w:t xml:space="preserve"> JP</w:t>
            </w:r>
            <w:r w:rsidDel="00000000" w:rsidR="00000000" w:rsidRPr="00000000">
              <w:rPr>
                <w:rtl w:val="0"/>
              </w:rPr>
            </w:r>
          </w:p>
        </w:tc>
      </w:tr>
      <w:tr>
        <w:trPr>
          <w:cantSplit w:val="1"/>
          <w:tblHeader w:val="0"/>
          <w:trPrChange w:author="Kamila Nurhusna" w:id="35" w:date="2026-08-29T04:26:48Z">
            <w:trPr>
              <w:cantSplit w:val="1"/>
              <w:tblHeader w:val="0"/>
            </w:trPr>
          </w:trPrChange>
        </w:trPr>
        <w:tc>
          <w:tcPr>
            <w:vMerge w:val="continue"/>
            <w:tcMar>
              <w:top w:w="30.0" w:type="dxa"/>
              <w:left w:w="35.0" w:type="dxa"/>
              <w:bottom w:w="30.0" w:type="dxa"/>
              <w:right w:w="35.0" w:type="dxa"/>
            </w:tcMar>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312">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5.2</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313">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Indikator parameter panel kontrol (control panel), unit meja kontrol (control desk), dan papan kontrol layanan elektrik (electric service control board) dicatat secara berkala sesuai dengan prosedur.</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316">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5.2</w:t>
            </w:r>
            <w:r w:rsidDel="00000000" w:rsidR="00000000" w:rsidRPr="00000000">
              <w:rPr>
                <w:rtl w:val="0"/>
              </w:rPr>
            </w:r>
          </w:p>
        </w:tc>
        <w:tc>
          <w:tcPr>
            <w:tcPrChange w:author="Kamila Nurhusna" w:id="35" w:date="2026-08-29T04:26:48Z">
              <w:tcPr>
                <w:tcMar>
                  <w:top w:w="30.0" w:type="dxa"/>
                  <w:left w:w="35.0" w:type="dxa"/>
                  <w:bottom w:w="30.0" w:type="dxa"/>
                  <w:right w:w="35.0" w:type="dxa"/>
                </w:tcMar>
              </w:tcPr>
            </w:tcPrChange>
          </w:tcPr>
          <w:p w:rsidR="00000000" w:rsidDel="00000000" w:rsidP="00000000" w:rsidRDefault="00000000" w:rsidRPr="00000000" w14:paraId="00000317">
            <w:pPr>
              <w:rPr>
                <w:rFonts w:ascii="Bookman Old Style" w:cs="Bookman Old Style" w:eastAsia="Bookman Old Style" w:hAnsi="Bookman Old Style"/>
                <w:rPrChange w:author="Kamila Nurhusna" w:id="35" w:date="2026-08-29T04:26:48Z">
                  <w:rPr/>
                </w:rPrChange>
              </w:rPr>
            </w:pPr>
            <w:ins w:author="Kamila Nurhusna" w:id="36" w:date="2026-08-29T04:26:48Z">
              <w:r w:rsidDel="00000000" w:rsidR="00000000" w:rsidRPr="00000000">
                <w:rPr>
                  <w:rFonts w:ascii="Bookman Old Style" w:cs="Bookman Old Style" w:eastAsia="Bookman Old Style" w:hAnsi="Bookman Old Style"/>
                  <w:color w:val="c00000"/>
                  <w:rtl w:val="0"/>
                  <w:rPrChange w:author="Kamila Nurhusna" w:id="35" w:date="2026-08-29T04:26:48Z">
                    <w:rPr>
                      <w:rFonts w:ascii="Bookman Old Style" w:cs="Bookman Old Style" w:eastAsia="Bookman Old Style" w:hAnsi="Bookman Old Style"/>
                      <w:sz w:val="24"/>
                      <w:szCs w:val="24"/>
                    </w:rPr>
                  </w:rPrChange>
                </w:rPr>
                <w:t xml:space="preserve">Mencatat indikator parameter panel kontrol, unit meja kontrol, dan papan kontrol layanan elektrik secara berkala sesuai dengan prosedur secara cermat dan taat.</w:t>
              </w:r>
            </w:ins>
            <w:del w:author="Kamila Nurhusna" w:id="36" w:date="2026-08-29T04:26:48Z">
              <w:r w:rsidDel="00000000" w:rsidR="00000000" w:rsidRPr="00000000">
                <w:rPr>
                  <w:rFonts w:ascii="Bookman Old Style" w:cs="Bookman Old Style" w:eastAsia="Bookman Old Style" w:hAnsi="Bookman Old Style"/>
                  <w:color w:val="c00000"/>
                  <w:rtl w:val="0"/>
                  <w:rPrChange w:author="Kamila Nurhusna" w:id="35" w:date="2026-08-29T04:26:48Z">
                    <w:rPr>
                      <w:rFonts w:ascii="Bookman Old Style" w:cs="Bookman Old Style" w:eastAsia="Bookman Old Style" w:hAnsi="Bookman Old Style"/>
                      <w:sz w:val="20"/>
                      <w:szCs w:val="20"/>
                    </w:rPr>
                  </w:rPrChange>
                </w:rPr>
                <w:delText xml:space="preserve">Mencatat indikator parameter panel kontrol (control panel), unit meja kontrol (control desk), dan papan kontrol layanan elektrik (electric service control board) secara berkala sesuai dengan prosedur secara cermat dan taat mengikuti prosedur.</w:delText>
              </w:r>
            </w:del>
            <w:r w:rsidDel="00000000" w:rsidR="00000000" w:rsidRPr="00000000">
              <w:rPr>
                <w:rtl w:val="0"/>
              </w:rPr>
            </w:r>
          </w:p>
        </w:tc>
        <w:tc>
          <w:tcPr>
            <w:vMerge w:val="continue"/>
            <w:tcMar>
              <w:top w:w="30.0" w:type="dxa"/>
              <w:left w:w="35.0" w:type="dxa"/>
              <w:bottom w:w="30.0" w:type="dxa"/>
              <w:right w:w="35.0" w:type="dxa"/>
            </w:tcMar>
            <w:tcPrChange w:author="Kamila Nurhusna" w:id="35" w:date="2026-08-29T04:26:48Z">
              <w:tcPr>
                <w:tcMar>
                  <w:top w:w="30.0" w:type="dxa"/>
                  <w:left w:w="35.0" w:type="dxa"/>
                  <w:bottom w:w="30.0" w:type="dxa"/>
                  <w:right w:w="35.0" w:type="dxa"/>
                </w:tcMar>
              </w:tcPr>
            </w:tcPrChange>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blHeader w:val="0"/>
          <w:trPrChange w:author="Kamila Nurhusna" w:id="35" w:date="2026-08-29T04:26:48Z">
            <w:trPr>
              <w:cantSplit w:val="1"/>
              <w:tblHeader w:val="0"/>
            </w:trPr>
          </w:trPrChange>
        </w:trPr>
        <w:tc>
          <w:tcPr>
            <w:vMerge w:val="continue"/>
            <w:tcMar>
              <w:top w:w="30.0" w:type="dxa"/>
              <w:left w:w="35.0" w:type="dxa"/>
              <w:bottom w:w="30.0" w:type="dxa"/>
              <w:right w:w="35.0" w:type="dxa"/>
            </w:tcMar>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31B">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5.3</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31C">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Gangguan pengoperasian sistem pembakaran diidentifikasi sesuai dengan prosedur.</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31F">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5.3</w:t>
            </w:r>
            <w:r w:rsidDel="00000000" w:rsidR="00000000" w:rsidRPr="00000000">
              <w:rPr>
                <w:rtl w:val="0"/>
              </w:rPr>
            </w:r>
          </w:p>
        </w:tc>
        <w:tc>
          <w:tcPr>
            <w:tcPrChange w:author="Kamila Nurhusna" w:id="35" w:date="2026-08-29T04:26:48Z">
              <w:tcPr>
                <w:tcMar>
                  <w:top w:w="30.0" w:type="dxa"/>
                  <w:left w:w="35.0" w:type="dxa"/>
                  <w:bottom w:w="30.0" w:type="dxa"/>
                  <w:right w:w="35.0" w:type="dxa"/>
                </w:tcMar>
              </w:tcPr>
            </w:tcPrChange>
          </w:tcPr>
          <w:p w:rsidR="00000000" w:rsidDel="00000000" w:rsidP="00000000" w:rsidRDefault="00000000" w:rsidRPr="00000000" w14:paraId="00000320">
            <w:pPr>
              <w:rPr>
                <w:rFonts w:ascii="Bookman Old Style" w:cs="Bookman Old Style" w:eastAsia="Bookman Old Style" w:hAnsi="Bookman Old Style"/>
                <w:rPrChange w:author="Kamila Nurhusna" w:id="35" w:date="2026-08-29T04:26:48Z">
                  <w:rPr/>
                </w:rPrChange>
              </w:rPr>
            </w:pPr>
            <w:ins w:author="Kamila Nurhusna" w:id="36" w:date="2026-08-29T04:26:48Z">
              <w:r w:rsidDel="00000000" w:rsidR="00000000" w:rsidRPr="00000000">
                <w:rPr>
                  <w:rFonts w:ascii="Bookman Old Style" w:cs="Bookman Old Style" w:eastAsia="Bookman Old Style" w:hAnsi="Bookman Old Style"/>
                  <w:color w:val="c00000"/>
                  <w:rtl w:val="0"/>
                  <w:rPrChange w:author="Kamila Nurhusna" w:id="35" w:date="2026-08-29T04:26:48Z">
                    <w:rPr>
                      <w:rFonts w:ascii="Bookman Old Style" w:cs="Bookman Old Style" w:eastAsia="Bookman Old Style" w:hAnsi="Bookman Old Style"/>
                      <w:sz w:val="24"/>
                      <w:szCs w:val="24"/>
                    </w:rPr>
                  </w:rPrChange>
                </w:rPr>
                <w:t xml:space="preserve">Mengidentifikasi gangguan pengoperasian sistem pembakaran sesuai dengan prosedur secara cermat dan taat.</w:t>
              </w:r>
            </w:ins>
            <w:del w:author="Kamila Nurhusna" w:id="36" w:date="2026-08-29T04:26:48Z">
              <w:r w:rsidDel="00000000" w:rsidR="00000000" w:rsidRPr="00000000">
                <w:rPr>
                  <w:rFonts w:ascii="Bookman Old Style" w:cs="Bookman Old Style" w:eastAsia="Bookman Old Style" w:hAnsi="Bookman Old Style"/>
                  <w:color w:val="c00000"/>
                  <w:rtl w:val="0"/>
                  <w:rPrChange w:author="Kamila Nurhusna" w:id="35" w:date="2026-08-29T04:26:48Z">
                    <w:rPr>
                      <w:rFonts w:ascii="Bookman Old Style" w:cs="Bookman Old Style" w:eastAsia="Bookman Old Style" w:hAnsi="Bookman Old Style"/>
                      <w:sz w:val="20"/>
                      <w:szCs w:val="20"/>
                    </w:rPr>
                  </w:rPrChange>
                </w:rPr>
                <w:delText xml:space="preserve">Mengidentifikasi gangguan pengoperasian sistem pembakaran sesuai dengan prosedur secara cermat dan taat mengikuti prosedur.</w:delText>
              </w:r>
            </w:del>
            <w:r w:rsidDel="00000000" w:rsidR="00000000" w:rsidRPr="00000000">
              <w:rPr>
                <w:rtl w:val="0"/>
              </w:rPr>
            </w:r>
          </w:p>
        </w:tc>
        <w:tc>
          <w:tcPr>
            <w:vMerge w:val="continue"/>
            <w:tcMar>
              <w:top w:w="30.0" w:type="dxa"/>
              <w:left w:w="35.0" w:type="dxa"/>
              <w:bottom w:w="30.0" w:type="dxa"/>
              <w:right w:w="35.0" w:type="dxa"/>
            </w:tcMar>
            <w:tcPrChange w:author="Kamila Nurhusna" w:id="35" w:date="2026-08-29T04:26:48Z">
              <w:tcPr>
                <w:tcMar>
                  <w:top w:w="30.0" w:type="dxa"/>
                  <w:left w:w="35.0" w:type="dxa"/>
                  <w:bottom w:w="30.0" w:type="dxa"/>
                  <w:right w:w="35.0" w:type="dxa"/>
                </w:tcMar>
              </w:tcPr>
            </w:tcPrChange>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blHeader w:val="0"/>
          <w:trPrChange w:author="Kamila Nurhusna" w:id="35" w:date="2026-08-29T04:26:48Z">
            <w:trPr>
              <w:cantSplit w:val="1"/>
              <w:tblHeader w:val="0"/>
            </w:trPr>
          </w:trPrChange>
        </w:trPr>
        <w:tc>
          <w:tcPr>
            <w:vMerge w:val="continue"/>
            <w:tcMar>
              <w:top w:w="30.0" w:type="dxa"/>
              <w:left w:w="35.0" w:type="dxa"/>
              <w:bottom w:w="30.0" w:type="dxa"/>
              <w:right w:w="35.0" w:type="dxa"/>
            </w:tcMar>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324">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5.4</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325">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Gangguan pengoperasian ditindaklanjuti sesuai dengan prosedur.</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328">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5.4</w:t>
            </w:r>
            <w:r w:rsidDel="00000000" w:rsidR="00000000" w:rsidRPr="00000000">
              <w:rPr>
                <w:rtl w:val="0"/>
              </w:rPr>
            </w:r>
          </w:p>
        </w:tc>
        <w:tc>
          <w:tcPr>
            <w:tcPrChange w:author="Kamila Nurhusna" w:id="35" w:date="2026-08-29T04:26:48Z">
              <w:tcPr>
                <w:tcMar>
                  <w:top w:w="30.0" w:type="dxa"/>
                  <w:left w:w="35.0" w:type="dxa"/>
                  <w:bottom w:w="30.0" w:type="dxa"/>
                  <w:right w:w="35.0" w:type="dxa"/>
                </w:tcMar>
              </w:tcPr>
            </w:tcPrChange>
          </w:tcPr>
          <w:p w:rsidR="00000000" w:rsidDel="00000000" w:rsidP="00000000" w:rsidRDefault="00000000" w:rsidRPr="00000000" w14:paraId="00000329">
            <w:pPr>
              <w:rPr>
                <w:rFonts w:ascii="Bookman Old Style" w:cs="Bookman Old Style" w:eastAsia="Bookman Old Style" w:hAnsi="Bookman Old Style"/>
                <w:rPrChange w:author="Kamila Nurhusna" w:id="35" w:date="2026-08-29T04:26:48Z">
                  <w:rPr/>
                </w:rPrChange>
              </w:rPr>
            </w:pPr>
            <w:ins w:author="Kamila Nurhusna" w:id="36" w:date="2026-08-29T04:26:48Z">
              <w:r w:rsidDel="00000000" w:rsidR="00000000" w:rsidRPr="00000000">
                <w:rPr>
                  <w:rFonts w:ascii="Bookman Old Style" w:cs="Bookman Old Style" w:eastAsia="Bookman Old Style" w:hAnsi="Bookman Old Style"/>
                  <w:rtl w:val="0"/>
                  <w:rPrChange w:author="Kamila Nurhusna" w:id="35" w:date="2026-08-29T04:26:48Z">
                    <w:rPr>
                      <w:rFonts w:ascii="Bookman Old Style" w:cs="Bookman Old Style" w:eastAsia="Bookman Old Style" w:hAnsi="Bookman Old Style"/>
                      <w:sz w:val="24"/>
                      <w:szCs w:val="24"/>
                    </w:rPr>
                  </w:rPrChange>
                </w:rPr>
                <w:t xml:space="preserve">Menindaklanjuti gangguan pengoperasian sistem pembakaran sesuai dengan prosedur secara cermat dan taat.</w:t>
              </w:r>
            </w:ins>
            <w:del w:author="Kamila Nurhusna" w:id="36" w:date="2026-08-29T04:26:48Z">
              <w:r w:rsidDel="00000000" w:rsidR="00000000" w:rsidRPr="00000000">
                <w:rPr>
                  <w:rFonts w:ascii="Bookman Old Style" w:cs="Bookman Old Style" w:eastAsia="Bookman Old Style" w:hAnsi="Bookman Old Style"/>
                  <w:rtl w:val="0"/>
                  <w:rPrChange w:author="Kamila Nurhusna" w:id="35" w:date="2026-08-29T04:26:48Z">
                    <w:rPr>
                      <w:rFonts w:ascii="Bookman Old Style" w:cs="Bookman Old Style" w:eastAsia="Bookman Old Style" w:hAnsi="Bookman Old Style"/>
                      <w:sz w:val="20"/>
                      <w:szCs w:val="20"/>
                    </w:rPr>
                  </w:rPrChange>
                </w:rPr>
                <w:delText xml:space="preserve">Menindaklanjuti gangguan pengoperasian sesuai dengan prosedur secara cermat dan taat mengikuti prosedur.</w:delText>
              </w:r>
            </w:del>
            <w:r w:rsidDel="00000000" w:rsidR="00000000" w:rsidRPr="00000000">
              <w:rPr>
                <w:rtl w:val="0"/>
              </w:rPr>
            </w:r>
          </w:p>
        </w:tc>
        <w:tc>
          <w:tcPr>
            <w:vMerge w:val="continue"/>
            <w:tcMar>
              <w:top w:w="30.0" w:type="dxa"/>
              <w:left w:w="35.0" w:type="dxa"/>
              <w:bottom w:w="30.0" w:type="dxa"/>
              <w:right w:w="35.0" w:type="dxa"/>
            </w:tcMar>
            <w:tcPrChange w:author="Kamila Nurhusna" w:id="35" w:date="2026-08-29T04:26:48Z">
              <w:tcPr>
                <w:tcMar>
                  <w:top w:w="30.0" w:type="dxa"/>
                  <w:left w:w="35.0" w:type="dxa"/>
                  <w:bottom w:w="30.0" w:type="dxa"/>
                  <w:right w:w="35.0" w:type="dxa"/>
                </w:tcMar>
              </w:tcPr>
            </w:tcPrChange>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blHeader w:val="0"/>
          <w:trPrChange w:author="Kamila Nurhusna" w:id="45" w:date="2026-08-29T04:27:28Z">
            <w:trPr>
              <w:cantSplit w:val="1"/>
              <w:tblHeader w:val="0"/>
            </w:trPr>
          </w:trPrChange>
        </w:trPr>
        <w:tc>
          <w:tcPr>
            <w:vMerge w:val="restart"/>
            <w:tcMar>
              <w:top w:w="30.0" w:type="dxa"/>
              <w:left w:w="35.0" w:type="dxa"/>
              <w:bottom w:w="30.0" w:type="dxa"/>
              <w:right w:w="35.0" w:type="dxa"/>
            </w:tcMar>
          </w:tcPr>
          <w:p w:rsidR="00000000" w:rsidDel="00000000" w:rsidP="00000000" w:rsidRDefault="00000000" w:rsidRPr="00000000" w14:paraId="0000032B">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6.</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32C">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Membuat laporan</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32D">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6.1</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32E">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Pengoperasian unit pembakaran dicatat di dalam formulir laporan sesuai dengan prosedur.</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32F">
            <w:pPr>
              <w:rPr/>
            </w:pPr>
            <w:ins w:author="Kamila Nurhusna" w:id="39" w:date="2026-08-29T04:27:09Z">
              <w:r w:rsidDel="00000000" w:rsidR="00000000" w:rsidRPr="00000000">
                <w:rPr>
                  <w:rFonts w:ascii="Bookman Old Style" w:cs="Bookman Old Style" w:eastAsia="Bookman Old Style" w:hAnsi="Bookman Old Style"/>
                  <w:rtl w:val="0"/>
                  <w:rPrChange w:author="Kamila Nurhusna" w:id="40" w:date="2026-08-29T04:27:09Z">
                    <w:rPr>
                      <w:rFonts w:ascii="Bookman Old Style" w:cs="Bookman Old Style" w:eastAsia="Bookman Old Style" w:hAnsi="Bookman Old Style"/>
                      <w:sz w:val="24"/>
                      <w:szCs w:val="24"/>
                    </w:rPr>
                  </w:rPrChange>
                </w:rPr>
                <w:t xml:space="preserve">Dicatatnya pengoperasian unit pembakaran dalam formulir laporan, disusunnya catatan menjadi laporan, serta diarsipkannya laporan sesuai dengan prosedur.</w:t>
              </w:r>
            </w:ins>
            <w:del w:author="Kamila Nurhusna" w:id="39" w:date="2026-08-29T04:27:09Z">
              <w:r w:rsidDel="00000000" w:rsidR="00000000" w:rsidRPr="00000000">
                <w:rPr>
                  <w:rFonts w:ascii="Bookman Old Style" w:cs="Bookman Old Style" w:eastAsia="Bookman Old Style" w:hAnsi="Bookman Old Style"/>
                  <w:rtl w:val="0"/>
                  <w:rPrChange w:author="Kamila Nurhusna" w:id="40" w:date="2026-08-29T04:27:09Z">
                    <w:rPr>
                      <w:rFonts w:ascii="Bookman Old Style" w:cs="Bookman Old Style" w:eastAsia="Bookman Old Style" w:hAnsi="Bookman Old Style"/>
                      <w:sz w:val="20"/>
                      <w:szCs w:val="20"/>
                    </w:rPr>
                  </w:rPrChange>
                </w:rPr>
                <w:delText xml:space="preserve">Tercatatnya pengoperasian unit pembakaran serta tersusun dan terarsipkannya laporan sesuai prosedur secara cermat.</w:delText>
              </w:r>
            </w:del>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330">
            <w:pPr>
              <w:rPr/>
            </w:pPr>
            <w:r w:rsidDel="00000000" w:rsidR="00000000" w:rsidRPr="00000000">
              <w:rPr>
                <w:rFonts w:ascii="Bookman Old Style" w:cs="Bookman Old Style" w:eastAsia="Bookman Old Style" w:hAnsi="Bookman Old Style"/>
                <w:sz w:val="20"/>
                <w:szCs w:val="20"/>
                <w:rtl w:val="0"/>
              </w:rPr>
              <w:t xml:space="preserve">Penjelasan tentang:</w:t>
            </w:r>
            <w:r w:rsidDel="00000000" w:rsidR="00000000" w:rsidRPr="00000000">
              <w:rPr>
                <w:rtl w:val="0"/>
              </w:rPr>
            </w:r>
          </w:p>
          <w:p w:rsidR="00000000" w:rsidDel="00000000" w:rsidP="00000000" w:rsidRDefault="00000000" w:rsidRPr="00000000" w14:paraId="00000331">
            <w:pPr>
              <w:widowControl w:val="0"/>
              <w:numPr>
                <w:ilvl w:val="0"/>
                <w:numId w:val="13"/>
              </w:numPr>
              <w:ind w:left="720" w:hanging="360"/>
              <w:jc w:val="both"/>
              <w:rPr>
                <w:ins w:author="Kamila Nurhusna" w:id="41" w:date="2026-08-29T04:27:20Z"/>
                <w:rFonts w:ascii="Bookman Old Style" w:cs="Bookman Old Style" w:eastAsia="Bookman Old Style" w:hAnsi="Bookman Old Style"/>
              </w:rPr>
            </w:pPr>
            <w:ins w:author="Kamila Nurhusna" w:id="41" w:date="2026-08-29T04:27:20Z">
              <w:r w:rsidDel="00000000" w:rsidR="00000000" w:rsidRPr="00000000">
                <w:rPr>
                  <w:rFonts w:ascii="Bookman Old Style" w:cs="Bookman Old Style" w:eastAsia="Bookman Old Style" w:hAnsi="Bookman Old Style"/>
                  <w:rtl w:val="0"/>
                  <w:rPrChange w:author="Kamila Nurhusna" w:id="42" w:date="2026-08-29T04:27:20Z">
                    <w:rPr/>
                  </w:rPrChange>
                </w:rPr>
                <w:t xml:space="preserve">Tata cara pencatatan pengoperasian unit pembakaran pada formulir laporan.</w:t>
              </w:r>
            </w:ins>
          </w:p>
          <w:p w:rsidR="00000000" w:rsidDel="00000000" w:rsidP="00000000" w:rsidRDefault="00000000" w:rsidRPr="00000000" w14:paraId="00000332">
            <w:pPr>
              <w:widowControl w:val="0"/>
              <w:numPr>
                <w:ilvl w:val="0"/>
                <w:numId w:val="13"/>
              </w:numPr>
              <w:ind w:left="720" w:hanging="360"/>
              <w:jc w:val="both"/>
              <w:rPr>
                <w:ins w:author="Kamila Nurhusna" w:id="41" w:date="2026-08-29T04:27:20Z"/>
                <w:rFonts w:ascii="Bookman Old Style" w:cs="Bookman Old Style" w:eastAsia="Bookman Old Style" w:hAnsi="Bookman Old Style"/>
              </w:rPr>
            </w:pPr>
            <w:ins w:author="Kamila Nurhusna" w:id="41" w:date="2026-08-29T04:27:20Z">
              <w:r w:rsidDel="00000000" w:rsidR="00000000" w:rsidRPr="00000000">
                <w:rPr>
                  <w:rFonts w:ascii="Bookman Old Style" w:cs="Bookman Old Style" w:eastAsia="Bookman Old Style" w:hAnsi="Bookman Old Style"/>
                  <w:rtl w:val="0"/>
                  <w:rPrChange w:author="Kamila Nurhusna" w:id="42" w:date="2026-08-29T04:27:20Z">
                    <w:rPr/>
                  </w:rPrChange>
                </w:rPr>
                <w:t xml:space="preserve">Prosedur penyusunan laporan pengoperasian.</w:t>
              </w:r>
            </w:ins>
          </w:p>
          <w:p w:rsidR="00000000" w:rsidDel="00000000" w:rsidP="00000000" w:rsidRDefault="00000000" w:rsidRPr="00000000" w14:paraId="00000333">
            <w:pPr>
              <w:numPr>
                <w:ilvl w:val="0"/>
                <w:numId w:val="13"/>
              </w:numPr>
              <w:ind w:left="720" w:hanging="360"/>
              <w:rPr>
                <w:del w:author="Kamila Nurhusna" w:id="43" w:date="2026-08-29T04:27:19Z"/>
                <w:rFonts w:ascii="Bookman Old Style" w:cs="Bookman Old Style" w:eastAsia="Bookman Old Style" w:hAnsi="Bookman Old Style"/>
                <w:sz w:val="20"/>
                <w:szCs w:val="20"/>
                <w:u w:val="none"/>
                <w:rPrChange w:author="Kamila Nurhusna" w:id="44" w:date="2026-08-29T04:27:19Z">
                  <w:rPr/>
                </w:rPrChange>
              </w:rPr>
              <w:pPrChange w:author="Kamila Nurhusna" w:id="0" w:date="2026-08-29T04:27:19Z">
                <w:pPr/>
              </w:pPrChange>
            </w:pPr>
            <w:ins w:author="Kamila Nurhusna" w:id="41" w:date="2026-08-29T04:27:20Z">
              <w:r w:rsidDel="00000000" w:rsidR="00000000" w:rsidRPr="00000000">
                <w:rPr>
                  <w:rFonts w:ascii="Bookman Old Style" w:cs="Bookman Old Style" w:eastAsia="Bookman Old Style" w:hAnsi="Bookman Old Style"/>
                  <w:rtl w:val="0"/>
                  <w:rPrChange w:author="Kamila Nurhusna" w:id="42" w:date="2026-08-29T04:27:20Z">
                    <w:rPr/>
                  </w:rPrChange>
                </w:rPr>
                <w:t xml:space="preserve">Prosedur pengarsipan laporan.</w:t>
              </w:r>
            </w:ins>
            <w:del w:author="Kamila Nurhusna" w:id="43" w:date="2026-08-29T04:27:19Z">
              <w:r w:rsidDel="00000000" w:rsidR="00000000" w:rsidRPr="00000000">
                <w:rPr>
                  <w:rFonts w:ascii="Bookman Old Style" w:cs="Bookman Old Style" w:eastAsia="Bookman Old Style" w:hAnsi="Bookman Old Style"/>
                  <w:sz w:val="20"/>
                  <w:szCs w:val="20"/>
                  <w:rtl w:val="0"/>
                  <w:rPrChange w:author="Kamila Nurhusna" w:id="44" w:date="2026-08-29T04:27:19Z">
                    <w:rPr>
                      <w:rFonts w:ascii="Bookman Old Style" w:cs="Bookman Old Style" w:eastAsia="Bookman Old Style" w:hAnsi="Bookman Old Style"/>
                      <w:sz w:val="20"/>
                      <w:szCs w:val="20"/>
                    </w:rPr>
                  </w:rPrChange>
                </w:rPr>
                <w:delText xml:space="preserve">1. Parameter dan data pengoperasian unit pembakaran</w:delText>
              </w:r>
              <w:r w:rsidDel="00000000" w:rsidR="00000000" w:rsidRPr="00000000">
                <w:rPr>
                  <w:rtl w:val="0"/>
                </w:rPr>
              </w:r>
            </w:del>
          </w:p>
          <w:p w:rsidR="00000000" w:rsidDel="00000000" w:rsidP="00000000" w:rsidRDefault="00000000" w:rsidRPr="00000000" w14:paraId="00000334">
            <w:pPr>
              <w:rPr>
                <w:del w:author="Kamila Nurhusna" w:id="43" w:date="2026-08-29T04:27:19Z"/>
                <w:rFonts w:ascii="Bookman Old Style" w:cs="Bookman Old Style" w:eastAsia="Bookman Old Style" w:hAnsi="Bookman Old Style"/>
                <w:sz w:val="20"/>
                <w:szCs w:val="20"/>
                <w:rPrChange w:author="Kamila Nurhusna" w:id="44" w:date="2026-08-29T04:27:19Z">
                  <w:rPr/>
                </w:rPrChange>
              </w:rPr>
            </w:pPr>
            <w:del w:author="Kamila Nurhusna" w:id="43" w:date="2026-08-29T04:27:19Z">
              <w:r w:rsidDel="00000000" w:rsidR="00000000" w:rsidRPr="00000000">
                <w:rPr>
                  <w:rFonts w:ascii="Bookman Old Style" w:cs="Bookman Old Style" w:eastAsia="Bookman Old Style" w:hAnsi="Bookman Old Style"/>
                  <w:sz w:val="20"/>
                  <w:szCs w:val="20"/>
                  <w:rtl w:val="0"/>
                  <w:rPrChange w:author="Kamila Nurhusna" w:id="44" w:date="2026-08-29T04:27:19Z">
                    <w:rPr>
                      <w:rFonts w:ascii="Bookman Old Style" w:cs="Bookman Old Style" w:eastAsia="Bookman Old Style" w:hAnsi="Bookman Old Style"/>
                      <w:sz w:val="20"/>
                      <w:szCs w:val="20"/>
                    </w:rPr>
                  </w:rPrChange>
                </w:rPr>
                <w:delText xml:space="preserve">2. Formulir laporan dan tata cara pencatatan</w:delText>
              </w:r>
              <w:r w:rsidDel="00000000" w:rsidR="00000000" w:rsidRPr="00000000">
                <w:rPr>
                  <w:rtl w:val="0"/>
                </w:rPr>
              </w:r>
            </w:del>
          </w:p>
          <w:p w:rsidR="00000000" w:rsidDel="00000000" w:rsidP="00000000" w:rsidRDefault="00000000" w:rsidRPr="00000000" w14:paraId="00000335">
            <w:pPr>
              <w:rPr/>
            </w:pPr>
            <w:del w:author="Kamila Nurhusna" w:id="43" w:date="2026-08-29T04:27:19Z">
              <w:r w:rsidDel="00000000" w:rsidR="00000000" w:rsidRPr="00000000">
                <w:rPr>
                  <w:rFonts w:ascii="Bookman Old Style" w:cs="Bookman Old Style" w:eastAsia="Bookman Old Style" w:hAnsi="Bookman Old Style"/>
                  <w:sz w:val="20"/>
                  <w:szCs w:val="20"/>
                  <w:rtl w:val="0"/>
                  <w:rPrChange w:author="Kamila Nurhusna" w:id="44" w:date="2026-08-29T04:27:19Z">
                    <w:rPr>
                      <w:rFonts w:ascii="Bookman Old Style" w:cs="Bookman Old Style" w:eastAsia="Bookman Old Style" w:hAnsi="Bookman Old Style"/>
                      <w:sz w:val="20"/>
                      <w:szCs w:val="20"/>
                    </w:rPr>
                  </w:rPrChange>
                </w:rPr>
                <w:delText xml:space="preserve">3. Penyusunan dan pengarsipan laporan</w:delText>
              </w:r>
            </w:del>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336">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6.1</w:t>
            </w:r>
            <w:r w:rsidDel="00000000" w:rsidR="00000000" w:rsidRPr="00000000">
              <w:rPr>
                <w:rtl w:val="0"/>
              </w:rPr>
            </w:r>
          </w:p>
        </w:tc>
        <w:tc>
          <w:tcPr>
            <w:tcPrChange w:author="Kamila Nurhusna" w:id="45" w:date="2026-08-29T04:27:28Z">
              <w:tcPr>
                <w:tcMar>
                  <w:top w:w="30.0" w:type="dxa"/>
                  <w:left w:w="35.0" w:type="dxa"/>
                  <w:bottom w:w="30.0" w:type="dxa"/>
                  <w:right w:w="35.0" w:type="dxa"/>
                </w:tcMar>
              </w:tcPr>
            </w:tcPrChange>
          </w:tcPr>
          <w:p w:rsidR="00000000" w:rsidDel="00000000" w:rsidP="00000000" w:rsidRDefault="00000000" w:rsidRPr="00000000" w14:paraId="00000337">
            <w:pPr>
              <w:rPr>
                <w:rFonts w:ascii="Bookman Old Style" w:cs="Bookman Old Style" w:eastAsia="Bookman Old Style" w:hAnsi="Bookman Old Style"/>
                <w:rPrChange w:author="Kamila Nurhusna" w:id="45" w:date="2026-08-29T04:27:28Z">
                  <w:rPr/>
                </w:rPrChange>
              </w:rPr>
            </w:pPr>
            <w:ins w:author="Kamila Nurhusna" w:id="46" w:date="2026-08-29T04:27:28Z">
              <w:r w:rsidDel="00000000" w:rsidR="00000000" w:rsidRPr="00000000">
                <w:rPr>
                  <w:rFonts w:ascii="Bookman Old Style" w:cs="Bookman Old Style" w:eastAsia="Bookman Old Style" w:hAnsi="Bookman Old Style"/>
                  <w:color w:val="c00000"/>
                  <w:rtl w:val="0"/>
                  <w:rPrChange w:author="Kamila Nurhusna" w:id="45" w:date="2026-08-29T04:27:28Z">
                    <w:rPr>
                      <w:rFonts w:ascii="Bookman Old Style" w:cs="Bookman Old Style" w:eastAsia="Bookman Old Style" w:hAnsi="Bookman Old Style"/>
                      <w:sz w:val="24"/>
                      <w:szCs w:val="24"/>
                    </w:rPr>
                  </w:rPrChange>
                </w:rPr>
                <w:t xml:space="preserve">Mencatat pengoperasian unit pembakaran di dalam formulir laporan sesuai dengan prosedur secara cermat dan taat.</w:t>
              </w:r>
            </w:ins>
            <w:del w:author="Kamila Nurhusna" w:id="46" w:date="2026-08-29T04:27:28Z">
              <w:r w:rsidDel="00000000" w:rsidR="00000000" w:rsidRPr="00000000">
                <w:rPr>
                  <w:rFonts w:ascii="Bookman Old Style" w:cs="Bookman Old Style" w:eastAsia="Bookman Old Style" w:hAnsi="Bookman Old Style"/>
                  <w:color w:val="c00000"/>
                  <w:rtl w:val="0"/>
                  <w:rPrChange w:author="Kamila Nurhusna" w:id="45" w:date="2026-08-29T04:27:28Z">
                    <w:rPr>
                      <w:rFonts w:ascii="Bookman Old Style" w:cs="Bookman Old Style" w:eastAsia="Bookman Old Style" w:hAnsi="Bookman Old Style"/>
                      <w:sz w:val="20"/>
                      <w:szCs w:val="20"/>
                    </w:rPr>
                  </w:rPrChange>
                </w:rPr>
                <w:delText xml:space="preserve">Mencatat pengoperasian unit pembakaran di dalam formulir laporan sesuai dengan prosedur secara cermat dan taat mengikuti prosedur.</w:delText>
              </w:r>
            </w:del>
            <w:r w:rsidDel="00000000" w:rsidR="00000000" w:rsidRPr="00000000">
              <w:rPr>
                <w:rtl w:val="0"/>
              </w:rPr>
            </w:r>
          </w:p>
        </w:tc>
        <w:tc>
          <w:tcPr>
            <w:vMerge w:val="restart"/>
            <w:tcMar>
              <w:top w:w="30.0" w:type="dxa"/>
              <w:left w:w="35.0" w:type="dxa"/>
              <w:bottom w:w="30.0" w:type="dxa"/>
              <w:right w:w="35.0" w:type="dxa"/>
            </w:tcMar>
            <w:tcPrChange w:author="Kamila Nurhusna" w:id="45" w:date="2026-08-29T04:27:28Z">
              <w:tcPr>
                <w:tcMar>
                  <w:top w:w="30.0" w:type="dxa"/>
                  <w:left w:w="35.0" w:type="dxa"/>
                  <w:bottom w:w="30.0" w:type="dxa"/>
                  <w:right w:w="35.0" w:type="dxa"/>
                </w:tcMar>
              </w:tcPr>
            </w:tcPrChange>
          </w:tcPr>
          <w:p w:rsidR="00000000" w:rsidDel="00000000" w:rsidP="00000000" w:rsidRDefault="00000000" w:rsidRPr="00000000" w14:paraId="00000338">
            <w:pPr>
              <w:jc w:val="center"/>
              <w:rPr>
                <w:rFonts w:ascii="Bookman Old Style" w:cs="Bookman Old Style" w:eastAsia="Bookman Old Style" w:hAnsi="Bookman Old Style"/>
                <w:sz w:val="24"/>
                <w:szCs w:val="24"/>
              </w:rPr>
            </w:pPr>
            <w:ins w:author="Kamila Nurhusna" w:id="47" w:date="2026-08-29T04:27:34Z">
              <w:r w:rsidDel="00000000" w:rsidR="00000000" w:rsidRPr="00000000">
                <w:rPr>
                  <w:rFonts w:ascii="Bookman Old Style" w:cs="Bookman Old Style" w:eastAsia="Bookman Old Style" w:hAnsi="Bookman Old Style"/>
                  <w:sz w:val="20"/>
                  <w:szCs w:val="20"/>
                  <w:rtl w:val="0"/>
                  <w:rPrChange w:author="Kamila Nurhusna" w:id="48" w:date="2026-08-29T04:27:34Z">
                    <w:rPr/>
                  </w:rPrChange>
                </w:rPr>
                <w:t xml:space="preserve">2</w:t>
              </w:r>
            </w:ins>
            <w:del w:author="Kamila Nurhusna" w:id="47" w:date="2026-08-29T04:27:34Z">
              <w:r w:rsidDel="00000000" w:rsidR="00000000" w:rsidRPr="00000000">
                <w:rPr>
                  <w:rFonts w:ascii="Bookman Old Style" w:cs="Bookman Old Style" w:eastAsia="Bookman Old Style" w:hAnsi="Bookman Old Style"/>
                  <w:sz w:val="20"/>
                  <w:szCs w:val="20"/>
                  <w:rtl w:val="0"/>
                </w:rPr>
                <w:delText xml:space="preserve">5</w:delText>
              </w:r>
            </w:del>
            <w:r w:rsidDel="00000000" w:rsidR="00000000" w:rsidRPr="00000000">
              <w:rPr>
                <w:rFonts w:ascii="Bookman Old Style" w:cs="Bookman Old Style" w:eastAsia="Bookman Old Style" w:hAnsi="Bookman Old Style"/>
                <w:sz w:val="20"/>
                <w:szCs w:val="20"/>
                <w:rtl w:val="0"/>
              </w:rPr>
              <w:t xml:space="preserve"> JP</w:t>
            </w:r>
            <w:r w:rsidDel="00000000" w:rsidR="00000000" w:rsidRPr="00000000">
              <w:rPr>
                <w:rtl w:val="0"/>
              </w:rPr>
            </w:r>
          </w:p>
        </w:tc>
      </w:tr>
      <w:tr>
        <w:trPr>
          <w:cantSplit w:val="1"/>
          <w:tblHeader w:val="0"/>
          <w:trPrChange w:author="Kamila Nurhusna" w:id="45" w:date="2026-08-29T04:27:28Z">
            <w:trPr>
              <w:cantSplit w:val="1"/>
              <w:tblHeader w:val="0"/>
            </w:trPr>
          </w:trPrChange>
        </w:trPr>
        <w:tc>
          <w:tcPr>
            <w:vMerge w:val="continue"/>
            <w:tcMar>
              <w:top w:w="30.0" w:type="dxa"/>
              <w:left w:w="35.0" w:type="dxa"/>
              <w:bottom w:w="30.0" w:type="dxa"/>
              <w:right w:w="35.0" w:type="dxa"/>
            </w:tcMar>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33B">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6.2</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33C">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Catatan disusun dalam bentuk laporan sesuai dengan prosedur.</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33F">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6.2</w:t>
            </w:r>
            <w:r w:rsidDel="00000000" w:rsidR="00000000" w:rsidRPr="00000000">
              <w:rPr>
                <w:rtl w:val="0"/>
              </w:rPr>
            </w:r>
          </w:p>
        </w:tc>
        <w:tc>
          <w:tcPr>
            <w:tcPrChange w:author="Kamila Nurhusna" w:id="45" w:date="2026-08-29T04:27:28Z">
              <w:tcPr>
                <w:tcMar>
                  <w:top w:w="30.0" w:type="dxa"/>
                  <w:left w:w="35.0" w:type="dxa"/>
                  <w:bottom w:w="30.0" w:type="dxa"/>
                  <w:right w:w="35.0" w:type="dxa"/>
                </w:tcMar>
              </w:tcPr>
            </w:tcPrChange>
          </w:tcPr>
          <w:p w:rsidR="00000000" w:rsidDel="00000000" w:rsidP="00000000" w:rsidRDefault="00000000" w:rsidRPr="00000000" w14:paraId="00000340">
            <w:pPr>
              <w:rPr>
                <w:rFonts w:ascii="Bookman Old Style" w:cs="Bookman Old Style" w:eastAsia="Bookman Old Style" w:hAnsi="Bookman Old Style"/>
                <w:rPrChange w:author="Kamila Nurhusna" w:id="45" w:date="2026-08-29T04:27:28Z">
                  <w:rPr/>
                </w:rPrChange>
              </w:rPr>
            </w:pPr>
            <w:ins w:author="Kamila Nurhusna" w:id="46" w:date="2026-08-29T04:27:28Z">
              <w:r w:rsidDel="00000000" w:rsidR="00000000" w:rsidRPr="00000000">
                <w:rPr>
                  <w:rFonts w:ascii="Bookman Old Style" w:cs="Bookman Old Style" w:eastAsia="Bookman Old Style" w:hAnsi="Bookman Old Style"/>
                  <w:color w:val="c00000"/>
                  <w:rtl w:val="0"/>
                  <w:rPrChange w:author="Kamila Nurhusna" w:id="45" w:date="2026-08-29T04:27:28Z">
                    <w:rPr>
                      <w:rFonts w:ascii="Bookman Old Style" w:cs="Bookman Old Style" w:eastAsia="Bookman Old Style" w:hAnsi="Bookman Old Style"/>
                      <w:sz w:val="24"/>
                      <w:szCs w:val="24"/>
                    </w:rPr>
                  </w:rPrChange>
                </w:rPr>
                <w:t xml:space="preserve">Menyusun catatan dalam bentuk laporan sesuai dengan prosedur secara cermat dan taat.</w:t>
              </w:r>
            </w:ins>
            <w:del w:author="Kamila Nurhusna" w:id="46" w:date="2026-08-29T04:27:28Z">
              <w:r w:rsidDel="00000000" w:rsidR="00000000" w:rsidRPr="00000000">
                <w:rPr>
                  <w:rFonts w:ascii="Bookman Old Style" w:cs="Bookman Old Style" w:eastAsia="Bookman Old Style" w:hAnsi="Bookman Old Style"/>
                  <w:color w:val="c00000"/>
                  <w:rtl w:val="0"/>
                  <w:rPrChange w:author="Kamila Nurhusna" w:id="45" w:date="2026-08-29T04:27:28Z">
                    <w:rPr>
                      <w:rFonts w:ascii="Bookman Old Style" w:cs="Bookman Old Style" w:eastAsia="Bookman Old Style" w:hAnsi="Bookman Old Style"/>
                      <w:sz w:val="20"/>
                      <w:szCs w:val="20"/>
                    </w:rPr>
                  </w:rPrChange>
                </w:rPr>
                <w:delText xml:space="preserve">Menyusun catatan dalam bentuk laporan sesuai dengan prosedur secara cermat dan taat mengikuti prosedur.</w:delText>
              </w:r>
            </w:del>
            <w:r w:rsidDel="00000000" w:rsidR="00000000" w:rsidRPr="00000000">
              <w:rPr>
                <w:rtl w:val="0"/>
              </w:rPr>
            </w:r>
          </w:p>
        </w:tc>
        <w:tc>
          <w:tcPr>
            <w:vMerge w:val="continue"/>
            <w:tcMar>
              <w:top w:w="30.0" w:type="dxa"/>
              <w:left w:w="35.0" w:type="dxa"/>
              <w:bottom w:w="30.0" w:type="dxa"/>
              <w:right w:w="35.0" w:type="dxa"/>
            </w:tcMar>
            <w:tcPrChange w:author="Kamila Nurhusna" w:id="45" w:date="2026-08-29T04:27:28Z">
              <w:tcPr>
                <w:tcMar>
                  <w:top w:w="30.0" w:type="dxa"/>
                  <w:left w:w="35.0" w:type="dxa"/>
                  <w:bottom w:w="30.0" w:type="dxa"/>
                  <w:right w:w="35.0" w:type="dxa"/>
                </w:tcMar>
              </w:tcPr>
            </w:tcPrChange>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blHeader w:val="0"/>
          <w:trPrChange w:author="Kamila Nurhusna" w:id="45" w:date="2026-08-29T04:27:28Z">
            <w:trPr>
              <w:cantSplit w:val="1"/>
              <w:tblHeader w:val="0"/>
            </w:trPr>
          </w:trPrChange>
        </w:trPr>
        <w:tc>
          <w:tcPr>
            <w:vMerge w:val="continue"/>
            <w:tcMar>
              <w:top w:w="30.0" w:type="dxa"/>
              <w:left w:w="35.0" w:type="dxa"/>
              <w:bottom w:w="30.0" w:type="dxa"/>
              <w:right w:w="35.0" w:type="dxa"/>
            </w:tcMar>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344">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6.3</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345">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Laporan diarsipkan sesuai dengan prosedur.</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348">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6.3</w:t>
            </w:r>
            <w:r w:rsidDel="00000000" w:rsidR="00000000" w:rsidRPr="00000000">
              <w:rPr>
                <w:rtl w:val="0"/>
              </w:rPr>
            </w:r>
          </w:p>
        </w:tc>
        <w:tc>
          <w:tcPr>
            <w:tcPrChange w:author="Kamila Nurhusna" w:id="45" w:date="2026-08-29T04:27:28Z">
              <w:tcPr>
                <w:tcMar>
                  <w:top w:w="30.0" w:type="dxa"/>
                  <w:left w:w="35.0" w:type="dxa"/>
                  <w:bottom w:w="30.0" w:type="dxa"/>
                  <w:right w:w="35.0" w:type="dxa"/>
                </w:tcMar>
              </w:tcPr>
            </w:tcPrChange>
          </w:tcPr>
          <w:p w:rsidR="00000000" w:rsidDel="00000000" w:rsidP="00000000" w:rsidRDefault="00000000" w:rsidRPr="00000000" w14:paraId="00000349">
            <w:pPr>
              <w:rPr>
                <w:rFonts w:ascii="Bookman Old Style" w:cs="Bookman Old Style" w:eastAsia="Bookman Old Style" w:hAnsi="Bookman Old Style"/>
                <w:rPrChange w:author="Kamila Nurhusna" w:id="45" w:date="2026-08-29T04:27:28Z">
                  <w:rPr/>
                </w:rPrChange>
              </w:rPr>
            </w:pPr>
            <w:ins w:author="Kamila Nurhusna" w:id="46" w:date="2026-08-29T04:27:28Z">
              <w:r w:rsidDel="00000000" w:rsidR="00000000" w:rsidRPr="00000000">
                <w:rPr>
                  <w:rFonts w:ascii="Bookman Old Style" w:cs="Bookman Old Style" w:eastAsia="Bookman Old Style" w:hAnsi="Bookman Old Style"/>
                  <w:rtl w:val="0"/>
                  <w:rPrChange w:author="Kamila Nurhusna" w:id="45" w:date="2026-08-29T04:27:28Z">
                    <w:rPr>
                      <w:rFonts w:ascii="Bookman Old Style" w:cs="Bookman Old Style" w:eastAsia="Bookman Old Style" w:hAnsi="Bookman Old Style"/>
                      <w:sz w:val="24"/>
                      <w:szCs w:val="24"/>
                    </w:rPr>
                  </w:rPrChange>
                </w:rPr>
                <w:t xml:space="preserve">Mengarsipkan laporan sesuai dengan prosedur secara cermat dan taat.</w:t>
              </w:r>
            </w:ins>
            <w:del w:author="Kamila Nurhusna" w:id="46" w:date="2026-08-29T04:27:28Z">
              <w:r w:rsidDel="00000000" w:rsidR="00000000" w:rsidRPr="00000000">
                <w:rPr>
                  <w:rFonts w:ascii="Bookman Old Style" w:cs="Bookman Old Style" w:eastAsia="Bookman Old Style" w:hAnsi="Bookman Old Style"/>
                  <w:rtl w:val="0"/>
                  <w:rPrChange w:author="Kamila Nurhusna" w:id="45" w:date="2026-08-29T04:27:28Z">
                    <w:rPr>
                      <w:rFonts w:ascii="Bookman Old Style" w:cs="Bookman Old Style" w:eastAsia="Bookman Old Style" w:hAnsi="Bookman Old Style"/>
                      <w:sz w:val="20"/>
                      <w:szCs w:val="20"/>
                    </w:rPr>
                  </w:rPrChange>
                </w:rPr>
                <w:delText xml:space="preserve">Mengarsipkan laporan sesuai dengan prosedur secara cermat dan taat mengikuti prosedur.</w:delText>
              </w:r>
            </w:del>
            <w:r w:rsidDel="00000000" w:rsidR="00000000" w:rsidRPr="00000000">
              <w:rPr>
                <w:rtl w:val="0"/>
              </w:rPr>
            </w:r>
          </w:p>
        </w:tc>
        <w:tc>
          <w:tcPr>
            <w:vMerge w:val="continue"/>
            <w:tcMar>
              <w:top w:w="30.0" w:type="dxa"/>
              <w:left w:w="35.0" w:type="dxa"/>
              <w:bottom w:w="30.0" w:type="dxa"/>
              <w:right w:w="35.0" w:type="dxa"/>
            </w:tcMar>
            <w:tcPrChange w:author="Kamila Nurhusna" w:id="45" w:date="2026-08-29T04:27:28Z">
              <w:tcPr>
                <w:tcMar>
                  <w:top w:w="30.0" w:type="dxa"/>
                  <w:left w:w="35.0" w:type="dxa"/>
                  <w:bottom w:w="30.0" w:type="dxa"/>
                  <w:right w:w="35.0" w:type="dxa"/>
                </w:tcMar>
              </w:tcPr>
            </w:tcPrChange>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blHeader w:val="0"/>
        </w:trPr>
        <w:tc>
          <w:tcPr>
            <w:gridSpan w:val="9"/>
            <w:tcMar>
              <w:top w:w="30.0" w:type="dxa"/>
              <w:left w:w="35.0" w:type="dxa"/>
              <w:bottom w:w="30.0" w:type="dxa"/>
              <w:right w:w="35.0" w:type="dxa"/>
            </w:tcMar>
          </w:tcPr>
          <w:p w:rsidR="00000000" w:rsidDel="00000000" w:rsidP="00000000" w:rsidRDefault="00000000" w:rsidRPr="00000000" w14:paraId="0000034B">
            <w:pPr>
              <w:jc w:val="center"/>
              <w:rPr/>
              <w:pPrChange w:author="Kamila Nurhusna" w:id="0" w:date="2026-08-29T04:28:00Z">
                <w:pPr>
                  <w:jc w:val="both"/>
                </w:pPr>
              </w:pPrChange>
            </w:pPr>
            <w:r w:rsidDel="00000000" w:rsidR="00000000" w:rsidRPr="00000000">
              <w:rPr>
                <w:rFonts w:ascii="Bookman Old Style" w:cs="Bookman Old Style" w:eastAsia="Bookman Old Style" w:hAnsi="Bookman Old Style"/>
                <w:b w:val="1"/>
                <w:bCs w:val="1"/>
                <w:sz w:val="20"/>
                <w:szCs w:val="20"/>
                <w:rtl w:val="0"/>
              </w:rPr>
              <w:t xml:space="preserve">Asesmen</w:t>
              <w:br w:type="textWrapping"/>
            </w:r>
            <w:del w:author="Kamila Nurhusna" w:id="49" w:date="2026-08-29T04:27:41Z">
              <w:r w:rsidDel="00000000" w:rsidR="00000000" w:rsidRPr="00000000">
                <w:rPr>
                  <w:rFonts w:ascii="Bookman Old Style" w:cs="Bookman Old Style" w:eastAsia="Bookman Old Style" w:hAnsi="Bookman Old Style"/>
                  <w:sz w:val="20"/>
                  <w:szCs w:val="20"/>
                  <w:rtl w:val="0"/>
                </w:rPr>
                <w:delText xml:space="preserve">Penilaian mengacu pada Panduan Penilaian unit kompetensi E.38SPH02.027.01 dalam Keputusan Menteri Ketenagakerjaan Republik Indonesia Nomor 61 Tahun 2018.</w:delText>
              </w:r>
            </w:del>
            <w:r w:rsidDel="00000000" w:rsidR="00000000" w:rsidRPr="00000000">
              <w:rPr>
                <w:rtl w:val="0"/>
              </w:rPr>
            </w:r>
          </w:p>
        </w:tc>
      </w:tr>
    </w:tbl>
    <w:p w:rsidR="00000000" w:rsidDel="00000000" w:rsidP="00000000" w:rsidRDefault="00000000" w:rsidRPr="00000000" w14:paraId="00000354">
      <w:pPr>
        <w:rPr>
          <w:rFonts w:ascii="Bookman Old Style" w:cs="Bookman Old Style" w:eastAsia="Bookman Old Style" w:hAnsi="Bookman Old Style"/>
          <w:sz w:val="24"/>
          <w:szCs w:val="24"/>
        </w:rPr>
      </w:pPr>
      <w:r w:rsidDel="00000000" w:rsidR="00000000" w:rsidRPr="00000000">
        <w:rPr>
          <w:rtl w:val="0"/>
        </w:rPr>
      </w:r>
    </w:p>
    <w:tbl>
      <w:tblPr>
        <w:tblStyle w:val="Table9"/>
        <w:tblW w:w="13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60"/>
        <w:gridCol w:w="2500"/>
        <w:gridCol w:w="360"/>
        <w:gridCol w:w="10100"/>
        <w:tblGridChange w:id="0">
          <w:tblGrid>
            <w:gridCol w:w="760"/>
            <w:gridCol w:w="2500"/>
            <w:gridCol w:w="360"/>
            <w:gridCol w:w="10100"/>
          </w:tblGrid>
        </w:tblGridChange>
      </w:tblGrid>
      <w:tr>
        <w:trPr>
          <w:cantSplit w:val="1"/>
          <w:tblHeader w:val="0"/>
        </w:trPr>
        <w:tc>
          <w:tcPr>
            <w:vMerge w:val="restart"/>
            <w:tcMar>
              <w:top w:w="35.0" w:type="dxa"/>
              <w:left w:w="55.0" w:type="dxa"/>
              <w:bottom w:w="35.0" w:type="dxa"/>
              <w:right w:w="55.0" w:type="dxa"/>
            </w:tcMar>
          </w:tcPr>
          <w:p w:rsidR="00000000" w:rsidDel="00000000" w:rsidP="00000000" w:rsidRDefault="00000000" w:rsidRPr="00000000" w14:paraId="00000355">
            <w:pPr>
              <w:rPr/>
            </w:pPr>
            <w:r w:rsidDel="00000000" w:rsidR="00000000" w:rsidRPr="00000000">
              <w:rPr>
                <w:rFonts w:ascii="Bookman Old Style" w:cs="Bookman Old Style" w:eastAsia="Bookman Old Style" w:hAnsi="Bookman Old Style"/>
                <w:rtl w:val="0"/>
              </w:rPr>
              <w:t xml:space="preserve">1.4.</w:t>
            </w: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356">
            <w:pPr>
              <w:rPr/>
            </w:pPr>
            <w:r w:rsidDel="00000000" w:rsidR="00000000" w:rsidRPr="00000000">
              <w:rPr>
                <w:rFonts w:ascii="Bookman Old Style" w:cs="Bookman Old Style" w:eastAsia="Bookman Old Style" w:hAnsi="Bookman Old Style"/>
                <w:rtl w:val="0"/>
              </w:rPr>
              <w:t xml:space="preserve">Judul Unit Kompetensi</w:t>
            </w: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357">
            <w:pPr>
              <w:jc w:val="center"/>
              <w:rPr/>
            </w:pPr>
            <w:r w:rsidDel="00000000" w:rsidR="00000000" w:rsidRPr="00000000">
              <w:rPr>
                <w:rFonts w:ascii="Bookman Old Style" w:cs="Bookman Old Style" w:eastAsia="Bookman Old Style" w:hAnsi="Bookman Old Style"/>
                <w:rtl w:val="0"/>
              </w:rPr>
              <w:t xml:space="preserve">:</w:t>
            </w:r>
            <w:r w:rsidDel="00000000" w:rsidR="00000000" w:rsidRPr="00000000">
              <w:rPr>
                <w:rtl w:val="0"/>
              </w:rPr>
            </w:r>
          </w:p>
        </w:tc>
        <w:tc>
          <w:tcPr>
            <w:tcMar>
              <w:top w:w="35.0" w:type="dxa"/>
              <w:left w:w="55.0" w:type="dxa"/>
              <w:bottom w:w="35.0" w:type="dxa"/>
              <w:right w:w="55.0" w:type="dxa"/>
            </w:tcMar>
          </w:tcPr>
          <w:p w:rsidR="00000000" w:rsidDel="00000000" w:rsidP="00000000" w:rsidRDefault="00000000" w:rsidRPr="00000000" w14:paraId="00000358">
            <w:pPr>
              <w:rPr/>
            </w:pPr>
            <w:r w:rsidDel="00000000" w:rsidR="00000000" w:rsidRPr="00000000">
              <w:rPr>
                <w:rFonts w:ascii="Bookman Old Style" w:cs="Bookman Old Style" w:eastAsia="Bookman Old Style" w:hAnsi="Bookman Old Style"/>
                <w:rtl w:val="0"/>
              </w:rPr>
              <w:t xml:space="preserve">Menangani Abu/Residu pada Insinerator</w:t>
            </w:r>
            <w:r w:rsidDel="00000000" w:rsidR="00000000" w:rsidRPr="00000000">
              <w:rPr>
                <w:rtl w:val="0"/>
              </w:rPr>
            </w:r>
          </w:p>
        </w:tc>
      </w:tr>
      <w:tr>
        <w:trPr>
          <w:cantSplit w:val="1"/>
          <w:tblHeader w:val="0"/>
        </w:trPr>
        <w:tc>
          <w:tcPr>
            <w:vMerge w:val="continue"/>
            <w:tcMar>
              <w:top w:w="35.0" w:type="dxa"/>
              <w:left w:w="55.0" w:type="dxa"/>
              <w:bottom w:w="35.0" w:type="dxa"/>
              <w:right w:w="55.0" w:type="dxa"/>
            </w:tcMar>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35A">
            <w:pPr>
              <w:rPr/>
            </w:pPr>
            <w:r w:rsidDel="00000000" w:rsidR="00000000" w:rsidRPr="00000000">
              <w:rPr>
                <w:rFonts w:ascii="Bookman Old Style" w:cs="Bookman Old Style" w:eastAsia="Bookman Old Style" w:hAnsi="Bookman Old Style"/>
                <w:rtl w:val="0"/>
              </w:rPr>
              <w:t xml:space="preserve">Kode</w:t>
            </w: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35B">
            <w:pPr>
              <w:jc w:val="center"/>
              <w:rPr/>
            </w:pPr>
            <w:r w:rsidDel="00000000" w:rsidR="00000000" w:rsidRPr="00000000">
              <w:rPr>
                <w:rFonts w:ascii="Bookman Old Style" w:cs="Bookman Old Style" w:eastAsia="Bookman Old Style" w:hAnsi="Bookman Old Style"/>
                <w:rtl w:val="0"/>
              </w:rPr>
              <w:t xml:space="preserve">:</w:t>
            </w:r>
            <w:r w:rsidDel="00000000" w:rsidR="00000000" w:rsidRPr="00000000">
              <w:rPr>
                <w:rtl w:val="0"/>
              </w:rPr>
            </w:r>
          </w:p>
        </w:tc>
        <w:tc>
          <w:tcPr>
            <w:tcMar>
              <w:top w:w="35.0" w:type="dxa"/>
              <w:left w:w="55.0" w:type="dxa"/>
              <w:bottom w:w="35.0" w:type="dxa"/>
              <w:right w:w="55.0" w:type="dxa"/>
            </w:tcMar>
          </w:tcPr>
          <w:p w:rsidR="00000000" w:rsidDel="00000000" w:rsidP="00000000" w:rsidRDefault="00000000" w:rsidRPr="00000000" w14:paraId="0000035C">
            <w:pPr>
              <w:rPr/>
            </w:pPr>
            <w:r w:rsidDel="00000000" w:rsidR="00000000" w:rsidRPr="00000000">
              <w:rPr>
                <w:rFonts w:ascii="Bookman Old Style" w:cs="Bookman Old Style" w:eastAsia="Bookman Old Style" w:hAnsi="Bookman Old Style"/>
                <w:rtl w:val="0"/>
              </w:rPr>
              <w:t xml:space="preserve">E.38SPH02.028.01</w:t>
            </w:r>
            <w:r w:rsidDel="00000000" w:rsidR="00000000" w:rsidRPr="00000000">
              <w:rPr>
                <w:rtl w:val="0"/>
              </w:rPr>
            </w:r>
          </w:p>
        </w:tc>
      </w:tr>
      <w:tr>
        <w:trPr>
          <w:cantSplit w:val="1"/>
          <w:tblHeader w:val="0"/>
        </w:trPr>
        <w:tc>
          <w:tcPr>
            <w:vMerge w:val="continue"/>
            <w:tcMar>
              <w:top w:w="35.0" w:type="dxa"/>
              <w:left w:w="55.0" w:type="dxa"/>
              <w:bottom w:w="35.0" w:type="dxa"/>
              <w:right w:w="55.0" w:type="dxa"/>
            </w:tcMar>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35E">
            <w:pPr>
              <w:rPr/>
            </w:pPr>
            <w:r w:rsidDel="00000000" w:rsidR="00000000" w:rsidRPr="00000000">
              <w:rPr>
                <w:rFonts w:ascii="Bookman Old Style" w:cs="Bookman Old Style" w:eastAsia="Bookman Old Style" w:hAnsi="Bookman Old Style"/>
                <w:rtl w:val="0"/>
              </w:rPr>
              <w:t xml:space="preserve">Perkiraan Waktu</w:t>
            </w: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35F">
            <w:pPr>
              <w:jc w:val="center"/>
              <w:rPr/>
            </w:pPr>
            <w:r w:rsidDel="00000000" w:rsidR="00000000" w:rsidRPr="00000000">
              <w:rPr>
                <w:rFonts w:ascii="Bookman Old Style" w:cs="Bookman Old Style" w:eastAsia="Bookman Old Style" w:hAnsi="Bookman Old Style"/>
                <w:rtl w:val="0"/>
              </w:rPr>
              <w:t xml:space="preserve">:</w:t>
            </w:r>
            <w:r w:rsidDel="00000000" w:rsidR="00000000" w:rsidRPr="00000000">
              <w:rPr>
                <w:rtl w:val="0"/>
              </w:rPr>
            </w:r>
          </w:p>
        </w:tc>
        <w:tc>
          <w:tcPr>
            <w:tcMar>
              <w:top w:w="35.0" w:type="dxa"/>
              <w:left w:w="55.0" w:type="dxa"/>
              <w:bottom w:w="35.0" w:type="dxa"/>
              <w:right w:w="55.0" w:type="dxa"/>
            </w:tcMar>
          </w:tcPr>
          <w:p w:rsidR="00000000" w:rsidDel="00000000" w:rsidP="00000000" w:rsidRDefault="00000000" w:rsidRPr="00000000" w14:paraId="00000360">
            <w:pPr>
              <w:rPr/>
            </w:pPr>
            <w:r w:rsidDel="00000000" w:rsidR="00000000" w:rsidRPr="00000000">
              <w:rPr>
                <w:rFonts w:ascii="Bookman Old Style" w:cs="Bookman Old Style" w:eastAsia="Bookman Old Style" w:hAnsi="Bookman Old Style"/>
                <w:rtl w:val="0"/>
              </w:rPr>
              <w:t xml:space="preserve">16 JP @ 45 menit</w:t>
            </w:r>
            <w:r w:rsidDel="00000000" w:rsidR="00000000" w:rsidRPr="00000000">
              <w:rPr>
                <w:rtl w:val="0"/>
              </w:rPr>
            </w:r>
          </w:p>
        </w:tc>
      </w:tr>
      <w:tr>
        <w:trPr>
          <w:cantSplit w:val="1"/>
          <w:tblHeader w:val="0"/>
        </w:trPr>
        <w:tc>
          <w:tcPr>
            <w:vMerge w:val="continue"/>
            <w:tcMar>
              <w:top w:w="35.0" w:type="dxa"/>
              <w:left w:w="55.0" w:type="dxa"/>
              <w:bottom w:w="35.0" w:type="dxa"/>
              <w:right w:w="55.0" w:type="dxa"/>
            </w:tcMar>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362">
            <w:pPr>
              <w:rPr/>
            </w:pPr>
            <w:r w:rsidDel="00000000" w:rsidR="00000000" w:rsidRPr="00000000">
              <w:rPr>
                <w:rFonts w:ascii="Bookman Old Style" w:cs="Bookman Old Style" w:eastAsia="Bookman Old Style" w:hAnsi="Bookman Old Style"/>
                <w:rtl w:val="0"/>
              </w:rPr>
              <w:t xml:space="preserve">Metode</w:t>
            </w: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363">
            <w:pPr>
              <w:jc w:val="center"/>
              <w:rPr/>
            </w:pPr>
            <w:r w:rsidDel="00000000" w:rsidR="00000000" w:rsidRPr="00000000">
              <w:rPr>
                <w:rFonts w:ascii="Bookman Old Style" w:cs="Bookman Old Style" w:eastAsia="Bookman Old Style" w:hAnsi="Bookman Old Style"/>
                <w:rtl w:val="0"/>
              </w:rPr>
              <w:t xml:space="preserve">:</w:t>
            </w:r>
            <w:r w:rsidDel="00000000" w:rsidR="00000000" w:rsidRPr="00000000">
              <w:rPr>
                <w:rtl w:val="0"/>
              </w:rPr>
            </w:r>
          </w:p>
        </w:tc>
        <w:tc>
          <w:tcPr>
            <w:tcMar>
              <w:top w:w="35.0" w:type="dxa"/>
              <w:left w:w="55.0" w:type="dxa"/>
              <w:bottom w:w="35.0" w:type="dxa"/>
              <w:right w:w="55.0" w:type="dxa"/>
            </w:tcMar>
          </w:tcPr>
          <w:p w:rsidR="00000000" w:rsidDel="00000000" w:rsidP="00000000" w:rsidRDefault="00000000" w:rsidRPr="00000000" w14:paraId="00000364">
            <w:pPr>
              <w:rPr/>
            </w:pPr>
            <w:r w:rsidDel="00000000" w:rsidR="00000000" w:rsidRPr="00000000">
              <w:rPr>
                <w:rFonts w:ascii="Bookman Old Style" w:cs="Bookman Old Style" w:eastAsia="Bookman Old Style" w:hAnsi="Bookman Old Style"/>
                <w:rtl w:val="0"/>
              </w:rPr>
              <w:t xml:space="preserve">Luring</w:t>
            </w:r>
            <w:r w:rsidDel="00000000" w:rsidR="00000000" w:rsidRPr="00000000">
              <w:rPr>
                <w:rtl w:val="0"/>
              </w:rPr>
            </w:r>
          </w:p>
        </w:tc>
      </w:tr>
      <w:tr>
        <w:trPr>
          <w:cantSplit w:val="1"/>
          <w:tblHeader w:val="0"/>
        </w:trPr>
        <w:tc>
          <w:tcPr>
            <w:vMerge w:val="continue"/>
            <w:tcMar>
              <w:top w:w="35.0" w:type="dxa"/>
              <w:left w:w="55.0" w:type="dxa"/>
              <w:bottom w:w="35.0" w:type="dxa"/>
              <w:right w:w="55.0" w:type="dxa"/>
            </w:tcMar>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366">
            <w:pPr>
              <w:rPr/>
            </w:pPr>
            <w:r w:rsidDel="00000000" w:rsidR="00000000" w:rsidRPr="00000000">
              <w:rPr>
                <w:rFonts w:ascii="Bookman Old Style" w:cs="Bookman Old Style" w:eastAsia="Bookman Old Style" w:hAnsi="Bookman Old Style"/>
                <w:rtl w:val="0"/>
              </w:rPr>
              <w:t xml:space="preserve">Capaian</w:t>
            </w: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367">
            <w:pPr>
              <w:jc w:val="center"/>
              <w:rPr/>
            </w:pPr>
            <w:r w:rsidDel="00000000" w:rsidR="00000000" w:rsidRPr="00000000">
              <w:rPr>
                <w:rFonts w:ascii="Bookman Old Style" w:cs="Bookman Old Style" w:eastAsia="Bookman Old Style" w:hAnsi="Bookman Old Style"/>
                <w:rtl w:val="0"/>
              </w:rPr>
              <w:t xml:space="preserve">:</w:t>
            </w:r>
            <w:r w:rsidDel="00000000" w:rsidR="00000000" w:rsidRPr="00000000">
              <w:rPr>
                <w:rtl w:val="0"/>
              </w:rPr>
            </w:r>
          </w:p>
        </w:tc>
        <w:tc>
          <w:tcPr>
            <w:tcMar>
              <w:top w:w="35.0" w:type="dxa"/>
              <w:left w:w="55.0" w:type="dxa"/>
              <w:bottom w:w="35.0" w:type="dxa"/>
              <w:right w:w="55.0" w:type="dxa"/>
            </w:tcMar>
          </w:tcPr>
          <w:p w:rsidR="00000000" w:rsidDel="00000000" w:rsidP="00000000" w:rsidRDefault="00000000" w:rsidRPr="00000000" w14:paraId="00000368">
            <w:pPr>
              <w:rPr/>
            </w:pPr>
            <w:ins w:author="hanifah nurawaliah" w:id="51" w:date="2026-08-29T04:59:25Z">
              <w:r w:rsidDel="00000000" w:rsidR="00000000" w:rsidRPr="00000000">
                <w:rPr>
                  <w:rFonts w:ascii="Bookman Old Style" w:cs="Bookman Old Style" w:eastAsia="Bookman Old Style" w:hAnsi="Bookman Old Style"/>
                  <w:sz w:val="24"/>
                  <w:szCs w:val="24"/>
                  <w:rtl w:val="0"/>
                  <w:rPrChange w:author="hanifah nurawaliah" w:id="52" w:date="2026-08-29T04:59:25Z">
                    <w:rPr/>
                  </w:rPrChange>
                </w:rPr>
                <w:t xml:space="preserve">Tertanganinya abu/residu (</w:t>
              </w:r>
              <w:r w:rsidDel="00000000" w:rsidR="00000000" w:rsidRPr="00000000">
                <w:rPr>
                  <w:rFonts w:ascii="Bookman Old Style" w:cs="Bookman Old Style" w:eastAsia="Bookman Old Style" w:hAnsi="Bookman Old Style"/>
                  <w:i w:val="1"/>
                  <w:iCs w:val="1"/>
                  <w:sz w:val="24"/>
                  <w:szCs w:val="24"/>
                  <w:rtl w:val="0"/>
                  <w:rPrChange w:author="hanifah nurawaliah" w:id="52" w:date="2026-08-29T04:59:25Z">
                    <w:rPr/>
                  </w:rPrChange>
                </w:rPr>
                <w:t xml:space="preserve">bottom ash</w:t>
              </w:r>
              <w:r w:rsidDel="00000000" w:rsidR="00000000" w:rsidRPr="00000000">
                <w:rPr>
                  <w:rFonts w:ascii="Bookman Old Style" w:cs="Bookman Old Style" w:eastAsia="Bookman Old Style" w:hAnsi="Bookman Old Style"/>
                  <w:sz w:val="24"/>
                  <w:szCs w:val="24"/>
                  <w:rtl w:val="0"/>
                  <w:rPrChange w:author="hanifah nurawaliah" w:id="52" w:date="2026-08-29T04:59:25Z">
                    <w:rPr/>
                  </w:rPrChange>
                </w:rPr>
                <w:t xml:space="preserve"> dan </w:t>
              </w:r>
              <w:r w:rsidDel="00000000" w:rsidR="00000000" w:rsidRPr="00000000">
                <w:rPr>
                  <w:rFonts w:ascii="Bookman Old Style" w:cs="Bookman Old Style" w:eastAsia="Bookman Old Style" w:hAnsi="Bookman Old Style"/>
                  <w:i w:val="1"/>
                  <w:iCs w:val="1"/>
                  <w:sz w:val="24"/>
                  <w:szCs w:val="24"/>
                  <w:rtl w:val="0"/>
                  <w:rPrChange w:author="hanifah nurawaliah" w:id="52" w:date="2026-08-29T04:59:25Z">
                    <w:rPr/>
                  </w:rPrChange>
                </w:rPr>
                <w:t xml:space="preserve">fly ash</w:t>
              </w:r>
              <w:r w:rsidDel="00000000" w:rsidR="00000000" w:rsidRPr="00000000">
                <w:rPr>
                  <w:rFonts w:ascii="Bookman Old Style" w:cs="Bookman Old Style" w:eastAsia="Bookman Old Style" w:hAnsi="Bookman Old Style"/>
                  <w:sz w:val="24"/>
                  <w:szCs w:val="24"/>
                  <w:rtl w:val="0"/>
                  <w:rPrChange w:author="hanifah nurawaliah" w:id="52" w:date="2026-08-29T04:59:25Z">
                    <w:rPr/>
                  </w:rPrChange>
                </w:rPr>
                <w:t xml:space="preserve">) pada insinerator sesuai dengan prosedur operasional standar, ketentuan K3, dan pengelolaan limbah B3 secara cermat dan taat prosedur.</w:t>
              </w:r>
              <w:r w:rsidDel="00000000" w:rsidR="00000000" w:rsidRPr="00000000">
                <w:rPr>
                  <w:rtl w:val="0"/>
                  <w:rPrChange w:author="hanifah nurawaliah" w:id="52" w:date="2026-08-29T04:59:25Z">
                    <w:rPr/>
                  </w:rPrChange>
                </w:rPr>
                <w:t xml:space="preserve"> </w:t>
              </w:r>
            </w:ins>
            <w:del w:author="hanifah nurawaliah" w:id="51" w:date="2026-08-29T04:59:25Z">
              <w:r w:rsidDel="00000000" w:rsidR="00000000" w:rsidRPr="00000000">
                <w:rPr>
                  <w:rtl w:val="0"/>
                  <w:rPrChange w:author="hanifah nurawaliah" w:id="52" w:date="2026-08-29T04:59:25Z">
                    <w:rPr>
                      <w:rFonts w:ascii="Bookman Old Style" w:cs="Bookman Old Style" w:eastAsia="Bookman Old Style" w:hAnsi="Bookman Old Style"/>
                    </w:rPr>
                  </w:rPrChange>
                </w:rPr>
                <w:delText xml:space="preserve">Terlaksananya penanganan abu/residu pada insinerator sesuai prosedur, ketentuan K3, dan ketentuan lingkungan secara cermat dan taat.</w:delText>
              </w:r>
            </w:del>
            <w:r w:rsidDel="00000000" w:rsidR="00000000" w:rsidRPr="00000000">
              <w:rPr>
                <w:rtl w:val="0"/>
              </w:rPr>
            </w:r>
          </w:p>
        </w:tc>
      </w:tr>
    </w:tbl>
    <w:p w:rsidR="00000000" w:rsidDel="00000000" w:rsidP="00000000" w:rsidRDefault="00000000" w:rsidRPr="00000000" w14:paraId="00000369">
      <w:pPr>
        <w:spacing w:after="0" w:line="20" w:lineRule="auto"/>
        <w:rPr>
          <w:sz w:val="2"/>
          <w:szCs w:val="2"/>
        </w:rPr>
      </w:pPr>
      <w:r w:rsidDel="00000000" w:rsidR="00000000" w:rsidRPr="00000000">
        <w:rPr>
          <w:rtl w:val="0"/>
        </w:rPr>
      </w:r>
    </w:p>
    <w:tbl>
      <w:tblPr>
        <w:tblStyle w:val="Table10"/>
        <w:tblW w:w="139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0"/>
        <w:gridCol w:w="1550"/>
        <w:gridCol w:w="450"/>
        <w:gridCol w:w="2050"/>
        <w:gridCol w:w="2350"/>
        <w:gridCol w:w="2700"/>
        <w:gridCol w:w="450"/>
        <w:gridCol w:w="3300"/>
        <w:gridCol w:w="650"/>
        <w:tblGridChange w:id="0">
          <w:tblGrid>
            <w:gridCol w:w="400"/>
            <w:gridCol w:w="1550"/>
            <w:gridCol w:w="450"/>
            <w:gridCol w:w="2050"/>
            <w:gridCol w:w="2350"/>
            <w:gridCol w:w="2700"/>
            <w:gridCol w:w="450"/>
            <w:gridCol w:w="3300"/>
            <w:gridCol w:w="650"/>
          </w:tblGrid>
        </w:tblGridChange>
      </w:tblGrid>
      <w:tr>
        <w:trPr>
          <w:cantSplit w:val="1"/>
          <w:tblHeader w:val="1"/>
        </w:trPr>
        <w:tc>
          <w:tcPr>
            <w:gridSpan w:val="2"/>
            <w:tcMar>
              <w:top w:w="30.0" w:type="dxa"/>
              <w:left w:w="35.0" w:type="dxa"/>
              <w:bottom w:w="30.0" w:type="dxa"/>
              <w:right w:w="35.0" w:type="dxa"/>
            </w:tcMar>
          </w:tcPr>
          <w:p w:rsidR="00000000" w:rsidDel="00000000" w:rsidP="00000000" w:rsidRDefault="00000000" w:rsidRPr="00000000" w14:paraId="0000036A">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0"/>
                <w:szCs w:val="20"/>
                <w:rtl w:val="0"/>
              </w:rPr>
              <w:t xml:space="preserve">Elemen</w:t>
              <w:br w:type="textWrapping"/>
              <w:t xml:space="preserve">Kompetensi</w:t>
            </w:r>
            <w:r w:rsidDel="00000000" w:rsidR="00000000" w:rsidRPr="00000000">
              <w:rPr>
                <w:rtl w:val="0"/>
              </w:rPr>
            </w:r>
          </w:p>
        </w:tc>
        <w:tc>
          <w:tcPr>
            <w:gridSpan w:val="2"/>
            <w:tcMar>
              <w:top w:w="30.0" w:type="dxa"/>
              <w:left w:w="35.0" w:type="dxa"/>
              <w:bottom w:w="30.0" w:type="dxa"/>
              <w:right w:w="35.0" w:type="dxa"/>
            </w:tcMar>
          </w:tcPr>
          <w:p w:rsidR="00000000" w:rsidDel="00000000" w:rsidP="00000000" w:rsidRDefault="00000000" w:rsidRPr="00000000" w14:paraId="0000036C">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0"/>
                <w:szCs w:val="20"/>
                <w:rtl w:val="0"/>
              </w:rPr>
              <w:t xml:space="preserve">Kriteria</w:t>
              <w:br w:type="textWrapping"/>
              <w:t xml:space="preserve">Unjuk Kerja</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36E">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0"/>
                <w:szCs w:val="20"/>
                <w:rtl w:val="0"/>
              </w:rPr>
              <w:t xml:space="preserve">Indikator</w:t>
              <w:br w:type="textWrapping"/>
              <w:t xml:space="preserve">Unjuk Kerja</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36F">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0"/>
                <w:szCs w:val="20"/>
                <w:rtl w:val="0"/>
              </w:rPr>
              <w:t xml:space="preserve">Pengetahuan</w:t>
            </w:r>
            <w:r w:rsidDel="00000000" w:rsidR="00000000" w:rsidRPr="00000000">
              <w:rPr>
                <w:rtl w:val="0"/>
              </w:rPr>
            </w:r>
          </w:p>
        </w:tc>
        <w:tc>
          <w:tcPr>
            <w:gridSpan w:val="2"/>
            <w:tcMar>
              <w:top w:w="30.0" w:type="dxa"/>
              <w:left w:w="35.0" w:type="dxa"/>
              <w:bottom w:w="30.0" w:type="dxa"/>
              <w:right w:w="35.0" w:type="dxa"/>
            </w:tcMar>
          </w:tcPr>
          <w:p w:rsidR="00000000" w:rsidDel="00000000" w:rsidP="00000000" w:rsidRDefault="00000000" w:rsidRPr="00000000" w14:paraId="00000370">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0"/>
                <w:szCs w:val="20"/>
                <w:rtl w:val="0"/>
              </w:rPr>
              <w:t xml:space="preserve">Keterampilan</w:t>
              <w:br w:type="textWrapping"/>
              <w:t xml:space="preserve">dan Sikap</w:t>
            </w:r>
            <w:r w:rsidDel="00000000" w:rsidR="00000000" w:rsidRPr="00000000">
              <w:rPr>
                <w:rtl w:val="0"/>
              </w:rPr>
            </w:r>
          </w:p>
        </w:tc>
        <w:tc>
          <w:tcPr>
            <w:tcMar>
              <w:top w:w="30.0" w:type="dxa"/>
              <w:left w:w="5.0" w:type="dxa"/>
              <w:bottom w:w="30.0" w:type="dxa"/>
              <w:right w:w="5.0" w:type="dxa"/>
            </w:tcMar>
          </w:tcPr>
          <w:p w:rsidR="00000000" w:rsidDel="00000000" w:rsidP="00000000" w:rsidRDefault="00000000" w:rsidRPr="00000000" w14:paraId="00000372">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16"/>
                <w:szCs w:val="16"/>
                <w:rtl w:val="0"/>
              </w:rPr>
              <w:t xml:space="preserve">Durasi</w:t>
            </w:r>
            <w:r w:rsidDel="00000000" w:rsidR="00000000" w:rsidRPr="00000000">
              <w:rPr>
                <w:rtl w:val="0"/>
              </w:rPr>
            </w:r>
          </w:p>
        </w:tc>
      </w:tr>
      <w:tr>
        <w:trPr>
          <w:cantSplit w:val="1"/>
          <w:tblHeader w:val="0"/>
          <w:trPrChange w:author="hanifah nurawaliah" w:id="55" w:date="2026-08-29T05:05:15Z">
            <w:trPr>
              <w:cantSplit w:val="1"/>
              <w:tblHeader w:val="0"/>
            </w:trPr>
          </w:trPrChange>
        </w:trPr>
        <w:tc>
          <w:tcPr>
            <w:vMerge w:val="restart"/>
            <w:tcMar>
              <w:top w:w="30.0" w:type="dxa"/>
              <w:left w:w="35.0" w:type="dxa"/>
              <w:bottom w:w="30.0" w:type="dxa"/>
              <w:right w:w="35.0" w:type="dxa"/>
            </w:tcMar>
          </w:tcPr>
          <w:p w:rsidR="00000000" w:rsidDel="00000000" w:rsidP="00000000" w:rsidRDefault="00000000" w:rsidRPr="00000000" w14:paraId="00000373">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1.</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374">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Melakukan pekerjaan persiapan</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375">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1.1</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376">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Alat Pelindung Diri (APD) diidentifikasi sesuai dengan kebutuhan.</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377">
            <w:pPr>
              <w:rPr/>
            </w:pPr>
            <w:ins w:author="hanifah nurawaliah" w:id="53" w:date="2026-08-29T05:03:07Z">
              <w:r w:rsidDel="00000000" w:rsidR="00000000" w:rsidRPr="00000000">
                <w:rPr>
                  <w:rFonts w:ascii="Bookman Old Style" w:cs="Bookman Old Style" w:eastAsia="Bookman Old Style" w:hAnsi="Bookman Old Style"/>
                  <w:rtl w:val="0"/>
                  <w:rPrChange w:author="hanifah nurawaliah" w:id="54" w:date="2026-08-29T05:03:07Z">
                    <w:rPr>
                      <w:rFonts w:ascii="Bookman Old Style" w:cs="Bookman Old Style" w:eastAsia="Bookman Old Style" w:hAnsi="Bookman Old Style"/>
                      <w:sz w:val="24"/>
                      <w:szCs w:val="24"/>
                    </w:rPr>
                  </w:rPrChange>
                </w:rPr>
                <w:t xml:space="preserve">Dilaksanakannya pekerjaan persiapan penanganan abu/residu pada insinerator melalui identifikasi APD, diagram kerja dan prinsip penanganan abu/residu serta koordinasi kesiapan pengoperasian dengan pihak terkait secara cermat dan taat mengikuti prosedur.</w:t>
              </w:r>
              <w:r w:rsidDel="00000000" w:rsidR="00000000" w:rsidRPr="00000000">
                <w:rPr>
                  <w:rtl w:val="0"/>
                  <w:rPrChange w:author="hanifah nurawaliah" w:id="54" w:date="2026-08-29T05:03:07Z">
                    <w:rPr>
                      <w:rFonts w:ascii="Bookman Old Style" w:cs="Bookman Old Style" w:eastAsia="Bookman Old Style" w:hAnsi="Bookman Old Style"/>
                      <w:sz w:val="24"/>
                      <w:szCs w:val="24"/>
                    </w:rPr>
                  </w:rPrChange>
                </w:rPr>
                <w:t xml:space="preserve"> </w:t>
              </w:r>
            </w:ins>
            <w:del w:author="hanifah nurawaliah" w:id="53" w:date="2026-08-29T05:03:07Z">
              <w:r w:rsidDel="00000000" w:rsidR="00000000" w:rsidRPr="00000000">
                <w:rPr>
                  <w:rtl w:val="0"/>
                  <w:rPrChange w:author="hanifah nurawaliah" w:id="54" w:date="2026-08-29T05:03:07Z">
                    <w:rPr>
                      <w:rFonts w:ascii="Bookman Old Style" w:cs="Bookman Old Style" w:eastAsia="Bookman Old Style" w:hAnsi="Bookman Old Style"/>
                      <w:sz w:val="20"/>
                      <w:szCs w:val="20"/>
                    </w:rPr>
                  </w:rPrChange>
                </w:rPr>
                <w:delText xml:space="preserve">Teridentifikasinya APD, diagram kerja, dan prinsip penanganan abu/residu serta terkoordinasikannya kesiapan operasi sesuai prosedur secara cermat.</w:delText>
              </w:r>
            </w:del>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Change w:author="hanifah nurawaliah" w:id="55" w:date="2026-08-29T05:05:15Z">
              <w:tcPr>
                <w:tcMar>
                  <w:top w:w="30.0" w:type="dxa"/>
                  <w:left w:w="35.0" w:type="dxa"/>
                  <w:bottom w:w="30.0" w:type="dxa"/>
                  <w:right w:w="35.0" w:type="dxa"/>
                </w:tcMar>
              </w:tcPr>
            </w:tcPrChange>
          </w:tcPr>
          <w:p w:rsidR="00000000" w:rsidDel="00000000" w:rsidP="00000000" w:rsidRDefault="00000000" w:rsidRPr="00000000" w14:paraId="00000378">
            <w:pPr>
              <w:spacing w:after="160" w:lineRule="auto"/>
              <w:ind w:left="1500" w:right="60" w:hanging="540"/>
              <w:jc w:val="both"/>
              <w:rPr>
                <w:ins w:author="hanifah nurawaliah" w:id="56" w:date="2026-08-29T05:05:15Z"/>
                <w:rFonts w:ascii="Bookman Old Style" w:cs="Bookman Old Style" w:eastAsia="Bookman Old Style" w:hAnsi="Bookman Old Style"/>
                <w:rPrChange w:author="hanifah nurawaliah" w:id="55" w:date="2026-08-29T05:05:15Z">
                  <w:rPr/>
                </w:rPrChange>
              </w:rPr>
            </w:pPr>
            <w:ins w:author="hanifah nurawaliah" w:id="56" w:date="2026-08-29T05:05:15Z">
              <w:r w:rsidDel="00000000" w:rsidR="00000000" w:rsidRPr="00000000">
                <w:rPr>
                  <w:rFonts w:ascii="Bookman Old Style" w:cs="Bookman Old Style" w:eastAsia="Bookman Old Style" w:hAnsi="Bookman Old Style"/>
                  <w:rtl w:val="0"/>
                  <w:rPrChange w:author="hanifah nurawaliah" w:id="55" w:date="2026-08-29T05:05:15Z">
                    <w:rPr/>
                  </w:rPrChange>
                </w:rPr>
                <w:t xml:space="preserve">Penjelasan tentang:</w:t>
              </w:r>
            </w:ins>
          </w:p>
          <w:p w:rsidR="00000000" w:rsidDel="00000000" w:rsidP="00000000" w:rsidRDefault="00000000" w:rsidRPr="00000000" w14:paraId="00000379">
            <w:pPr>
              <w:spacing w:after="120" w:lineRule="auto"/>
              <w:ind w:left="1500" w:right="60" w:hanging="540"/>
              <w:jc w:val="both"/>
              <w:rPr>
                <w:ins w:author="hanifah nurawaliah" w:id="56" w:date="2026-08-29T05:05:15Z"/>
                <w:rFonts w:ascii="Bookman Old Style" w:cs="Bookman Old Style" w:eastAsia="Bookman Old Style" w:hAnsi="Bookman Old Style"/>
                <w:rPrChange w:author="hanifah nurawaliah" w:id="55" w:date="2026-08-29T05:05:15Z">
                  <w:rPr/>
                </w:rPrChange>
              </w:rPr>
            </w:pPr>
            <w:ins w:author="hanifah nurawaliah" w:id="56" w:date="2026-08-29T05:05:15Z">
              <w:r w:rsidDel="00000000" w:rsidR="00000000" w:rsidRPr="00000000">
                <w:rPr>
                  <w:rFonts w:ascii="Bookman Old Style" w:cs="Bookman Old Style" w:eastAsia="Bookman Old Style" w:hAnsi="Bookman Old Style"/>
                  <w:rtl w:val="0"/>
                  <w:rPrChange w:author="hanifah nurawaliah" w:id="55" w:date="2026-08-29T05:05:15Z">
                    <w:rPr/>
                  </w:rPrChange>
                </w:rPr>
                <w:t xml:space="preserve">1.1</w:t>
              </w:r>
              <w:r w:rsidDel="00000000" w:rsidR="00000000" w:rsidRPr="00000000">
                <w:rPr>
                  <w:rFonts w:ascii="Times New Roman" w:cs="Times New Roman" w:eastAsia="Times New Roman" w:hAnsi="Times New Roman"/>
                  <w:sz w:val="14"/>
                  <w:szCs w:val="14"/>
                  <w:rtl w:val="0"/>
                  <w:rPrChange w:author="hanifah nurawaliah" w:id="55" w:date="2026-08-29T05:05:15Z">
                    <w:rPr/>
                  </w:rPrChange>
                </w:rPr>
                <w:t xml:space="preserve">     </w:t>
              </w:r>
              <w:r w:rsidDel="00000000" w:rsidR="00000000" w:rsidRPr="00000000">
                <w:rPr>
                  <w:rFonts w:ascii="Bookman Old Style" w:cs="Bookman Old Style" w:eastAsia="Bookman Old Style" w:hAnsi="Bookman Old Style"/>
                  <w:rtl w:val="0"/>
                  <w:rPrChange w:author="hanifah nurawaliah" w:id="55" w:date="2026-08-29T05:05:15Z">
                    <w:rPr/>
                  </w:rPrChange>
                </w:rPr>
                <w:t xml:space="preserve">Jenis dan fungsi APD untuk penanganan abu/residu (</w:t>
              </w:r>
              <w:r w:rsidDel="00000000" w:rsidR="00000000" w:rsidRPr="00000000">
                <w:rPr>
                  <w:rFonts w:ascii="Bookman Old Style" w:cs="Bookman Old Style" w:eastAsia="Bookman Old Style" w:hAnsi="Bookman Old Style"/>
                  <w:i w:val="1"/>
                  <w:iCs w:val="1"/>
                  <w:rtl w:val="0"/>
                  <w:rPrChange w:author="hanifah nurawaliah" w:id="55" w:date="2026-08-29T05:05:15Z">
                    <w:rPr/>
                  </w:rPrChange>
                </w:rPr>
                <w:t xml:space="preserve">bottom ash &amp; fly ash</w:t>
              </w:r>
              <w:r w:rsidDel="00000000" w:rsidR="00000000" w:rsidRPr="00000000">
                <w:rPr>
                  <w:rFonts w:ascii="Bookman Old Style" w:cs="Bookman Old Style" w:eastAsia="Bookman Old Style" w:hAnsi="Bookman Old Style"/>
                  <w:rtl w:val="0"/>
                  <w:rPrChange w:author="hanifah nurawaliah" w:id="55" w:date="2026-08-29T05:05:15Z">
                    <w:rPr/>
                  </w:rPrChange>
                </w:rPr>
                <w:t xml:space="preserve">) serta prosedur K3 di area insinerator.</w:t>
              </w:r>
            </w:ins>
          </w:p>
          <w:p w:rsidR="00000000" w:rsidDel="00000000" w:rsidP="00000000" w:rsidRDefault="00000000" w:rsidRPr="00000000" w14:paraId="0000037A">
            <w:pPr>
              <w:spacing w:after="120" w:lineRule="auto"/>
              <w:ind w:left="1500" w:right="60" w:hanging="540"/>
              <w:jc w:val="both"/>
              <w:rPr>
                <w:ins w:author="hanifah nurawaliah" w:id="56" w:date="2026-08-29T05:05:15Z"/>
                <w:rFonts w:ascii="Bookman Old Style" w:cs="Bookman Old Style" w:eastAsia="Bookman Old Style" w:hAnsi="Bookman Old Style"/>
                <w:rPrChange w:author="hanifah nurawaliah" w:id="55" w:date="2026-08-29T05:05:15Z">
                  <w:rPr/>
                </w:rPrChange>
              </w:rPr>
            </w:pPr>
            <w:ins w:author="hanifah nurawaliah" w:id="56" w:date="2026-08-29T05:05:15Z">
              <w:r w:rsidDel="00000000" w:rsidR="00000000" w:rsidRPr="00000000">
                <w:rPr>
                  <w:rFonts w:ascii="Bookman Old Style" w:cs="Bookman Old Style" w:eastAsia="Bookman Old Style" w:hAnsi="Bookman Old Style"/>
                  <w:rtl w:val="0"/>
                  <w:rPrChange w:author="hanifah nurawaliah" w:id="55" w:date="2026-08-29T05:05:15Z">
                    <w:rPr/>
                  </w:rPrChange>
                </w:rPr>
                <w:t xml:space="preserve">1.2</w:t>
              </w:r>
              <w:r w:rsidDel="00000000" w:rsidR="00000000" w:rsidRPr="00000000">
                <w:rPr>
                  <w:rFonts w:ascii="Times New Roman" w:cs="Times New Roman" w:eastAsia="Times New Roman" w:hAnsi="Times New Roman"/>
                  <w:sz w:val="14"/>
                  <w:szCs w:val="14"/>
                  <w:rtl w:val="0"/>
                  <w:rPrChange w:author="hanifah nurawaliah" w:id="55" w:date="2026-08-29T05:05:15Z">
                    <w:rPr/>
                  </w:rPrChange>
                </w:rPr>
                <w:t xml:space="preserve">     </w:t>
              </w:r>
              <w:r w:rsidDel="00000000" w:rsidR="00000000" w:rsidRPr="00000000">
                <w:rPr>
                  <w:rFonts w:ascii="Bookman Old Style" w:cs="Bookman Old Style" w:eastAsia="Bookman Old Style" w:hAnsi="Bookman Old Style"/>
                  <w:rtl w:val="0"/>
                  <w:rPrChange w:author="hanifah nurawaliah" w:id="55" w:date="2026-08-29T05:05:15Z">
                    <w:rPr/>
                  </w:rPrChange>
                </w:rPr>
                <w:t xml:space="preserve">Diagram kerja sistem penanganan abu/residu (</w:t>
              </w:r>
              <w:r w:rsidDel="00000000" w:rsidR="00000000" w:rsidRPr="00000000">
                <w:rPr>
                  <w:rFonts w:ascii="Bookman Old Style" w:cs="Bookman Old Style" w:eastAsia="Bookman Old Style" w:hAnsi="Bookman Old Style"/>
                  <w:i w:val="1"/>
                  <w:iCs w:val="1"/>
                  <w:rtl w:val="0"/>
                  <w:rPrChange w:author="hanifah nurawaliah" w:id="55" w:date="2026-08-29T05:05:15Z">
                    <w:rPr/>
                  </w:rPrChange>
                </w:rPr>
                <w:t xml:space="preserve">bottom ash &amp; fly ash</w:t>
              </w:r>
              <w:r w:rsidDel="00000000" w:rsidR="00000000" w:rsidRPr="00000000">
                <w:rPr>
                  <w:rFonts w:ascii="Bookman Old Style" w:cs="Bookman Old Style" w:eastAsia="Bookman Old Style" w:hAnsi="Bookman Old Style"/>
                  <w:rtl w:val="0"/>
                  <w:rPrChange w:author="hanifah nurawaliah" w:id="55" w:date="2026-08-29T05:05:15Z">
                    <w:rPr/>
                  </w:rPrChange>
                </w:rPr>
                <w:t xml:space="preserve">).</w:t>
              </w:r>
            </w:ins>
          </w:p>
          <w:p w:rsidR="00000000" w:rsidDel="00000000" w:rsidP="00000000" w:rsidRDefault="00000000" w:rsidRPr="00000000" w14:paraId="0000037B">
            <w:pPr>
              <w:spacing w:after="120" w:lineRule="auto"/>
              <w:ind w:left="1500" w:right="60" w:hanging="540"/>
              <w:jc w:val="both"/>
              <w:rPr>
                <w:ins w:author="hanifah nurawaliah" w:id="56" w:date="2026-08-29T05:05:15Z"/>
                <w:rFonts w:ascii="Bookman Old Style" w:cs="Bookman Old Style" w:eastAsia="Bookman Old Style" w:hAnsi="Bookman Old Style"/>
                <w:rPrChange w:author="hanifah nurawaliah" w:id="55" w:date="2026-08-29T05:05:15Z">
                  <w:rPr/>
                </w:rPrChange>
              </w:rPr>
            </w:pPr>
            <w:ins w:author="hanifah nurawaliah" w:id="56" w:date="2026-08-29T05:05:15Z">
              <w:r w:rsidDel="00000000" w:rsidR="00000000" w:rsidRPr="00000000">
                <w:rPr>
                  <w:rFonts w:ascii="Bookman Old Style" w:cs="Bookman Old Style" w:eastAsia="Bookman Old Style" w:hAnsi="Bookman Old Style"/>
                  <w:rtl w:val="0"/>
                  <w:rPrChange w:author="hanifah nurawaliah" w:id="55" w:date="2026-08-29T05:05:15Z">
                    <w:rPr/>
                  </w:rPrChange>
                </w:rPr>
                <w:t xml:space="preserve">1.3</w:t>
              </w:r>
              <w:r w:rsidDel="00000000" w:rsidR="00000000" w:rsidRPr="00000000">
                <w:rPr>
                  <w:rFonts w:ascii="Times New Roman" w:cs="Times New Roman" w:eastAsia="Times New Roman" w:hAnsi="Times New Roman"/>
                  <w:sz w:val="14"/>
                  <w:szCs w:val="14"/>
                  <w:rtl w:val="0"/>
                  <w:rPrChange w:author="hanifah nurawaliah" w:id="55" w:date="2026-08-29T05:05:15Z">
                    <w:rPr/>
                  </w:rPrChange>
                </w:rPr>
                <w:t xml:space="preserve">     </w:t>
              </w:r>
              <w:r w:rsidDel="00000000" w:rsidR="00000000" w:rsidRPr="00000000">
                <w:rPr>
                  <w:rFonts w:ascii="Bookman Old Style" w:cs="Bookman Old Style" w:eastAsia="Bookman Old Style" w:hAnsi="Bookman Old Style"/>
                  <w:rtl w:val="0"/>
                  <w:rPrChange w:author="hanifah nurawaliah" w:id="55" w:date="2026-08-29T05:05:15Z">
                    <w:rPr/>
                  </w:rPrChange>
                </w:rPr>
                <w:t xml:space="preserve">Prinsip penanganan dan dasar proses kimia anorganik pada abu insinerator.</w:t>
              </w:r>
            </w:ins>
          </w:p>
          <w:p w:rsidR="00000000" w:rsidDel="00000000" w:rsidP="00000000" w:rsidRDefault="00000000" w:rsidRPr="00000000" w14:paraId="0000037C">
            <w:pPr>
              <w:rPr>
                <w:del w:author="hanifah nurawaliah" w:id="56" w:date="2026-08-29T05:05:15Z"/>
                <w:rFonts w:ascii="Bookman Old Style" w:cs="Bookman Old Style" w:eastAsia="Bookman Old Style" w:hAnsi="Bookman Old Style"/>
                <w:rPrChange w:author="hanifah nurawaliah" w:id="55" w:date="2026-08-29T05:05:15Z">
                  <w:rPr/>
                </w:rPrChange>
              </w:rPr>
            </w:pPr>
            <w:ins w:author="hanifah nurawaliah" w:id="56" w:date="2026-08-29T05:05:15Z">
              <w:r w:rsidDel="00000000" w:rsidR="00000000" w:rsidRPr="00000000">
                <w:rPr>
                  <w:rFonts w:ascii="Bookman Old Style" w:cs="Bookman Old Style" w:eastAsia="Bookman Old Style" w:hAnsi="Bookman Old Style"/>
                  <w:rtl w:val="0"/>
                  <w:rPrChange w:author="hanifah nurawaliah" w:id="55" w:date="2026-08-29T05:05:15Z">
                    <w:rPr/>
                  </w:rPrChange>
                </w:rPr>
                <w:t xml:space="preserve">1.4</w:t>
              </w:r>
              <w:r w:rsidDel="00000000" w:rsidR="00000000" w:rsidRPr="00000000">
                <w:rPr>
                  <w:rFonts w:ascii="Times New Roman" w:cs="Times New Roman" w:eastAsia="Times New Roman" w:hAnsi="Times New Roman"/>
                  <w:sz w:val="14"/>
                  <w:szCs w:val="14"/>
                  <w:rtl w:val="0"/>
                  <w:rPrChange w:author="hanifah nurawaliah" w:id="55" w:date="2026-08-29T05:05:15Z">
                    <w:rPr/>
                  </w:rPrChange>
                </w:rPr>
                <w:t xml:space="preserve">     </w:t>
              </w:r>
              <w:r w:rsidDel="00000000" w:rsidR="00000000" w:rsidRPr="00000000">
                <w:rPr>
                  <w:rFonts w:ascii="Bookman Old Style" w:cs="Bookman Old Style" w:eastAsia="Bookman Old Style" w:hAnsi="Bookman Old Style"/>
                  <w:rtl w:val="0"/>
                  <w:rPrChange w:author="hanifah nurawaliah" w:id="55" w:date="2026-08-29T05:05:15Z">
                    <w:rPr/>
                  </w:rPrChange>
                </w:rPr>
                <w:t xml:space="preserve">Prosedur koordinasi dan komunikasi lintas fungsi di fasilitas insinerator.</w:t>
              </w:r>
            </w:ins>
            <w:del w:author="hanifah nurawaliah" w:id="56" w:date="2026-08-29T05:05:15Z">
              <w:r w:rsidDel="00000000" w:rsidR="00000000" w:rsidRPr="00000000">
                <w:rPr>
                  <w:rFonts w:ascii="Bookman Old Style" w:cs="Bookman Old Style" w:eastAsia="Bookman Old Style" w:hAnsi="Bookman Old Style"/>
                  <w:rtl w:val="0"/>
                  <w:rPrChange w:author="hanifah nurawaliah" w:id="55" w:date="2026-08-29T05:05:15Z">
                    <w:rPr>
                      <w:rFonts w:ascii="Bookman Old Style" w:cs="Bookman Old Style" w:eastAsia="Bookman Old Style" w:hAnsi="Bookman Old Style"/>
                      <w:sz w:val="20"/>
                      <w:szCs w:val="20"/>
                    </w:rPr>
                  </w:rPrChange>
                </w:rPr>
                <w:delText xml:space="preserve">Penjelasan tentang:</w:delText>
              </w:r>
              <w:r w:rsidDel="00000000" w:rsidR="00000000" w:rsidRPr="00000000">
                <w:rPr>
                  <w:rtl w:val="0"/>
                </w:rPr>
              </w:r>
            </w:del>
          </w:p>
          <w:p w:rsidR="00000000" w:rsidDel="00000000" w:rsidP="00000000" w:rsidRDefault="00000000" w:rsidRPr="00000000" w14:paraId="0000037D">
            <w:pPr>
              <w:rPr>
                <w:del w:author="hanifah nurawaliah" w:id="56" w:date="2026-08-29T05:05:15Z"/>
                <w:rFonts w:ascii="Bookman Old Style" w:cs="Bookman Old Style" w:eastAsia="Bookman Old Style" w:hAnsi="Bookman Old Style"/>
                <w:rPrChange w:author="hanifah nurawaliah" w:id="55" w:date="2026-08-29T05:05:15Z">
                  <w:rPr/>
                </w:rPrChange>
              </w:rPr>
            </w:pPr>
            <w:del w:author="hanifah nurawaliah" w:id="56" w:date="2026-08-29T05:05:15Z">
              <w:r w:rsidDel="00000000" w:rsidR="00000000" w:rsidRPr="00000000">
                <w:rPr>
                  <w:rFonts w:ascii="Bookman Old Style" w:cs="Bookman Old Style" w:eastAsia="Bookman Old Style" w:hAnsi="Bookman Old Style"/>
                  <w:rtl w:val="0"/>
                  <w:rPrChange w:author="hanifah nurawaliah" w:id="55" w:date="2026-08-29T05:05:15Z">
                    <w:rPr>
                      <w:rFonts w:ascii="Bookman Old Style" w:cs="Bookman Old Style" w:eastAsia="Bookman Old Style" w:hAnsi="Bookman Old Style"/>
                      <w:sz w:val="20"/>
                      <w:szCs w:val="20"/>
                    </w:rPr>
                  </w:rPrChange>
                </w:rPr>
                <w:delText xml:space="preserve">1. Prosedur K3 dan penggunaan APD</w:delText>
              </w:r>
              <w:r w:rsidDel="00000000" w:rsidR="00000000" w:rsidRPr="00000000">
                <w:rPr>
                  <w:rtl w:val="0"/>
                </w:rPr>
              </w:r>
            </w:del>
          </w:p>
          <w:p w:rsidR="00000000" w:rsidDel="00000000" w:rsidP="00000000" w:rsidRDefault="00000000" w:rsidRPr="00000000" w14:paraId="0000037E">
            <w:pPr>
              <w:rPr>
                <w:del w:author="hanifah nurawaliah" w:id="56" w:date="2026-08-29T05:05:15Z"/>
                <w:rFonts w:ascii="Bookman Old Style" w:cs="Bookman Old Style" w:eastAsia="Bookman Old Style" w:hAnsi="Bookman Old Style"/>
                <w:rPrChange w:author="hanifah nurawaliah" w:id="55" w:date="2026-08-29T05:05:15Z">
                  <w:rPr/>
                </w:rPrChange>
              </w:rPr>
            </w:pPr>
            <w:del w:author="hanifah nurawaliah" w:id="56" w:date="2026-08-29T05:05:15Z">
              <w:r w:rsidDel="00000000" w:rsidR="00000000" w:rsidRPr="00000000">
                <w:rPr>
                  <w:rFonts w:ascii="Bookman Old Style" w:cs="Bookman Old Style" w:eastAsia="Bookman Old Style" w:hAnsi="Bookman Old Style"/>
                  <w:rtl w:val="0"/>
                  <w:rPrChange w:author="hanifah nurawaliah" w:id="55" w:date="2026-08-29T05:05:15Z">
                    <w:rPr>
                      <w:rFonts w:ascii="Bookman Old Style" w:cs="Bookman Old Style" w:eastAsia="Bookman Old Style" w:hAnsi="Bookman Old Style"/>
                      <w:sz w:val="20"/>
                      <w:szCs w:val="20"/>
                    </w:rPr>
                  </w:rPrChange>
                </w:rPr>
                <w:delText xml:space="preserve">2. Diagram kerja dan prinsip penanganan abu/residu</w:delText>
              </w:r>
              <w:r w:rsidDel="00000000" w:rsidR="00000000" w:rsidRPr="00000000">
                <w:rPr>
                  <w:rtl w:val="0"/>
                </w:rPr>
              </w:r>
            </w:del>
          </w:p>
          <w:p w:rsidR="00000000" w:rsidDel="00000000" w:rsidP="00000000" w:rsidRDefault="00000000" w:rsidRPr="00000000" w14:paraId="0000037F">
            <w:pPr>
              <w:rPr>
                <w:del w:author="hanifah nurawaliah" w:id="56" w:date="2026-08-29T05:05:15Z"/>
                <w:rFonts w:ascii="Bookman Old Style" w:cs="Bookman Old Style" w:eastAsia="Bookman Old Style" w:hAnsi="Bookman Old Style"/>
                <w:rPrChange w:author="hanifah nurawaliah" w:id="55" w:date="2026-08-29T05:05:15Z">
                  <w:rPr/>
                </w:rPrChange>
              </w:rPr>
            </w:pPr>
            <w:del w:author="hanifah nurawaliah" w:id="56" w:date="2026-08-29T05:05:15Z">
              <w:r w:rsidDel="00000000" w:rsidR="00000000" w:rsidRPr="00000000">
                <w:rPr>
                  <w:rFonts w:ascii="Bookman Old Style" w:cs="Bookman Old Style" w:eastAsia="Bookman Old Style" w:hAnsi="Bookman Old Style"/>
                  <w:rtl w:val="0"/>
                  <w:rPrChange w:author="hanifah nurawaliah" w:id="55" w:date="2026-08-29T05:05:15Z">
                    <w:rPr>
                      <w:rFonts w:ascii="Bookman Old Style" w:cs="Bookman Old Style" w:eastAsia="Bookman Old Style" w:hAnsi="Bookman Old Style"/>
                      <w:sz w:val="20"/>
                      <w:szCs w:val="20"/>
                    </w:rPr>
                  </w:rPrChange>
                </w:rPr>
                <w:delText xml:space="preserve">3. Penanganan bahan berbahaya dan beracun (B3)</w:delText>
              </w:r>
              <w:r w:rsidDel="00000000" w:rsidR="00000000" w:rsidRPr="00000000">
                <w:rPr>
                  <w:rtl w:val="0"/>
                </w:rPr>
              </w:r>
            </w:del>
          </w:p>
          <w:p w:rsidR="00000000" w:rsidDel="00000000" w:rsidP="00000000" w:rsidRDefault="00000000" w:rsidRPr="00000000" w14:paraId="00000380">
            <w:pPr>
              <w:spacing w:after="120" w:lineRule="auto"/>
              <w:ind w:left="1500" w:right="60" w:hanging="540"/>
              <w:jc w:val="both"/>
              <w:rPr>
                <w:rFonts w:ascii="Bookman Old Style" w:cs="Bookman Old Style" w:eastAsia="Bookman Old Style" w:hAnsi="Bookman Old Style"/>
                <w:rPrChange w:author="hanifah nurawaliah" w:id="55" w:date="2026-08-29T05:05:15Z">
                  <w:rPr/>
                </w:rPrChange>
              </w:rPr>
              <w:pPrChange w:author="hanifah nurawaliah" w:id="0" w:date="2026-08-29T05:05:15Z">
                <w:pPr/>
              </w:pPrChange>
            </w:pPr>
            <w:del w:author="hanifah nurawaliah" w:id="56" w:date="2026-08-29T05:05:15Z">
              <w:r w:rsidDel="00000000" w:rsidR="00000000" w:rsidRPr="00000000">
                <w:rPr>
                  <w:rFonts w:ascii="Bookman Old Style" w:cs="Bookman Old Style" w:eastAsia="Bookman Old Style" w:hAnsi="Bookman Old Style"/>
                  <w:rtl w:val="0"/>
                  <w:rPrChange w:author="hanifah nurawaliah" w:id="55" w:date="2026-08-29T05:05:15Z">
                    <w:rPr>
                      <w:rFonts w:ascii="Bookman Old Style" w:cs="Bookman Old Style" w:eastAsia="Bookman Old Style" w:hAnsi="Bookman Old Style"/>
                      <w:sz w:val="20"/>
                      <w:szCs w:val="20"/>
                    </w:rPr>
                  </w:rPrChange>
                </w:rPr>
                <w:delText xml:space="preserve">4. Koordinasi kesiapan pengoperasian</w:delText>
              </w:r>
            </w:del>
            <w:r w:rsidDel="00000000" w:rsidR="00000000" w:rsidRPr="00000000">
              <w:rPr>
                <w:rtl w:val="0"/>
              </w:rPr>
            </w:r>
          </w:p>
        </w:tc>
        <w:tc>
          <w:tcPr>
            <w:tcMar>
              <w:top w:w="30.0" w:type="dxa"/>
              <w:left w:w="35.0" w:type="dxa"/>
              <w:bottom w:w="30.0" w:type="dxa"/>
              <w:right w:w="35.0" w:type="dxa"/>
            </w:tcMar>
            <w:tcPrChange w:author="hanifah nurawaliah" w:id="55" w:date="2026-08-29T05:05:15Z">
              <w:tcPr>
                <w:tcMar>
                  <w:top w:w="30.0" w:type="dxa"/>
                  <w:left w:w="35.0" w:type="dxa"/>
                  <w:bottom w:w="30.0" w:type="dxa"/>
                  <w:right w:w="35.0" w:type="dxa"/>
                </w:tcMar>
              </w:tcPr>
            </w:tcPrChange>
          </w:tcPr>
          <w:p w:rsidR="00000000" w:rsidDel="00000000" w:rsidP="00000000" w:rsidRDefault="00000000" w:rsidRPr="00000000" w14:paraId="00000381">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1.1</w:t>
            </w:r>
            <w:r w:rsidDel="00000000" w:rsidR="00000000" w:rsidRPr="00000000">
              <w:rPr>
                <w:rtl w:val="0"/>
              </w:rPr>
            </w:r>
          </w:p>
        </w:tc>
        <w:tc>
          <w:tcPr>
            <w:tcMar>
              <w:top w:w="30.0" w:type="dxa"/>
              <w:left w:w="35.0" w:type="dxa"/>
              <w:bottom w:w="30.0" w:type="dxa"/>
              <w:right w:w="35.0" w:type="dxa"/>
            </w:tcMar>
            <w:tcPrChange w:author="hanifah nurawaliah" w:id="55" w:date="2026-08-29T05:05:15Z">
              <w:tcPr>
                <w:tcMar>
                  <w:top w:w="30.0" w:type="dxa"/>
                  <w:left w:w="35.0" w:type="dxa"/>
                  <w:bottom w:w="30.0" w:type="dxa"/>
                  <w:right w:w="35.0" w:type="dxa"/>
                </w:tcMar>
              </w:tcPr>
            </w:tcPrChange>
          </w:tcPr>
          <w:p w:rsidR="00000000" w:rsidDel="00000000" w:rsidP="00000000" w:rsidRDefault="00000000" w:rsidRPr="00000000" w14:paraId="00000382">
            <w:pPr>
              <w:rPr>
                <w:ins w:author="hanifah nurawaliah" w:id="58" w:date="2026-08-29T05:07:04Z"/>
                <w:rFonts w:ascii="Bookman Old Style" w:cs="Bookman Old Style" w:eastAsia="Bookman Old Style" w:hAnsi="Bookman Old Style"/>
                <w:sz w:val="20"/>
                <w:szCs w:val="20"/>
              </w:rPr>
            </w:pPr>
            <w:del w:author="hanifah nurawaliah" w:id="57" w:date="2026-08-29T05:07:02Z">
              <w:r w:rsidDel="00000000" w:rsidR="00000000" w:rsidRPr="00000000">
                <w:rPr>
                  <w:rFonts w:ascii="Bookman Old Style" w:cs="Bookman Old Style" w:eastAsia="Bookman Old Style" w:hAnsi="Bookman Old Style"/>
                  <w:sz w:val="20"/>
                  <w:szCs w:val="20"/>
                  <w:rtl w:val="0"/>
                </w:rPr>
                <w:delText xml:space="preserve">Mengidentifikasi Alat Pelindung Diri (APD) sesuai dengan kebutuhan secara cermat dan taat mengikuti prosedur</w:delText>
              </w:r>
            </w:del>
            <w:r w:rsidDel="00000000" w:rsidR="00000000" w:rsidRPr="00000000">
              <w:rPr>
                <w:rFonts w:ascii="Bookman Old Style" w:cs="Bookman Old Style" w:eastAsia="Bookman Old Style" w:hAnsi="Bookman Old Style"/>
                <w:sz w:val="20"/>
                <w:szCs w:val="20"/>
                <w:rtl w:val="0"/>
              </w:rPr>
              <w:t xml:space="preserve">.</w:t>
            </w:r>
            <w:ins w:author="hanifah nurawaliah" w:id="58" w:date="2026-08-29T05:07:04Z">
              <w:r w:rsidDel="00000000" w:rsidR="00000000" w:rsidRPr="00000000">
                <w:rPr>
                  <w:rtl w:val="0"/>
                </w:rPr>
              </w:r>
            </w:ins>
          </w:p>
          <w:p w:rsidR="00000000" w:rsidDel="00000000" w:rsidP="00000000" w:rsidRDefault="00000000" w:rsidRPr="00000000" w14:paraId="00000383">
            <w:pPr>
              <w:rPr>
                <w:rFonts w:ascii="Bookman Old Style" w:cs="Bookman Old Style" w:eastAsia="Bookman Old Style" w:hAnsi="Bookman Old Style"/>
                <w:sz w:val="20"/>
                <w:szCs w:val="20"/>
                <w:rPrChange w:author="hanifah nurawaliah" w:id="59" w:date="2026-08-29T05:07:04Z">
                  <w:rPr/>
                </w:rPrChange>
              </w:rPr>
            </w:pPr>
            <w:ins w:author="hanifah nurawaliah" w:id="58" w:date="2026-08-29T05:07:04Z">
              <w:r w:rsidDel="00000000" w:rsidR="00000000" w:rsidRPr="00000000">
                <w:rPr>
                  <w:rFonts w:ascii="Bookman Old Style" w:cs="Bookman Old Style" w:eastAsia="Bookman Old Style" w:hAnsi="Bookman Old Style"/>
                  <w:rtl w:val="0"/>
                  <w:rPrChange w:author="hanifah nurawaliah" w:id="59" w:date="2026-08-29T05:07:04Z">
                    <w:rPr>
                      <w:rFonts w:ascii="Bookman Old Style" w:cs="Bookman Old Style" w:eastAsia="Bookman Old Style" w:hAnsi="Bookman Old Style"/>
                      <w:sz w:val="20"/>
                      <w:szCs w:val="20"/>
                    </w:rPr>
                  </w:rPrChange>
                </w:rPr>
                <w:t xml:space="preserve">Mengidentifikasi dan menggunakan APD sesuai kebutuhan secara cermat dan taat prosedur K3.</w:t>
              </w:r>
              <w:r w:rsidDel="00000000" w:rsidR="00000000" w:rsidRPr="00000000">
                <w:rPr>
                  <w:rFonts w:ascii="Bookman Old Style" w:cs="Bookman Old Style" w:eastAsia="Bookman Old Style" w:hAnsi="Bookman Old Style"/>
                  <w:sz w:val="20"/>
                  <w:szCs w:val="20"/>
                  <w:rtl w:val="0"/>
                  <w:rPrChange w:author="hanifah nurawaliah" w:id="59" w:date="2026-08-29T05:07:04Z">
                    <w:rPr>
                      <w:rFonts w:ascii="Bookman Old Style" w:cs="Bookman Old Style" w:eastAsia="Bookman Old Style" w:hAnsi="Bookman Old Style"/>
                      <w:sz w:val="20"/>
                      <w:szCs w:val="20"/>
                    </w:rPr>
                  </w:rPrChange>
                </w:rPr>
                <w:t xml:space="preserve"> </w:t>
              </w:r>
            </w:ins>
            <w:r w:rsidDel="00000000" w:rsidR="00000000" w:rsidRPr="00000000">
              <w:rPr>
                <w:rtl w:val="0"/>
              </w:rPr>
            </w:r>
          </w:p>
        </w:tc>
        <w:tc>
          <w:tcPr>
            <w:vMerge w:val="restart"/>
            <w:tcMar>
              <w:top w:w="30.0" w:type="dxa"/>
              <w:left w:w="35.0" w:type="dxa"/>
              <w:bottom w:w="30.0" w:type="dxa"/>
              <w:right w:w="35.0" w:type="dxa"/>
            </w:tcMar>
            <w:tcPrChange w:author="hanifah nurawaliah" w:id="55" w:date="2026-08-29T05:05:15Z">
              <w:tcPr>
                <w:tcMar>
                  <w:top w:w="30.0" w:type="dxa"/>
                  <w:left w:w="35.0" w:type="dxa"/>
                  <w:bottom w:w="30.0" w:type="dxa"/>
                  <w:right w:w="35.0" w:type="dxa"/>
                </w:tcMar>
              </w:tcPr>
            </w:tcPrChange>
          </w:tcPr>
          <w:p w:rsidR="00000000" w:rsidDel="00000000" w:rsidP="00000000" w:rsidRDefault="00000000" w:rsidRPr="00000000" w14:paraId="00000384">
            <w:pPr>
              <w:jc w:val="center"/>
              <w:rPr>
                <w:rFonts w:ascii="Bookman Old Style" w:cs="Bookman Old Style" w:eastAsia="Bookman Old Style" w:hAnsi="Bookman Old Style"/>
                <w:sz w:val="24"/>
                <w:szCs w:val="24"/>
              </w:rPr>
            </w:pPr>
            <w:ins w:author="hanifah nurawaliah" w:id="60" w:date="2026-08-29T05:11:49Z">
              <w:r w:rsidDel="00000000" w:rsidR="00000000" w:rsidRPr="00000000">
                <w:rPr>
                  <w:rFonts w:ascii="Bookman Old Style" w:cs="Bookman Old Style" w:eastAsia="Bookman Old Style" w:hAnsi="Bookman Old Style"/>
                  <w:sz w:val="20"/>
                  <w:szCs w:val="20"/>
                  <w:rtl w:val="0"/>
                  <w:rPrChange w:author="hanifah nurawaliah" w:id="61" w:date="2026-08-29T05:11:49Z">
                    <w:rPr/>
                  </w:rPrChange>
                </w:rPr>
                <w:t xml:space="preserve">2</w:t>
              </w:r>
            </w:ins>
            <w:del w:author="hanifah nurawaliah" w:id="60" w:date="2026-08-29T05:11:49Z">
              <w:r w:rsidDel="00000000" w:rsidR="00000000" w:rsidRPr="00000000">
                <w:rPr>
                  <w:rFonts w:ascii="Bookman Old Style" w:cs="Bookman Old Style" w:eastAsia="Bookman Old Style" w:hAnsi="Bookman Old Style"/>
                  <w:sz w:val="20"/>
                  <w:szCs w:val="20"/>
                  <w:rtl w:val="0"/>
                </w:rPr>
                <w:delText xml:space="preserve">3</w:delText>
              </w:r>
            </w:del>
            <w:r w:rsidDel="00000000" w:rsidR="00000000" w:rsidRPr="00000000">
              <w:rPr>
                <w:rFonts w:ascii="Bookman Old Style" w:cs="Bookman Old Style" w:eastAsia="Bookman Old Style" w:hAnsi="Bookman Old Style"/>
                <w:sz w:val="20"/>
                <w:szCs w:val="20"/>
                <w:rtl w:val="0"/>
              </w:rPr>
              <w:t xml:space="preserve"> JP</w:t>
            </w:r>
            <w:r w:rsidDel="00000000" w:rsidR="00000000" w:rsidRPr="00000000">
              <w:rPr>
                <w:rtl w:val="0"/>
              </w:rPr>
            </w:r>
          </w:p>
        </w:tc>
      </w:tr>
      <w:tr>
        <w:trPr>
          <w:cantSplit w:val="1"/>
          <w:tblHeader w:val="0"/>
          <w:trPrChange w:author="hanifah nurawaliah" w:id="62" w:date="2026-08-29T05:07:22Z">
            <w:trPr>
              <w:cantSplit w:val="1"/>
              <w:tblHeader w:val="0"/>
            </w:trPr>
          </w:trPrChange>
        </w:trPr>
        <w:tc>
          <w:tcPr>
            <w:vMerge w:val="continue"/>
            <w:tcMar>
              <w:top w:w="30.0" w:type="dxa"/>
              <w:left w:w="35.0" w:type="dxa"/>
              <w:bottom w:w="30.0" w:type="dxa"/>
              <w:right w:w="35.0" w:type="dxa"/>
            </w:tcMar>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387">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1.2</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388">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Diagram kerja dan prinsip penanganan abu/residu diidentifikasi sesuai dengan prosedur.</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38B">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Change w:author="hanifah nurawaliah" w:id="62" w:date="2026-08-29T05:07:22Z">
              <w:tcPr>
                <w:tcMar>
                  <w:top w:w="30.0" w:type="dxa"/>
                  <w:left w:w="35.0" w:type="dxa"/>
                  <w:bottom w:w="30.0" w:type="dxa"/>
                  <w:right w:w="35.0" w:type="dxa"/>
                </w:tcMar>
              </w:tcPr>
            </w:tcPrChange>
          </w:tcPr>
          <w:p w:rsidR="00000000" w:rsidDel="00000000" w:rsidP="00000000" w:rsidRDefault="00000000" w:rsidRPr="00000000" w14:paraId="0000038C">
            <w:pPr>
              <w:rPr>
                <w:ins w:author="hanifah nurawaliah" w:id="63" w:date="2026-08-29T05:07:22Z"/>
                <w:del w:author="hanifah nurawaliah" w:id="63" w:date="2026-08-29T05:07:22Z"/>
                <w:rFonts w:ascii="Bookman Old Style" w:cs="Bookman Old Style" w:eastAsia="Bookman Old Style" w:hAnsi="Bookman Old Style"/>
                <w:sz w:val="20"/>
                <w:szCs w:val="20"/>
                <w:rPrChange w:author="hanifah nurawaliah" w:id="62" w:date="2026-08-29T05:07:22Z">
                  <w:rPr>
                    <w:rFonts w:ascii="Bookman Old Style" w:cs="Bookman Old Style" w:eastAsia="Bookman Old Style" w:hAnsi="Bookman Old Style"/>
                    <w:sz w:val="20"/>
                    <w:szCs w:val="20"/>
                  </w:rPr>
                </w:rPrChange>
              </w:rPr>
            </w:pPr>
            <w:ins w:author="hanifah nurawaliah" w:id="63" w:date="2026-08-29T05:07:22Z">
              <w:r w:rsidDel="00000000" w:rsidR="00000000" w:rsidRPr="00000000">
                <w:rPr>
                  <w:rFonts w:ascii="Bookman Old Style" w:cs="Bookman Old Style" w:eastAsia="Bookman Old Style" w:hAnsi="Bookman Old Style"/>
                  <w:sz w:val="20"/>
                  <w:szCs w:val="20"/>
                  <w:rtl w:val="0"/>
                  <w:rPrChange w:author="hanifah nurawaliah" w:id="62" w:date="2026-08-29T05:07:22Z">
                    <w:rPr>
                      <w:rFonts w:ascii="Bookman Old Style" w:cs="Bookman Old Style" w:eastAsia="Bookman Old Style" w:hAnsi="Bookman Old Style"/>
                      <w:sz w:val="24"/>
                      <w:szCs w:val="24"/>
                    </w:rPr>
                  </w:rPrChange>
                </w:rPr>
                <w:t xml:space="preserve">Mengidentifikasi diagram kerja dan prinsip penanganan abu/residu (</w:t>
              </w:r>
              <w:r w:rsidDel="00000000" w:rsidR="00000000" w:rsidRPr="00000000">
                <w:rPr>
                  <w:rFonts w:ascii="Bookman Old Style" w:cs="Bookman Old Style" w:eastAsia="Bookman Old Style" w:hAnsi="Bookman Old Style"/>
                  <w:i w:val="1"/>
                  <w:iCs w:val="1"/>
                  <w:sz w:val="20"/>
                  <w:szCs w:val="20"/>
                  <w:rtl w:val="0"/>
                  <w:rPrChange w:author="hanifah nurawaliah" w:id="62" w:date="2026-08-29T05:07:22Z">
                    <w:rPr>
                      <w:rFonts w:ascii="Bookman Old Style" w:cs="Bookman Old Style" w:eastAsia="Bookman Old Style" w:hAnsi="Bookman Old Style"/>
                      <w:sz w:val="24"/>
                      <w:szCs w:val="24"/>
                    </w:rPr>
                  </w:rPrChange>
                </w:rPr>
                <w:t xml:space="preserve">bottom ash &amp; fly ash</w:t>
              </w:r>
              <w:r w:rsidDel="00000000" w:rsidR="00000000" w:rsidRPr="00000000">
                <w:rPr>
                  <w:rFonts w:ascii="Bookman Old Style" w:cs="Bookman Old Style" w:eastAsia="Bookman Old Style" w:hAnsi="Bookman Old Style"/>
                  <w:sz w:val="20"/>
                  <w:szCs w:val="20"/>
                  <w:rtl w:val="0"/>
                  <w:rPrChange w:author="hanifah nurawaliah" w:id="62" w:date="2026-08-29T05:07:22Z">
                    <w:rPr>
                      <w:rFonts w:ascii="Bookman Old Style" w:cs="Bookman Old Style" w:eastAsia="Bookman Old Style" w:hAnsi="Bookman Old Style"/>
                      <w:sz w:val="24"/>
                      <w:szCs w:val="24"/>
                    </w:rPr>
                  </w:rPrChange>
                </w:rPr>
                <w:t xml:space="preserve">) sesuai prosedur secara cermat.</w:t>
              </w:r>
            </w:ins>
            <w:del w:author="hanifah nurawaliah" w:id="63" w:date="2026-08-29T05:07:22Z">
              <w:r w:rsidDel="00000000" w:rsidR="00000000" w:rsidRPr="00000000">
                <w:rPr>
                  <w:rFonts w:ascii="Bookman Old Style" w:cs="Bookman Old Style" w:eastAsia="Bookman Old Style" w:hAnsi="Bookman Old Style"/>
                  <w:sz w:val="20"/>
                  <w:szCs w:val="20"/>
                  <w:rtl w:val="0"/>
                  <w:rPrChange w:author="hanifah nurawaliah" w:id="62" w:date="2026-08-29T05:07:22Z">
                    <w:rPr>
                      <w:rFonts w:ascii="Bookman Old Style" w:cs="Bookman Old Style" w:eastAsia="Bookman Old Style" w:hAnsi="Bookman Old Style"/>
                      <w:sz w:val="20"/>
                      <w:szCs w:val="20"/>
                    </w:rPr>
                  </w:rPrChange>
                </w:rPr>
                <w:delText xml:space="preserve">Mengidentifikasi diagram kerja dan prinsip penanganan abu/residu sesuai dengan prosedur secara cermat dan taat mengikuti prosedur.</w:delText>
              </w:r>
            </w:del>
            <w:ins w:author="hanifah nurawaliah" w:id="63" w:date="2026-08-29T05:07:22Z">
              <w:del w:author="hanifah nurawaliah" w:id="63" w:date="2026-08-29T05:07:22Z">
                <w:r w:rsidDel="00000000" w:rsidR="00000000" w:rsidRPr="00000000">
                  <w:rPr>
                    <w:rtl w:val="0"/>
                  </w:rPr>
                </w:r>
              </w:del>
            </w:ins>
          </w:p>
          <w:p w:rsidR="00000000" w:rsidDel="00000000" w:rsidP="00000000" w:rsidRDefault="00000000" w:rsidRPr="00000000" w14:paraId="0000038D">
            <w:pPr>
              <w:spacing w:after="160" w:line="276" w:lineRule="auto"/>
              <w:ind w:left="420" w:firstLine="0"/>
              <w:jc w:val="both"/>
              <w:rPr>
                <w:rFonts w:ascii="Bookman Old Style" w:cs="Bookman Old Style" w:eastAsia="Bookman Old Style" w:hAnsi="Bookman Old Style"/>
                <w:sz w:val="20"/>
                <w:szCs w:val="20"/>
                <w:rPrChange w:author="hanifah nurawaliah" w:id="62" w:date="2026-08-29T05:07:22Z">
                  <w:rPr/>
                </w:rPrChange>
              </w:rPr>
              <w:pPrChange w:author="hanifah nurawaliah" w:id="0" w:date="2026-08-29T05:07:22Z">
                <w:pPr/>
              </w:pPrChange>
            </w:pPr>
            <w:r w:rsidDel="00000000" w:rsidR="00000000" w:rsidRPr="00000000">
              <w:rPr>
                <w:rtl w:val="0"/>
              </w:rPr>
            </w:r>
          </w:p>
        </w:tc>
        <w:tc>
          <w:tcPr>
            <w:vMerge w:val="continue"/>
            <w:tcMar>
              <w:top w:w="30.0" w:type="dxa"/>
              <w:left w:w="35.0" w:type="dxa"/>
              <w:bottom w:w="30.0" w:type="dxa"/>
              <w:right w:w="35.0" w:type="dxa"/>
            </w:tcMar>
            <w:tcPrChange w:author="hanifah nurawaliah" w:id="62" w:date="2026-08-29T05:07:22Z">
              <w:tcPr>
                <w:tcMar>
                  <w:top w:w="30.0" w:type="dxa"/>
                  <w:left w:w="35.0" w:type="dxa"/>
                  <w:bottom w:w="30.0" w:type="dxa"/>
                  <w:right w:w="35.0" w:type="dxa"/>
                </w:tcMar>
              </w:tcPr>
            </w:tcPrChange>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blHeader w:val="0"/>
        </w:trPr>
        <w:tc>
          <w:tcPr>
            <w:vMerge w:val="continue"/>
            <w:tcMar>
              <w:top w:w="30.0" w:type="dxa"/>
              <w:left w:w="35.0" w:type="dxa"/>
              <w:bottom w:w="30.0" w:type="dxa"/>
              <w:right w:w="35.0" w:type="dxa"/>
            </w:tcMar>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391">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1.3</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392">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Kesiapan pengoperasian penanganan abu/residu dikoordinasikan dengan pihak yang berkaitan sesuai dengan prosedur.</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395">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1.3</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396">
            <w:pPr>
              <w:rPr>
                <w:ins w:author="hanifah nurawaliah" w:id="65" w:date="2026-08-29T05:07:39Z"/>
                <w:rFonts w:ascii="Bookman Old Style" w:cs="Bookman Old Style" w:eastAsia="Bookman Old Style" w:hAnsi="Bookman Old Style"/>
                <w:sz w:val="20"/>
                <w:szCs w:val="20"/>
              </w:rPr>
            </w:pPr>
            <w:del w:author="hanifah nurawaliah" w:id="64" w:date="2026-08-29T05:07:36Z">
              <w:r w:rsidDel="00000000" w:rsidR="00000000" w:rsidRPr="00000000">
                <w:rPr>
                  <w:rFonts w:ascii="Bookman Old Style" w:cs="Bookman Old Style" w:eastAsia="Bookman Old Style" w:hAnsi="Bookman Old Style"/>
                  <w:sz w:val="20"/>
                  <w:szCs w:val="20"/>
                  <w:rtl w:val="0"/>
                </w:rPr>
                <w:delText xml:space="preserve">Mengoordinasikan kesiapan pengoperasian penanganan abu/residu dengan pihak yang berkaitan sesuai dengan prosedur secara cermat dan taat mengikuti prosedur.</w:delText>
              </w:r>
            </w:del>
            <w:ins w:author="hanifah nurawaliah" w:id="65" w:date="2026-08-29T05:07:39Z">
              <w:r w:rsidDel="00000000" w:rsidR="00000000" w:rsidRPr="00000000">
                <w:rPr>
                  <w:rtl w:val="0"/>
                </w:rPr>
              </w:r>
            </w:ins>
          </w:p>
          <w:p w:rsidR="00000000" w:rsidDel="00000000" w:rsidP="00000000" w:rsidRDefault="00000000" w:rsidRPr="00000000" w14:paraId="00000397">
            <w:pPr>
              <w:rPr>
                <w:rFonts w:ascii="Bookman Old Style" w:cs="Bookman Old Style" w:eastAsia="Bookman Old Style" w:hAnsi="Bookman Old Style"/>
                <w:sz w:val="20"/>
                <w:szCs w:val="20"/>
                <w:rPrChange w:author="hanifah nurawaliah" w:id="66" w:date="2026-08-29T05:07:39Z">
                  <w:rPr/>
                </w:rPrChange>
              </w:rPr>
            </w:pPr>
            <w:ins w:author="hanifah nurawaliah" w:id="65" w:date="2026-08-29T05:07:39Z">
              <w:r w:rsidDel="00000000" w:rsidR="00000000" w:rsidRPr="00000000">
                <w:rPr>
                  <w:rFonts w:ascii="Bookman Old Style" w:cs="Bookman Old Style" w:eastAsia="Bookman Old Style" w:hAnsi="Bookman Old Style"/>
                  <w:rtl w:val="0"/>
                  <w:rPrChange w:author="hanifah nurawaliah" w:id="66" w:date="2026-08-29T05:07:39Z">
                    <w:rPr>
                      <w:rFonts w:ascii="Bookman Old Style" w:cs="Bookman Old Style" w:eastAsia="Bookman Old Style" w:hAnsi="Bookman Old Style"/>
                      <w:sz w:val="20"/>
                      <w:szCs w:val="20"/>
                    </w:rPr>
                  </w:rPrChange>
                </w:rPr>
                <w:t xml:space="preserve">Mengoordinasikan kesiapan pengoperasian penanganan abu/residu (</w:t>
              </w:r>
              <w:r w:rsidDel="00000000" w:rsidR="00000000" w:rsidRPr="00000000">
                <w:rPr>
                  <w:rFonts w:ascii="Bookman Old Style" w:cs="Bookman Old Style" w:eastAsia="Bookman Old Style" w:hAnsi="Bookman Old Style"/>
                  <w:i w:val="1"/>
                  <w:iCs w:val="1"/>
                  <w:rtl w:val="0"/>
                  <w:rPrChange w:author="hanifah nurawaliah" w:id="66" w:date="2026-08-29T05:07:39Z">
                    <w:rPr>
                      <w:rFonts w:ascii="Bookman Old Style" w:cs="Bookman Old Style" w:eastAsia="Bookman Old Style" w:hAnsi="Bookman Old Style"/>
                      <w:sz w:val="20"/>
                      <w:szCs w:val="20"/>
                    </w:rPr>
                  </w:rPrChange>
                </w:rPr>
                <w:t xml:space="preserve">bottom ash &amp; fly ash</w:t>
              </w:r>
              <w:r w:rsidDel="00000000" w:rsidR="00000000" w:rsidRPr="00000000">
                <w:rPr>
                  <w:rFonts w:ascii="Bookman Old Style" w:cs="Bookman Old Style" w:eastAsia="Bookman Old Style" w:hAnsi="Bookman Old Style"/>
                  <w:rtl w:val="0"/>
                  <w:rPrChange w:author="hanifah nurawaliah" w:id="66" w:date="2026-08-29T05:07:39Z">
                    <w:rPr>
                      <w:rFonts w:ascii="Bookman Old Style" w:cs="Bookman Old Style" w:eastAsia="Bookman Old Style" w:hAnsi="Bookman Old Style"/>
                      <w:sz w:val="20"/>
                      <w:szCs w:val="20"/>
                    </w:rPr>
                  </w:rPrChange>
                </w:rPr>
                <w:t xml:space="preserve">) dengan pihak terkait secara taat prosedur.</w:t>
              </w:r>
              <w:r w:rsidDel="00000000" w:rsidR="00000000" w:rsidRPr="00000000">
                <w:rPr>
                  <w:rFonts w:ascii="Bookman Old Style" w:cs="Bookman Old Style" w:eastAsia="Bookman Old Style" w:hAnsi="Bookman Old Style"/>
                  <w:sz w:val="20"/>
                  <w:szCs w:val="20"/>
                  <w:rtl w:val="0"/>
                  <w:rPrChange w:author="hanifah nurawaliah" w:id="66" w:date="2026-08-29T05:07:39Z">
                    <w:rPr>
                      <w:rFonts w:ascii="Bookman Old Style" w:cs="Bookman Old Style" w:eastAsia="Bookman Old Style" w:hAnsi="Bookman Old Style"/>
                      <w:sz w:val="20"/>
                      <w:szCs w:val="20"/>
                    </w:rPr>
                  </w:rPrChange>
                </w:rPr>
                <w:t xml:space="preserve"> </w:t>
              </w:r>
            </w:ins>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blHeader w:val="0"/>
          <w:trPrChange w:author="hanifah nurawaliah" w:id="69" w:date="2026-08-29T05:04:21Z">
            <w:trPr>
              <w:cantSplit w:val="1"/>
              <w:tblHeader w:val="0"/>
            </w:trPr>
          </w:trPrChange>
        </w:trPr>
        <w:tc>
          <w:tcPr>
            <w:vMerge w:val="restart"/>
            <w:tcMar>
              <w:top w:w="30.0" w:type="dxa"/>
              <w:left w:w="35.0" w:type="dxa"/>
              <w:bottom w:w="30.0" w:type="dxa"/>
              <w:right w:w="35.0" w:type="dxa"/>
            </w:tcMar>
          </w:tcPr>
          <w:p w:rsidR="00000000" w:rsidDel="00000000" w:rsidP="00000000" w:rsidRDefault="00000000" w:rsidRPr="00000000" w14:paraId="00000399">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2.</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39A">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Menangani abu endapan (bottom ash)</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39B">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2.1</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39C">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Semua komponen sistem penanganan abu endapan (bottom ash) diperiksa kelaikan operasionalnya sesuai dengan prosedur.</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39D">
            <w:pPr>
              <w:rPr/>
            </w:pPr>
            <w:ins w:author="hanifah nurawaliah" w:id="67" w:date="2026-08-29T05:03:27Z">
              <w:r w:rsidDel="00000000" w:rsidR="00000000" w:rsidRPr="00000000">
                <w:rPr>
                  <w:rFonts w:ascii="Bookman Old Style" w:cs="Bookman Old Style" w:eastAsia="Bookman Old Style" w:hAnsi="Bookman Old Style"/>
                  <w:rtl w:val="0"/>
                  <w:rPrChange w:author="hanifah nurawaliah" w:id="68" w:date="2026-08-29T05:03:27Z">
                    <w:rPr>
                      <w:rFonts w:ascii="Bookman Old Style" w:cs="Bookman Old Style" w:eastAsia="Bookman Old Style" w:hAnsi="Bookman Old Style"/>
                      <w:sz w:val="24"/>
                      <w:szCs w:val="24"/>
                    </w:rPr>
                  </w:rPrChange>
                </w:rPr>
                <w:t xml:space="preserve">Ditanganinya Abu Endapan (</w:t>
              </w:r>
              <w:r w:rsidDel="00000000" w:rsidR="00000000" w:rsidRPr="00000000">
                <w:rPr>
                  <w:rFonts w:ascii="Bookman Old Style" w:cs="Bookman Old Style" w:eastAsia="Bookman Old Style" w:hAnsi="Bookman Old Style"/>
                  <w:i w:val="1"/>
                  <w:iCs w:val="1"/>
                  <w:rtl w:val="0"/>
                  <w:rPrChange w:author="hanifah nurawaliah" w:id="68" w:date="2026-08-29T05:03:27Z">
                    <w:rPr>
                      <w:rFonts w:ascii="Bookman Old Style" w:cs="Bookman Old Style" w:eastAsia="Bookman Old Style" w:hAnsi="Bookman Old Style"/>
                      <w:sz w:val="24"/>
                      <w:szCs w:val="24"/>
                    </w:rPr>
                  </w:rPrChange>
                </w:rPr>
                <w:t xml:space="preserve">bottom ash</w:t>
              </w:r>
              <w:r w:rsidDel="00000000" w:rsidR="00000000" w:rsidRPr="00000000">
                <w:rPr>
                  <w:rFonts w:ascii="Bookman Old Style" w:cs="Bookman Old Style" w:eastAsia="Bookman Old Style" w:hAnsi="Bookman Old Style"/>
                  <w:rtl w:val="0"/>
                  <w:rPrChange w:author="hanifah nurawaliah" w:id="68" w:date="2026-08-29T05:03:27Z">
                    <w:rPr>
                      <w:rFonts w:ascii="Bookman Old Style" w:cs="Bookman Old Style" w:eastAsia="Bookman Old Style" w:hAnsi="Bookman Old Style"/>
                      <w:sz w:val="24"/>
                      <w:szCs w:val="24"/>
                    </w:rPr>
                  </w:rPrChange>
                </w:rPr>
                <w:t xml:space="preserve">) melalui pemeriksaan kelaikan operasional komponen sistem penanganan dan pengangkutan residu menuju tempat pemrosesan akhir, secara cermat dan sesuai prosedur pengelolaan limbah yang berlaku.</w:t>
              </w:r>
              <w:r w:rsidDel="00000000" w:rsidR="00000000" w:rsidRPr="00000000">
                <w:rPr>
                  <w:rtl w:val="0"/>
                  <w:rPrChange w:author="hanifah nurawaliah" w:id="68" w:date="2026-08-29T05:03:27Z">
                    <w:rPr>
                      <w:rFonts w:ascii="Bookman Old Style" w:cs="Bookman Old Style" w:eastAsia="Bookman Old Style" w:hAnsi="Bookman Old Style"/>
                      <w:sz w:val="24"/>
                      <w:szCs w:val="24"/>
                    </w:rPr>
                  </w:rPrChange>
                </w:rPr>
                <w:t xml:space="preserve"> </w:t>
              </w:r>
            </w:ins>
            <w:del w:author="hanifah nurawaliah" w:id="67" w:date="2026-08-29T05:03:27Z">
              <w:r w:rsidDel="00000000" w:rsidR="00000000" w:rsidRPr="00000000">
                <w:rPr>
                  <w:rtl w:val="0"/>
                  <w:rPrChange w:author="hanifah nurawaliah" w:id="68" w:date="2026-08-29T05:03:27Z">
                    <w:rPr>
                      <w:rFonts w:ascii="Bookman Old Style" w:cs="Bookman Old Style" w:eastAsia="Bookman Old Style" w:hAnsi="Bookman Old Style"/>
                      <w:sz w:val="20"/>
                      <w:szCs w:val="20"/>
                    </w:rPr>
                  </w:rPrChange>
                </w:rPr>
                <w:delText xml:space="preserve">Terperiksanya kelaikan sistem penanganan bottom ash dan terangkutnya residu bottom ash ke tempat pemrosesan akhir sesuai prosedur secara cermat.</w:delText>
              </w:r>
            </w:del>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Change w:author="hanifah nurawaliah" w:id="69" w:date="2026-08-29T05:04:21Z">
              <w:tcPr>
                <w:tcMar>
                  <w:top w:w="30.0" w:type="dxa"/>
                  <w:left w:w="35.0" w:type="dxa"/>
                  <w:bottom w:w="30.0" w:type="dxa"/>
                  <w:right w:w="35.0" w:type="dxa"/>
                </w:tcMar>
              </w:tcPr>
            </w:tcPrChange>
          </w:tcPr>
          <w:p w:rsidR="00000000" w:rsidDel="00000000" w:rsidP="00000000" w:rsidRDefault="00000000" w:rsidRPr="00000000" w14:paraId="0000039E">
            <w:pPr>
              <w:spacing w:after="160" w:lineRule="auto"/>
              <w:ind w:left="1500" w:hanging="540"/>
              <w:jc w:val="both"/>
              <w:rPr>
                <w:ins w:author="hanifah nurawaliah" w:id="70" w:date="2026-08-29T05:04:21Z"/>
                <w:rFonts w:ascii="Bookman Old Style" w:cs="Bookman Old Style" w:eastAsia="Bookman Old Style" w:hAnsi="Bookman Old Style"/>
                <w:sz w:val="20"/>
                <w:szCs w:val="20"/>
                <w:rPrChange w:author="hanifah nurawaliah" w:id="69" w:date="2026-08-29T05:04:21Z">
                  <w:rPr/>
                </w:rPrChange>
              </w:rPr>
            </w:pPr>
            <w:ins w:author="hanifah nurawaliah" w:id="70" w:date="2026-08-29T05:04:21Z">
              <w:r w:rsidDel="00000000" w:rsidR="00000000" w:rsidRPr="00000000">
                <w:rPr>
                  <w:rFonts w:ascii="Bookman Old Style" w:cs="Bookman Old Style" w:eastAsia="Bookman Old Style" w:hAnsi="Bookman Old Style"/>
                  <w:sz w:val="20"/>
                  <w:szCs w:val="20"/>
                  <w:rtl w:val="0"/>
                  <w:rPrChange w:author="hanifah nurawaliah" w:id="69" w:date="2026-08-29T05:04:21Z">
                    <w:rPr/>
                  </w:rPrChange>
                </w:rPr>
                <w:t xml:space="preserve">Penjelasan tentang:</w:t>
              </w:r>
            </w:ins>
          </w:p>
          <w:p w:rsidR="00000000" w:rsidDel="00000000" w:rsidP="00000000" w:rsidRDefault="00000000" w:rsidRPr="00000000" w14:paraId="0000039F">
            <w:pPr>
              <w:spacing w:after="120" w:lineRule="auto"/>
              <w:ind w:left="1500" w:hanging="540"/>
              <w:jc w:val="both"/>
              <w:rPr>
                <w:ins w:author="hanifah nurawaliah" w:id="70" w:date="2026-08-29T05:04:21Z"/>
                <w:rFonts w:ascii="Bookman Old Style" w:cs="Bookman Old Style" w:eastAsia="Bookman Old Style" w:hAnsi="Bookman Old Style"/>
                <w:sz w:val="20"/>
                <w:szCs w:val="20"/>
                <w:rPrChange w:author="hanifah nurawaliah" w:id="69" w:date="2026-08-29T05:04:21Z">
                  <w:rPr/>
                </w:rPrChange>
              </w:rPr>
            </w:pPr>
            <w:ins w:author="hanifah nurawaliah" w:id="70" w:date="2026-08-29T05:04:21Z">
              <w:r w:rsidDel="00000000" w:rsidR="00000000" w:rsidRPr="00000000">
                <w:rPr>
                  <w:rFonts w:ascii="Bookman Old Style" w:cs="Bookman Old Style" w:eastAsia="Bookman Old Style" w:hAnsi="Bookman Old Style"/>
                  <w:sz w:val="20"/>
                  <w:szCs w:val="20"/>
                  <w:rtl w:val="0"/>
                  <w:rPrChange w:author="hanifah nurawaliah" w:id="69" w:date="2026-08-29T05:04:21Z">
                    <w:rPr/>
                  </w:rPrChange>
                </w:rPr>
                <w:t xml:space="preserve">2.1</w:t>
              </w:r>
              <w:r w:rsidDel="00000000" w:rsidR="00000000" w:rsidRPr="00000000">
                <w:rPr>
                  <w:rFonts w:ascii="Times New Roman" w:cs="Times New Roman" w:eastAsia="Times New Roman" w:hAnsi="Times New Roman"/>
                  <w:sz w:val="14"/>
                  <w:szCs w:val="14"/>
                  <w:rtl w:val="0"/>
                  <w:rPrChange w:author="hanifah nurawaliah" w:id="69" w:date="2026-08-29T05:04:21Z">
                    <w:rPr/>
                  </w:rPrChange>
                </w:rPr>
                <w:t xml:space="preserve">     </w:t>
              </w:r>
              <w:r w:rsidDel="00000000" w:rsidR="00000000" w:rsidRPr="00000000">
                <w:rPr>
                  <w:rFonts w:ascii="Bookman Old Style" w:cs="Bookman Old Style" w:eastAsia="Bookman Old Style" w:hAnsi="Bookman Old Style"/>
                  <w:sz w:val="20"/>
                  <w:szCs w:val="20"/>
                  <w:rtl w:val="0"/>
                  <w:rPrChange w:author="hanifah nurawaliah" w:id="69" w:date="2026-08-29T05:04:21Z">
                    <w:rPr/>
                  </w:rPrChange>
                </w:rPr>
                <w:t xml:space="preserve">Komponen sistem penanganan Abu Endapan (</w:t>
              </w:r>
              <w:r w:rsidDel="00000000" w:rsidR="00000000" w:rsidRPr="00000000">
                <w:rPr>
                  <w:rFonts w:ascii="Bookman Old Style" w:cs="Bookman Old Style" w:eastAsia="Bookman Old Style" w:hAnsi="Bookman Old Style"/>
                  <w:i w:val="1"/>
                  <w:iCs w:val="1"/>
                  <w:sz w:val="20"/>
                  <w:szCs w:val="20"/>
                  <w:rtl w:val="0"/>
                  <w:rPrChange w:author="hanifah nurawaliah" w:id="69" w:date="2026-08-29T05:04:21Z">
                    <w:rPr/>
                  </w:rPrChange>
                </w:rPr>
                <w:t xml:space="preserve">bottom ash</w:t>
              </w:r>
              <w:r w:rsidDel="00000000" w:rsidR="00000000" w:rsidRPr="00000000">
                <w:rPr>
                  <w:rFonts w:ascii="Bookman Old Style" w:cs="Bookman Old Style" w:eastAsia="Bookman Old Style" w:hAnsi="Bookman Old Style"/>
                  <w:sz w:val="20"/>
                  <w:szCs w:val="20"/>
                  <w:rtl w:val="0"/>
                  <w:rPrChange w:author="hanifah nurawaliah" w:id="69" w:date="2026-08-29T05:04:21Z">
                    <w:rPr/>
                  </w:rPrChange>
                </w:rPr>
                <w:t xml:space="preserve">) dan kriteria kelaikan operasionalnya.</w:t>
              </w:r>
            </w:ins>
          </w:p>
          <w:p w:rsidR="00000000" w:rsidDel="00000000" w:rsidP="00000000" w:rsidRDefault="00000000" w:rsidRPr="00000000" w14:paraId="000003A0">
            <w:pPr>
              <w:spacing w:after="120" w:lineRule="auto"/>
              <w:ind w:left="1500" w:hanging="540"/>
              <w:jc w:val="both"/>
              <w:rPr>
                <w:ins w:author="hanifah nurawaliah" w:id="70" w:date="2026-08-29T05:04:21Z"/>
                <w:rFonts w:ascii="Bookman Old Style" w:cs="Bookman Old Style" w:eastAsia="Bookman Old Style" w:hAnsi="Bookman Old Style"/>
                <w:sz w:val="20"/>
                <w:szCs w:val="20"/>
                <w:rPrChange w:author="hanifah nurawaliah" w:id="69" w:date="2026-08-29T05:04:21Z">
                  <w:rPr/>
                </w:rPrChange>
              </w:rPr>
            </w:pPr>
            <w:ins w:author="hanifah nurawaliah" w:id="70" w:date="2026-08-29T05:04:21Z">
              <w:r w:rsidDel="00000000" w:rsidR="00000000" w:rsidRPr="00000000">
                <w:rPr>
                  <w:rFonts w:ascii="Bookman Old Style" w:cs="Bookman Old Style" w:eastAsia="Bookman Old Style" w:hAnsi="Bookman Old Style"/>
                  <w:sz w:val="20"/>
                  <w:szCs w:val="20"/>
                  <w:rtl w:val="0"/>
                  <w:rPrChange w:author="hanifah nurawaliah" w:id="69" w:date="2026-08-29T05:04:21Z">
                    <w:rPr/>
                  </w:rPrChange>
                </w:rPr>
                <w:t xml:space="preserve">2.2</w:t>
              </w:r>
              <w:r w:rsidDel="00000000" w:rsidR="00000000" w:rsidRPr="00000000">
                <w:rPr>
                  <w:rFonts w:ascii="Times New Roman" w:cs="Times New Roman" w:eastAsia="Times New Roman" w:hAnsi="Times New Roman"/>
                  <w:sz w:val="14"/>
                  <w:szCs w:val="14"/>
                  <w:rtl w:val="0"/>
                  <w:rPrChange w:author="hanifah nurawaliah" w:id="69" w:date="2026-08-29T05:04:21Z">
                    <w:rPr/>
                  </w:rPrChange>
                </w:rPr>
                <w:t xml:space="preserve">     </w:t>
              </w:r>
              <w:r w:rsidDel="00000000" w:rsidR="00000000" w:rsidRPr="00000000">
                <w:rPr>
                  <w:rFonts w:ascii="Bookman Old Style" w:cs="Bookman Old Style" w:eastAsia="Bookman Old Style" w:hAnsi="Bookman Old Style"/>
                  <w:sz w:val="20"/>
                  <w:szCs w:val="20"/>
                  <w:rtl w:val="0"/>
                  <w:rPrChange w:author="hanifah nurawaliah" w:id="69" w:date="2026-08-29T05:04:21Z">
                    <w:rPr/>
                  </w:rPrChange>
                </w:rPr>
                <w:t xml:space="preserve">Karakteristik Abu Endapan (</w:t>
              </w:r>
              <w:r w:rsidDel="00000000" w:rsidR="00000000" w:rsidRPr="00000000">
                <w:rPr>
                  <w:rFonts w:ascii="Bookman Old Style" w:cs="Bookman Old Style" w:eastAsia="Bookman Old Style" w:hAnsi="Bookman Old Style"/>
                  <w:i w:val="1"/>
                  <w:iCs w:val="1"/>
                  <w:sz w:val="20"/>
                  <w:szCs w:val="20"/>
                  <w:rtl w:val="0"/>
                  <w:rPrChange w:author="hanifah nurawaliah" w:id="69" w:date="2026-08-29T05:04:21Z">
                    <w:rPr/>
                  </w:rPrChange>
                </w:rPr>
                <w:t xml:space="preserve">bottom ash</w:t>
              </w:r>
              <w:r w:rsidDel="00000000" w:rsidR="00000000" w:rsidRPr="00000000">
                <w:rPr>
                  <w:rFonts w:ascii="Bookman Old Style" w:cs="Bookman Old Style" w:eastAsia="Bookman Old Style" w:hAnsi="Bookman Old Style"/>
                  <w:sz w:val="20"/>
                  <w:szCs w:val="20"/>
                  <w:rtl w:val="0"/>
                  <w:rPrChange w:author="hanifah nurawaliah" w:id="69" w:date="2026-08-29T05:04:21Z">
                    <w:rPr/>
                  </w:rPrChange>
                </w:rPr>
                <w:t xml:space="preserve">) sebagai limbah B3.</w:t>
              </w:r>
            </w:ins>
          </w:p>
          <w:p w:rsidR="00000000" w:rsidDel="00000000" w:rsidP="00000000" w:rsidRDefault="00000000" w:rsidRPr="00000000" w14:paraId="000003A1">
            <w:pPr>
              <w:spacing w:after="120" w:lineRule="auto"/>
              <w:ind w:left="1500" w:hanging="540"/>
              <w:jc w:val="both"/>
              <w:rPr>
                <w:ins w:author="hanifah nurawaliah" w:id="70" w:date="2026-08-29T05:04:21Z"/>
                <w:rFonts w:ascii="Bookman Old Style" w:cs="Bookman Old Style" w:eastAsia="Bookman Old Style" w:hAnsi="Bookman Old Style"/>
                <w:sz w:val="20"/>
                <w:szCs w:val="20"/>
                <w:rPrChange w:author="hanifah nurawaliah" w:id="69" w:date="2026-08-29T05:04:21Z">
                  <w:rPr/>
                </w:rPrChange>
              </w:rPr>
            </w:pPr>
            <w:ins w:author="hanifah nurawaliah" w:id="70" w:date="2026-08-29T05:04:21Z">
              <w:r w:rsidDel="00000000" w:rsidR="00000000" w:rsidRPr="00000000">
                <w:rPr>
                  <w:rFonts w:ascii="Bookman Old Style" w:cs="Bookman Old Style" w:eastAsia="Bookman Old Style" w:hAnsi="Bookman Old Style"/>
                  <w:sz w:val="20"/>
                  <w:szCs w:val="20"/>
                  <w:rtl w:val="0"/>
                  <w:rPrChange w:author="hanifah nurawaliah" w:id="69" w:date="2026-08-29T05:04:21Z">
                    <w:rPr/>
                  </w:rPrChange>
                </w:rPr>
                <w:t xml:space="preserve">2.3</w:t>
              </w:r>
              <w:r w:rsidDel="00000000" w:rsidR="00000000" w:rsidRPr="00000000">
                <w:rPr>
                  <w:rFonts w:ascii="Times New Roman" w:cs="Times New Roman" w:eastAsia="Times New Roman" w:hAnsi="Times New Roman"/>
                  <w:sz w:val="14"/>
                  <w:szCs w:val="14"/>
                  <w:rtl w:val="0"/>
                  <w:rPrChange w:author="hanifah nurawaliah" w:id="69" w:date="2026-08-29T05:04:21Z">
                    <w:rPr/>
                  </w:rPrChange>
                </w:rPr>
                <w:t xml:space="preserve">     </w:t>
              </w:r>
              <w:r w:rsidDel="00000000" w:rsidR="00000000" w:rsidRPr="00000000">
                <w:rPr>
                  <w:rFonts w:ascii="Bookman Old Style" w:cs="Bookman Old Style" w:eastAsia="Bookman Old Style" w:hAnsi="Bookman Old Style"/>
                  <w:sz w:val="20"/>
                  <w:szCs w:val="20"/>
                  <w:rtl w:val="0"/>
                  <w:rPrChange w:author="hanifah nurawaliah" w:id="69" w:date="2026-08-29T05:04:21Z">
                    <w:rPr/>
                  </w:rPrChange>
                </w:rPr>
                <w:t xml:space="preserve">Prosedur pengangkutan limbah dan klasifikasi Abu Endapan (</w:t>
              </w:r>
              <w:r w:rsidDel="00000000" w:rsidR="00000000" w:rsidRPr="00000000">
                <w:rPr>
                  <w:rFonts w:ascii="Bookman Old Style" w:cs="Bookman Old Style" w:eastAsia="Bookman Old Style" w:hAnsi="Bookman Old Style"/>
                  <w:i w:val="1"/>
                  <w:iCs w:val="1"/>
                  <w:sz w:val="20"/>
                  <w:szCs w:val="20"/>
                  <w:rtl w:val="0"/>
                  <w:rPrChange w:author="hanifah nurawaliah" w:id="69" w:date="2026-08-29T05:04:21Z">
                    <w:rPr/>
                  </w:rPrChange>
                </w:rPr>
                <w:t xml:space="preserve">bottom ash</w:t>
              </w:r>
              <w:r w:rsidDel="00000000" w:rsidR="00000000" w:rsidRPr="00000000">
                <w:rPr>
                  <w:rFonts w:ascii="Bookman Old Style" w:cs="Bookman Old Style" w:eastAsia="Bookman Old Style" w:hAnsi="Bookman Old Style"/>
                  <w:sz w:val="20"/>
                  <w:szCs w:val="20"/>
                  <w:rtl w:val="0"/>
                  <w:rPrChange w:author="hanifah nurawaliah" w:id="69" w:date="2026-08-29T05:04:21Z">
                    <w:rPr/>
                  </w:rPrChange>
                </w:rPr>
                <w:t xml:space="preserve">) sesuai peraturan yang berlaku.</w:t>
              </w:r>
            </w:ins>
          </w:p>
          <w:p w:rsidR="00000000" w:rsidDel="00000000" w:rsidP="00000000" w:rsidRDefault="00000000" w:rsidRPr="00000000" w14:paraId="000003A2">
            <w:pPr>
              <w:spacing w:after="160" w:lineRule="auto"/>
              <w:ind w:left="1080" w:hanging="540"/>
              <w:jc w:val="both"/>
              <w:rPr>
                <w:ins w:author="hanifah nurawaliah" w:id="70" w:date="2026-08-29T05:04:21Z"/>
                <w:del w:author="hanifah nurawaliah" w:id="70" w:date="2026-08-29T05:04:21Z"/>
                <w:rFonts w:ascii="Bookman Old Style" w:cs="Bookman Old Style" w:eastAsia="Bookman Old Style" w:hAnsi="Bookman Old Style"/>
                <w:sz w:val="20"/>
                <w:szCs w:val="20"/>
                <w:rPrChange w:author="hanifah nurawaliah" w:id="69" w:date="2026-08-29T05:04:21Z">
                  <w:rPr/>
                </w:rPrChange>
              </w:rPr>
            </w:pPr>
            <w:ins w:author="hanifah nurawaliah" w:id="70" w:date="2026-08-29T05:04:21Z">
              <w:r w:rsidDel="00000000" w:rsidR="00000000" w:rsidRPr="00000000">
                <w:rPr>
                  <w:rFonts w:ascii="Bookman Old Style" w:cs="Bookman Old Style" w:eastAsia="Bookman Old Style" w:hAnsi="Bookman Old Style"/>
                  <w:sz w:val="20"/>
                  <w:szCs w:val="20"/>
                  <w:rtl w:val="0"/>
                  <w:rPrChange w:author="hanifah nurawaliah" w:id="69" w:date="2026-08-29T05:04:21Z">
                    <w:rPr/>
                  </w:rPrChange>
                </w:rPr>
                <w:t xml:space="preserve">2.4</w:t>
              </w:r>
              <w:r w:rsidDel="00000000" w:rsidR="00000000" w:rsidRPr="00000000">
                <w:rPr>
                  <w:rFonts w:ascii="Times New Roman" w:cs="Times New Roman" w:eastAsia="Times New Roman" w:hAnsi="Times New Roman"/>
                  <w:sz w:val="14"/>
                  <w:szCs w:val="14"/>
                  <w:rtl w:val="0"/>
                  <w:rPrChange w:author="hanifah nurawaliah" w:id="69" w:date="2026-08-29T05:04:21Z">
                    <w:rPr/>
                  </w:rPrChange>
                </w:rPr>
                <w:t xml:space="preserve">     </w:t>
              </w:r>
              <w:r w:rsidDel="00000000" w:rsidR="00000000" w:rsidRPr="00000000">
                <w:rPr>
                  <w:rFonts w:ascii="Bookman Old Style" w:cs="Bookman Old Style" w:eastAsia="Bookman Old Style" w:hAnsi="Bookman Old Style"/>
                  <w:sz w:val="20"/>
                  <w:szCs w:val="20"/>
                  <w:rtl w:val="0"/>
                  <w:rPrChange w:author="hanifah nurawaliah" w:id="69" w:date="2026-08-29T05:04:21Z">
                    <w:rPr/>
                  </w:rPrChange>
                </w:rPr>
                <w:t xml:space="preserve">Penanganan Abu Endapan (</w:t>
              </w:r>
              <w:r w:rsidDel="00000000" w:rsidR="00000000" w:rsidRPr="00000000">
                <w:rPr>
                  <w:rFonts w:ascii="Bookman Old Style" w:cs="Bookman Old Style" w:eastAsia="Bookman Old Style" w:hAnsi="Bookman Old Style"/>
                  <w:i w:val="1"/>
                  <w:iCs w:val="1"/>
                  <w:sz w:val="20"/>
                  <w:szCs w:val="20"/>
                  <w:rtl w:val="0"/>
                  <w:rPrChange w:author="hanifah nurawaliah" w:id="69" w:date="2026-08-29T05:04:21Z">
                    <w:rPr/>
                  </w:rPrChange>
                </w:rPr>
                <w:t xml:space="preserve">bottom ash</w:t>
              </w:r>
              <w:r w:rsidDel="00000000" w:rsidR="00000000" w:rsidRPr="00000000">
                <w:rPr>
                  <w:rFonts w:ascii="Bookman Old Style" w:cs="Bookman Old Style" w:eastAsia="Bookman Old Style" w:hAnsi="Bookman Old Style"/>
                  <w:sz w:val="20"/>
                  <w:szCs w:val="20"/>
                  <w:rtl w:val="0"/>
                  <w:rPrChange w:author="hanifah nurawaliah" w:id="69" w:date="2026-08-29T05:04:21Z">
                    <w:rPr/>
                  </w:rPrChange>
                </w:rPr>
                <w:t xml:space="preserve">).</w:t>
              </w:r>
              <w:del w:author="hanifah nurawaliah" w:id="70" w:date="2026-08-29T05:04:21Z">
                <w:r w:rsidDel="00000000" w:rsidR="00000000" w:rsidRPr="00000000">
                  <w:rPr>
                    <w:rFonts w:ascii="Bookman Old Style" w:cs="Bookman Old Style" w:eastAsia="Bookman Old Style" w:hAnsi="Bookman Old Style"/>
                    <w:sz w:val="20"/>
                    <w:szCs w:val="20"/>
                    <w:rtl w:val="0"/>
                    <w:rPrChange w:author="hanifah nurawaliah" w:id="69" w:date="2026-08-29T05:04:21Z">
                      <w:rPr/>
                    </w:rPrChange>
                  </w:rPr>
                  <w:delText xml:space="preserve">Penjelasan tentang:</w:delText>
                </w:r>
              </w:del>
            </w:ins>
          </w:p>
          <w:p w:rsidR="00000000" w:rsidDel="00000000" w:rsidP="00000000" w:rsidRDefault="00000000" w:rsidRPr="00000000" w14:paraId="000003A3">
            <w:pPr>
              <w:spacing w:after="120" w:lineRule="auto"/>
              <w:ind w:left="620" w:hanging="20"/>
              <w:jc w:val="both"/>
              <w:rPr>
                <w:del w:author="hanifah nurawaliah" w:id="70" w:date="2026-08-29T05:04:21Z"/>
                <w:rFonts w:ascii="Bookman Old Style" w:cs="Bookman Old Style" w:eastAsia="Bookman Old Style" w:hAnsi="Bookman Old Style"/>
                <w:sz w:val="20"/>
                <w:szCs w:val="20"/>
                <w:rPrChange w:author="hanifah nurawaliah" w:id="69" w:date="2026-08-29T05:04:21Z">
                  <w:rPr/>
                </w:rPrChange>
              </w:rPr>
              <w:pPrChange w:author="hanifah nurawaliah" w:id="0" w:date="2026-08-29T05:04:21Z">
                <w:pPr/>
              </w:pPrChange>
            </w:pPr>
            <w:del w:author="hanifah nurawaliah" w:id="70" w:date="2026-08-29T05:04:21Z">
              <w:r w:rsidDel="00000000" w:rsidR="00000000" w:rsidRPr="00000000">
                <w:rPr>
                  <w:rFonts w:ascii="Bookman Old Style" w:cs="Bookman Old Style" w:eastAsia="Bookman Old Style" w:hAnsi="Bookman Old Style"/>
                  <w:sz w:val="20"/>
                  <w:szCs w:val="20"/>
                  <w:rtl w:val="0"/>
                  <w:rPrChange w:author="hanifah nurawaliah" w:id="69" w:date="2026-08-29T05:04:21Z">
                    <w:rPr>
                      <w:rFonts w:ascii="Bookman Old Style" w:cs="Bookman Old Style" w:eastAsia="Bookman Old Style" w:hAnsi="Bookman Old Style"/>
                      <w:sz w:val="20"/>
                      <w:szCs w:val="20"/>
                    </w:rPr>
                  </w:rPrChange>
                </w:rPr>
                <w:delText xml:space="preserve">Penjelasan tentang:</w:delText>
              </w:r>
              <w:r w:rsidDel="00000000" w:rsidR="00000000" w:rsidRPr="00000000">
                <w:rPr>
                  <w:rtl w:val="0"/>
                </w:rPr>
              </w:r>
            </w:del>
          </w:p>
          <w:p w:rsidR="00000000" w:rsidDel="00000000" w:rsidP="00000000" w:rsidRDefault="00000000" w:rsidRPr="00000000" w14:paraId="000003A4">
            <w:pPr>
              <w:rPr>
                <w:del w:author="hanifah nurawaliah" w:id="70" w:date="2026-08-29T05:04:21Z"/>
                <w:rFonts w:ascii="Bookman Old Style" w:cs="Bookman Old Style" w:eastAsia="Bookman Old Style" w:hAnsi="Bookman Old Style"/>
                <w:sz w:val="20"/>
                <w:szCs w:val="20"/>
                <w:rPrChange w:author="hanifah nurawaliah" w:id="69" w:date="2026-08-29T05:04:21Z">
                  <w:rPr/>
                </w:rPrChange>
              </w:rPr>
            </w:pPr>
            <w:del w:author="hanifah nurawaliah" w:id="70" w:date="2026-08-29T05:04:21Z">
              <w:r w:rsidDel="00000000" w:rsidR="00000000" w:rsidRPr="00000000">
                <w:rPr>
                  <w:rFonts w:ascii="Bookman Old Style" w:cs="Bookman Old Style" w:eastAsia="Bookman Old Style" w:hAnsi="Bookman Old Style"/>
                  <w:sz w:val="20"/>
                  <w:szCs w:val="20"/>
                  <w:rtl w:val="0"/>
                  <w:rPrChange w:author="hanifah nurawaliah" w:id="69" w:date="2026-08-29T05:04:21Z">
                    <w:rPr>
                      <w:rFonts w:ascii="Bookman Old Style" w:cs="Bookman Old Style" w:eastAsia="Bookman Old Style" w:hAnsi="Bookman Old Style"/>
                      <w:sz w:val="20"/>
                      <w:szCs w:val="20"/>
                    </w:rPr>
                  </w:rPrChange>
                </w:rPr>
                <w:delText xml:space="preserve">1. Komponen sistem penanganan abu endapan (bottom ash)</w:delText>
              </w:r>
              <w:r w:rsidDel="00000000" w:rsidR="00000000" w:rsidRPr="00000000">
                <w:rPr>
                  <w:rtl w:val="0"/>
                </w:rPr>
              </w:r>
            </w:del>
          </w:p>
          <w:p w:rsidR="00000000" w:rsidDel="00000000" w:rsidP="00000000" w:rsidRDefault="00000000" w:rsidRPr="00000000" w14:paraId="000003A5">
            <w:pPr>
              <w:rPr>
                <w:del w:author="hanifah nurawaliah" w:id="70" w:date="2026-08-29T05:04:21Z"/>
                <w:rFonts w:ascii="Bookman Old Style" w:cs="Bookman Old Style" w:eastAsia="Bookman Old Style" w:hAnsi="Bookman Old Style"/>
                <w:sz w:val="20"/>
                <w:szCs w:val="20"/>
                <w:rPrChange w:author="hanifah nurawaliah" w:id="69" w:date="2026-08-29T05:04:21Z">
                  <w:rPr/>
                </w:rPrChange>
              </w:rPr>
            </w:pPr>
            <w:del w:author="hanifah nurawaliah" w:id="70" w:date="2026-08-29T05:04:21Z">
              <w:r w:rsidDel="00000000" w:rsidR="00000000" w:rsidRPr="00000000">
                <w:rPr>
                  <w:rFonts w:ascii="Bookman Old Style" w:cs="Bookman Old Style" w:eastAsia="Bookman Old Style" w:hAnsi="Bookman Old Style"/>
                  <w:sz w:val="20"/>
                  <w:szCs w:val="20"/>
                  <w:rtl w:val="0"/>
                  <w:rPrChange w:author="hanifah nurawaliah" w:id="69" w:date="2026-08-29T05:04:21Z">
                    <w:rPr>
                      <w:rFonts w:ascii="Bookman Old Style" w:cs="Bookman Old Style" w:eastAsia="Bookman Old Style" w:hAnsi="Bookman Old Style"/>
                      <w:sz w:val="20"/>
                      <w:szCs w:val="20"/>
                    </w:rPr>
                  </w:rPrChange>
                </w:rPr>
                <w:delText xml:space="preserve">2. Teknologi pengolahan dan pemrosesan akhir abu</w:delText>
              </w:r>
              <w:r w:rsidDel="00000000" w:rsidR="00000000" w:rsidRPr="00000000">
                <w:rPr>
                  <w:rtl w:val="0"/>
                </w:rPr>
              </w:r>
            </w:del>
          </w:p>
          <w:p w:rsidR="00000000" w:rsidDel="00000000" w:rsidP="00000000" w:rsidRDefault="00000000" w:rsidRPr="00000000" w14:paraId="000003A6">
            <w:pPr>
              <w:rPr>
                <w:del w:author="hanifah nurawaliah" w:id="70" w:date="2026-08-29T05:04:21Z"/>
                <w:rFonts w:ascii="Bookman Old Style" w:cs="Bookman Old Style" w:eastAsia="Bookman Old Style" w:hAnsi="Bookman Old Style"/>
                <w:sz w:val="20"/>
                <w:szCs w:val="20"/>
                <w:rPrChange w:author="hanifah nurawaliah" w:id="69" w:date="2026-08-29T05:04:21Z">
                  <w:rPr/>
                </w:rPrChange>
              </w:rPr>
            </w:pPr>
            <w:del w:author="hanifah nurawaliah" w:id="70" w:date="2026-08-29T05:04:21Z">
              <w:r w:rsidDel="00000000" w:rsidR="00000000" w:rsidRPr="00000000">
                <w:rPr>
                  <w:rFonts w:ascii="Bookman Old Style" w:cs="Bookman Old Style" w:eastAsia="Bookman Old Style" w:hAnsi="Bookman Old Style"/>
                  <w:sz w:val="20"/>
                  <w:szCs w:val="20"/>
                  <w:rtl w:val="0"/>
                  <w:rPrChange w:author="hanifah nurawaliah" w:id="69" w:date="2026-08-29T05:04:21Z">
                    <w:rPr>
                      <w:rFonts w:ascii="Bookman Old Style" w:cs="Bookman Old Style" w:eastAsia="Bookman Old Style" w:hAnsi="Bookman Old Style"/>
                      <w:sz w:val="20"/>
                      <w:szCs w:val="20"/>
                    </w:rPr>
                  </w:rPrChange>
                </w:rPr>
                <w:delText xml:space="preserve">3. Prosedur pengangkutan residu bottom ash</w:delText>
              </w:r>
              <w:r w:rsidDel="00000000" w:rsidR="00000000" w:rsidRPr="00000000">
                <w:rPr>
                  <w:rtl w:val="0"/>
                </w:rPr>
              </w:r>
            </w:del>
          </w:p>
          <w:p w:rsidR="00000000" w:rsidDel="00000000" w:rsidP="00000000" w:rsidRDefault="00000000" w:rsidRPr="00000000" w14:paraId="000003A7">
            <w:pPr>
              <w:spacing w:after="120" w:lineRule="auto"/>
              <w:ind w:left="1500" w:hanging="540"/>
              <w:jc w:val="both"/>
              <w:rPr>
                <w:rFonts w:ascii="Bookman Old Style" w:cs="Bookman Old Style" w:eastAsia="Bookman Old Style" w:hAnsi="Bookman Old Style"/>
                <w:sz w:val="20"/>
                <w:szCs w:val="20"/>
                <w:rPrChange w:author="hanifah nurawaliah" w:id="69" w:date="2026-08-29T05:04:21Z">
                  <w:rPr/>
                </w:rPrChange>
              </w:rPr>
              <w:pPrChange w:author="hanifah nurawaliah" w:id="0" w:date="2026-08-29T05:04:21Z">
                <w:pPr/>
              </w:pPrChange>
            </w:pPr>
            <w:del w:author="hanifah nurawaliah" w:id="70" w:date="2026-08-29T05:04:21Z">
              <w:r w:rsidDel="00000000" w:rsidR="00000000" w:rsidRPr="00000000">
                <w:rPr>
                  <w:rFonts w:ascii="Bookman Old Style" w:cs="Bookman Old Style" w:eastAsia="Bookman Old Style" w:hAnsi="Bookman Old Style"/>
                  <w:sz w:val="20"/>
                  <w:szCs w:val="20"/>
                  <w:rtl w:val="0"/>
                  <w:rPrChange w:author="hanifah nurawaliah" w:id="69" w:date="2026-08-29T05:04:21Z">
                    <w:rPr>
                      <w:rFonts w:ascii="Bookman Old Style" w:cs="Bookman Old Style" w:eastAsia="Bookman Old Style" w:hAnsi="Bookman Old Style"/>
                      <w:sz w:val="20"/>
                      <w:szCs w:val="20"/>
                    </w:rPr>
                  </w:rPrChange>
                </w:rPr>
                <w:delText xml:space="preserve">4. K3 dan penanganan B3</w:delText>
              </w:r>
            </w:del>
            <w:r w:rsidDel="00000000" w:rsidR="00000000" w:rsidRPr="00000000">
              <w:rPr>
                <w:rtl w:val="0"/>
              </w:rPr>
            </w:r>
          </w:p>
        </w:tc>
        <w:tc>
          <w:tcPr>
            <w:tcMar>
              <w:top w:w="30.0" w:type="dxa"/>
              <w:left w:w="35.0" w:type="dxa"/>
              <w:bottom w:w="30.0" w:type="dxa"/>
              <w:right w:w="35.0" w:type="dxa"/>
            </w:tcMar>
            <w:tcPrChange w:author="hanifah nurawaliah" w:id="69" w:date="2026-08-29T05:04:21Z">
              <w:tcPr>
                <w:tcMar>
                  <w:top w:w="30.0" w:type="dxa"/>
                  <w:left w:w="35.0" w:type="dxa"/>
                  <w:bottom w:w="30.0" w:type="dxa"/>
                  <w:right w:w="35.0" w:type="dxa"/>
                </w:tcMar>
              </w:tcPr>
            </w:tcPrChange>
          </w:tcPr>
          <w:p w:rsidR="00000000" w:rsidDel="00000000" w:rsidP="00000000" w:rsidRDefault="00000000" w:rsidRPr="00000000" w14:paraId="000003A8">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2.1</w:t>
            </w:r>
            <w:r w:rsidDel="00000000" w:rsidR="00000000" w:rsidRPr="00000000">
              <w:rPr>
                <w:rtl w:val="0"/>
              </w:rPr>
            </w:r>
          </w:p>
        </w:tc>
        <w:tc>
          <w:tcPr>
            <w:tcMar>
              <w:top w:w="30.0" w:type="dxa"/>
              <w:left w:w="35.0" w:type="dxa"/>
              <w:bottom w:w="30.0" w:type="dxa"/>
              <w:right w:w="35.0" w:type="dxa"/>
            </w:tcMar>
            <w:tcPrChange w:author="hanifah nurawaliah" w:id="69" w:date="2026-08-29T05:04:21Z">
              <w:tcPr>
                <w:tcMar>
                  <w:top w:w="30.0" w:type="dxa"/>
                  <w:left w:w="35.0" w:type="dxa"/>
                  <w:bottom w:w="30.0" w:type="dxa"/>
                  <w:right w:w="35.0" w:type="dxa"/>
                </w:tcMar>
              </w:tcPr>
            </w:tcPrChange>
          </w:tcPr>
          <w:p w:rsidR="00000000" w:rsidDel="00000000" w:rsidP="00000000" w:rsidRDefault="00000000" w:rsidRPr="00000000" w14:paraId="000003A9">
            <w:pPr>
              <w:rPr>
                <w:ins w:author="hanifah nurawaliah" w:id="72" w:date="2026-08-29T05:08:20Z"/>
                <w:rFonts w:ascii="Bookman Old Style" w:cs="Bookman Old Style" w:eastAsia="Bookman Old Style" w:hAnsi="Bookman Old Style"/>
                <w:sz w:val="20"/>
                <w:szCs w:val="20"/>
              </w:rPr>
            </w:pPr>
            <w:del w:author="hanifah nurawaliah" w:id="71" w:date="2026-08-29T05:08:17Z">
              <w:r w:rsidDel="00000000" w:rsidR="00000000" w:rsidRPr="00000000">
                <w:rPr>
                  <w:rFonts w:ascii="Bookman Old Style" w:cs="Bookman Old Style" w:eastAsia="Bookman Old Style" w:hAnsi="Bookman Old Style"/>
                  <w:sz w:val="20"/>
                  <w:szCs w:val="20"/>
                  <w:rtl w:val="0"/>
                </w:rPr>
                <w:delText xml:space="preserve">Memeriksa kelaikan operasional seluruh komponen sistem penanganan abu endapan (bottom ash) sesuai dengan prosedur secara cermat dan taat mengikuti prosedur.</w:delText>
              </w:r>
            </w:del>
            <w:ins w:author="hanifah nurawaliah" w:id="72" w:date="2026-08-29T05:08:20Z">
              <w:r w:rsidDel="00000000" w:rsidR="00000000" w:rsidRPr="00000000">
                <w:rPr>
                  <w:rtl w:val="0"/>
                </w:rPr>
              </w:r>
            </w:ins>
          </w:p>
          <w:p w:rsidR="00000000" w:rsidDel="00000000" w:rsidP="00000000" w:rsidRDefault="00000000" w:rsidRPr="00000000" w14:paraId="000003AA">
            <w:pPr>
              <w:rPr>
                <w:rFonts w:ascii="Bookman Old Style" w:cs="Bookman Old Style" w:eastAsia="Bookman Old Style" w:hAnsi="Bookman Old Style"/>
                <w:sz w:val="20"/>
                <w:szCs w:val="20"/>
                <w:rPrChange w:author="hanifah nurawaliah" w:id="73" w:date="2026-08-29T05:08:20Z">
                  <w:rPr/>
                </w:rPrChange>
              </w:rPr>
            </w:pPr>
            <w:ins w:author="hanifah nurawaliah" w:id="72" w:date="2026-08-29T05:08:20Z">
              <w:r w:rsidDel="00000000" w:rsidR="00000000" w:rsidRPr="00000000">
                <w:rPr>
                  <w:rFonts w:ascii="Bookman Old Style" w:cs="Bookman Old Style" w:eastAsia="Bookman Old Style" w:hAnsi="Bookman Old Style"/>
                  <w:rtl w:val="0"/>
                  <w:rPrChange w:author="hanifah nurawaliah" w:id="73" w:date="2026-08-29T05:08:20Z">
                    <w:rPr>
                      <w:rFonts w:ascii="Bookman Old Style" w:cs="Bookman Old Style" w:eastAsia="Bookman Old Style" w:hAnsi="Bookman Old Style"/>
                      <w:sz w:val="20"/>
                      <w:szCs w:val="20"/>
                    </w:rPr>
                  </w:rPrChange>
                </w:rPr>
                <w:t xml:space="preserve">Memeriksa kelaikan operasional komponen sistem penanganan Abu Endapan (</w:t>
              </w:r>
              <w:r w:rsidDel="00000000" w:rsidR="00000000" w:rsidRPr="00000000">
                <w:rPr>
                  <w:rFonts w:ascii="Bookman Old Style" w:cs="Bookman Old Style" w:eastAsia="Bookman Old Style" w:hAnsi="Bookman Old Style"/>
                  <w:i w:val="1"/>
                  <w:iCs w:val="1"/>
                  <w:rtl w:val="0"/>
                  <w:rPrChange w:author="hanifah nurawaliah" w:id="73" w:date="2026-08-29T05:08:20Z">
                    <w:rPr>
                      <w:rFonts w:ascii="Bookman Old Style" w:cs="Bookman Old Style" w:eastAsia="Bookman Old Style" w:hAnsi="Bookman Old Style"/>
                      <w:sz w:val="20"/>
                      <w:szCs w:val="20"/>
                    </w:rPr>
                  </w:rPrChange>
                </w:rPr>
                <w:t xml:space="preserve">bottom ash</w:t>
              </w:r>
              <w:r w:rsidDel="00000000" w:rsidR="00000000" w:rsidRPr="00000000">
                <w:rPr>
                  <w:rFonts w:ascii="Bookman Old Style" w:cs="Bookman Old Style" w:eastAsia="Bookman Old Style" w:hAnsi="Bookman Old Style"/>
                  <w:rtl w:val="0"/>
                  <w:rPrChange w:author="hanifah nurawaliah" w:id="73" w:date="2026-08-29T05:08:20Z">
                    <w:rPr>
                      <w:rFonts w:ascii="Bookman Old Style" w:cs="Bookman Old Style" w:eastAsia="Bookman Old Style" w:hAnsi="Bookman Old Style"/>
                      <w:sz w:val="20"/>
                      <w:szCs w:val="20"/>
                    </w:rPr>
                  </w:rPrChange>
                </w:rPr>
                <w:t xml:space="preserve">)</w:t>
              </w:r>
              <w:r w:rsidDel="00000000" w:rsidR="00000000" w:rsidRPr="00000000">
                <w:rPr>
                  <w:rFonts w:ascii="Bookman Old Style" w:cs="Bookman Old Style" w:eastAsia="Bookman Old Style" w:hAnsi="Bookman Old Style"/>
                  <w:i w:val="1"/>
                  <w:iCs w:val="1"/>
                  <w:rtl w:val="0"/>
                  <w:rPrChange w:author="hanifah nurawaliah" w:id="73" w:date="2026-08-29T05:08:20Z">
                    <w:rPr>
                      <w:rFonts w:ascii="Bookman Old Style" w:cs="Bookman Old Style" w:eastAsia="Bookman Old Style" w:hAnsi="Bookman Old Style"/>
                      <w:sz w:val="20"/>
                      <w:szCs w:val="20"/>
                    </w:rPr>
                  </w:rPrChange>
                </w:rPr>
                <w:t xml:space="preserve"> </w:t>
              </w:r>
              <w:r w:rsidDel="00000000" w:rsidR="00000000" w:rsidRPr="00000000">
                <w:rPr>
                  <w:rFonts w:ascii="Bookman Old Style" w:cs="Bookman Old Style" w:eastAsia="Bookman Old Style" w:hAnsi="Bookman Old Style"/>
                  <w:rtl w:val="0"/>
                  <w:rPrChange w:author="hanifah nurawaliah" w:id="73" w:date="2026-08-29T05:08:20Z">
                    <w:rPr>
                      <w:rFonts w:ascii="Bookman Old Style" w:cs="Bookman Old Style" w:eastAsia="Bookman Old Style" w:hAnsi="Bookman Old Style"/>
                      <w:sz w:val="20"/>
                      <w:szCs w:val="20"/>
                    </w:rPr>
                  </w:rPrChange>
                </w:rPr>
                <w:t xml:space="preserve">sesuai prosedur secara cermat.</w:t>
              </w:r>
              <w:r w:rsidDel="00000000" w:rsidR="00000000" w:rsidRPr="00000000">
                <w:rPr>
                  <w:rFonts w:ascii="Bookman Old Style" w:cs="Bookman Old Style" w:eastAsia="Bookman Old Style" w:hAnsi="Bookman Old Style"/>
                  <w:sz w:val="20"/>
                  <w:szCs w:val="20"/>
                  <w:rtl w:val="0"/>
                  <w:rPrChange w:author="hanifah nurawaliah" w:id="73" w:date="2026-08-29T05:08:20Z">
                    <w:rPr>
                      <w:rFonts w:ascii="Bookman Old Style" w:cs="Bookman Old Style" w:eastAsia="Bookman Old Style" w:hAnsi="Bookman Old Style"/>
                      <w:sz w:val="20"/>
                      <w:szCs w:val="20"/>
                    </w:rPr>
                  </w:rPrChange>
                </w:rPr>
                <w:t xml:space="preserve"> </w:t>
              </w:r>
            </w:ins>
            <w:r w:rsidDel="00000000" w:rsidR="00000000" w:rsidRPr="00000000">
              <w:rPr>
                <w:rtl w:val="0"/>
              </w:rPr>
            </w:r>
          </w:p>
        </w:tc>
        <w:tc>
          <w:tcPr>
            <w:vMerge w:val="restart"/>
            <w:tcMar>
              <w:top w:w="30.0" w:type="dxa"/>
              <w:left w:w="35.0" w:type="dxa"/>
              <w:bottom w:w="30.0" w:type="dxa"/>
              <w:right w:w="35.0" w:type="dxa"/>
            </w:tcMar>
            <w:tcPrChange w:author="hanifah nurawaliah" w:id="69" w:date="2026-08-29T05:04:21Z">
              <w:tcPr>
                <w:tcMar>
                  <w:top w:w="30.0" w:type="dxa"/>
                  <w:left w:w="35.0" w:type="dxa"/>
                  <w:bottom w:w="30.0" w:type="dxa"/>
                  <w:right w:w="35.0" w:type="dxa"/>
                </w:tcMar>
              </w:tcPr>
            </w:tcPrChange>
          </w:tcPr>
          <w:p w:rsidR="00000000" w:rsidDel="00000000" w:rsidP="00000000" w:rsidRDefault="00000000" w:rsidRPr="00000000" w14:paraId="000003AB">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4 JP</w:t>
            </w:r>
            <w:r w:rsidDel="00000000" w:rsidR="00000000" w:rsidRPr="00000000">
              <w:rPr>
                <w:rtl w:val="0"/>
              </w:rPr>
            </w:r>
          </w:p>
        </w:tc>
      </w:tr>
      <w:tr>
        <w:trPr>
          <w:cantSplit w:val="1"/>
          <w:tblHeader w:val="0"/>
        </w:trPr>
        <w:tc>
          <w:tcPr>
            <w:vMerge w:val="continue"/>
            <w:tcMar>
              <w:top w:w="30.0" w:type="dxa"/>
              <w:left w:w="35.0" w:type="dxa"/>
              <w:bottom w:w="30.0" w:type="dxa"/>
              <w:right w:w="35.0" w:type="dxa"/>
            </w:tcMar>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3AE">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2.2</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3AF">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Residu abu endapan diangkut menuju tempat pemrosesan akhir sesuai dengan prosedur.</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3B2">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2.2</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3B3">
            <w:pPr>
              <w:rPr/>
            </w:pPr>
            <w:ins w:author="hanifah nurawaliah" w:id="74" w:date="2026-08-29T05:10:03Z">
              <w:r w:rsidDel="00000000" w:rsidR="00000000" w:rsidRPr="00000000">
                <w:rPr>
                  <w:rFonts w:ascii="Bookman Old Style" w:cs="Bookman Old Style" w:eastAsia="Bookman Old Style" w:hAnsi="Bookman Old Style"/>
                  <w:rtl w:val="0"/>
                  <w:rPrChange w:author="hanifah nurawaliah" w:id="75" w:date="2026-08-29T05:10:03Z">
                    <w:rPr>
                      <w:rFonts w:ascii="Bookman Old Style" w:cs="Bookman Old Style" w:eastAsia="Bookman Old Style" w:hAnsi="Bookman Old Style"/>
                      <w:sz w:val="24"/>
                      <w:szCs w:val="24"/>
                    </w:rPr>
                  </w:rPrChange>
                </w:rPr>
                <w:t xml:space="preserve">Mengangkut residu Abu Endapan (</w:t>
              </w:r>
              <w:r w:rsidDel="00000000" w:rsidR="00000000" w:rsidRPr="00000000">
                <w:rPr>
                  <w:rFonts w:ascii="Bookman Old Style" w:cs="Bookman Old Style" w:eastAsia="Bookman Old Style" w:hAnsi="Bookman Old Style"/>
                  <w:i w:val="1"/>
                  <w:iCs w:val="1"/>
                  <w:rtl w:val="0"/>
                  <w:rPrChange w:author="hanifah nurawaliah" w:id="75" w:date="2026-08-29T05:10:03Z">
                    <w:rPr>
                      <w:rFonts w:ascii="Bookman Old Style" w:cs="Bookman Old Style" w:eastAsia="Bookman Old Style" w:hAnsi="Bookman Old Style"/>
                      <w:sz w:val="24"/>
                      <w:szCs w:val="24"/>
                    </w:rPr>
                  </w:rPrChange>
                </w:rPr>
                <w:t xml:space="preserve">bottom ash</w:t>
              </w:r>
              <w:r w:rsidDel="00000000" w:rsidR="00000000" w:rsidRPr="00000000">
                <w:rPr>
                  <w:rFonts w:ascii="Bookman Old Style" w:cs="Bookman Old Style" w:eastAsia="Bookman Old Style" w:hAnsi="Bookman Old Style"/>
                  <w:rtl w:val="0"/>
                  <w:rPrChange w:author="hanifah nurawaliah" w:id="75" w:date="2026-08-29T05:10:03Z">
                    <w:rPr>
                      <w:rFonts w:ascii="Bookman Old Style" w:cs="Bookman Old Style" w:eastAsia="Bookman Old Style" w:hAnsi="Bookman Old Style"/>
                      <w:sz w:val="24"/>
                      <w:szCs w:val="24"/>
                    </w:rPr>
                  </w:rPrChange>
                </w:rPr>
                <w:t xml:space="preserve">) menuju tempat pemrosesan akhir sesuai prosedur secara taat dan teliti.</w:t>
              </w:r>
              <w:r w:rsidDel="00000000" w:rsidR="00000000" w:rsidRPr="00000000">
                <w:rPr>
                  <w:rtl w:val="0"/>
                  <w:rPrChange w:author="hanifah nurawaliah" w:id="75" w:date="2026-08-29T05:10:03Z">
                    <w:rPr>
                      <w:rFonts w:ascii="Bookman Old Style" w:cs="Bookman Old Style" w:eastAsia="Bookman Old Style" w:hAnsi="Bookman Old Style"/>
                      <w:sz w:val="24"/>
                      <w:szCs w:val="24"/>
                    </w:rPr>
                  </w:rPrChange>
                </w:rPr>
                <w:t xml:space="preserve"> </w:t>
              </w:r>
            </w:ins>
            <w:del w:author="hanifah nurawaliah" w:id="74" w:date="2026-08-29T05:10:03Z">
              <w:r w:rsidDel="00000000" w:rsidR="00000000" w:rsidRPr="00000000">
                <w:rPr>
                  <w:rtl w:val="0"/>
                  <w:rPrChange w:author="hanifah nurawaliah" w:id="75" w:date="2026-08-29T05:10:03Z">
                    <w:rPr>
                      <w:rFonts w:ascii="Bookman Old Style" w:cs="Bookman Old Style" w:eastAsia="Bookman Old Style" w:hAnsi="Bookman Old Style"/>
                      <w:sz w:val="20"/>
                      <w:szCs w:val="20"/>
                    </w:rPr>
                  </w:rPrChange>
                </w:rPr>
                <w:delText xml:space="preserve">Mengangkut residu abu endapan menuju tempat pemrosesan akhir sesuai dengan prosedur secara cermat dan taat mengikuti prosedur.</w:delText>
              </w:r>
            </w:del>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blHeader w:val="0"/>
          <w:trPrChange w:author="hanifah nurawaliah" w:id="78" w:date="2026-08-29T05:06:00Z">
            <w:trPr>
              <w:cantSplit w:val="1"/>
              <w:tblHeader w:val="0"/>
            </w:trPr>
          </w:trPrChange>
        </w:trPr>
        <w:tc>
          <w:tcPr>
            <w:vMerge w:val="restart"/>
            <w:tcMar>
              <w:top w:w="30.0" w:type="dxa"/>
              <w:left w:w="35.0" w:type="dxa"/>
              <w:bottom w:w="30.0" w:type="dxa"/>
              <w:right w:w="35.0" w:type="dxa"/>
            </w:tcMar>
          </w:tcPr>
          <w:p w:rsidR="00000000" w:rsidDel="00000000" w:rsidP="00000000" w:rsidRDefault="00000000" w:rsidRPr="00000000" w14:paraId="000003B5">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3.</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3B6">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Menangani abu beterbangan (fly ash)</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3B7">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3.1</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3B8">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Semua komponen sistem penanganan abu beterbangan (fly ash) diperiksa kelaikan operasionalnya sesuai dengan prosedur.</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3B9">
            <w:pPr>
              <w:rPr/>
            </w:pPr>
            <w:ins w:author="hanifah nurawaliah" w:id="76" w:date="2026-08-29T05:03:41Z">
              <w:r w:rsidDel="00000000" w:rsidR="00000000" w:rsidRPr="00000000">
                <w:rPr>
                  <w:rFonts w:ascii="Bookman Old Style" w:cs="Bookman Old Style" w:eastAsia="Bookman Old Style" w:hAnsi="Bookman Old Style"/>
                  <w:rtl w:val="0"/>
                  <w:rPrChange w:author="hanifah nurawaliah" w:id="77" w:date="2026-08-29T05:03:41Z">
                    <w:rPr>
                      <w:rFonts w:ascii="Bookman Old Style" w:cs="Bookman Old Style" w:eastAsia="Bookman Old Style" w:hAnsi="Bookman Old Style"/>
                      <w:sz w:val="24"/>
                      <w:szCs w:val="24"/>
                    </w:rPr>
                  </w:rPrChange>
                </w:rPr>
                <w:t xml:space="preserve">Ditanganinya Abu Beterbangan (</w:t>
              </w:r>
              <w:r w:rsidDel="00000000" w:rsidR="00000000" w:rsidRPr="00000000">
                <w:rPr>
                  <w:rFonts w:ascii="Bookman Old Style" w:cs="Bookman Old Style" w:eastAsia="Bookman Old Style" w:hAnsi="Bookman Old Style"/>
                  <w:i w:val="1"/>
                  <w:iCs w:val="1"/>
                  <w:rtl w:val="0"/>
                  <w:rPrChange w:author="hanifah nurawaliah" w:id="77" w:date="2026-08-29T05:03:41Z">
                    <w:rPr>
                      <w:rFonts w:ascii="Bookman Old Style" w:cs="Bookman Old Style" w:eastAsia="Bookman Old Style" w:hAnsi="Bookman Old Style"/>
                      <w:sz w:val="24"/>
                      <w:szCs w:val="24"/>
                    </w:rPr>
                  </w:rPrChange>
                </w:rPr>
                <w:t xml:space="preserve">fly ash</w:t>
              </w:r>
              <w:r w:rsidDel="00000000" w:rsidR="00000000" w:rsidRPr="00000000">
                <w:rPr>
                  <w:rFonts w:ascii="Bookman Old Style" w:cs="Bookman Old Style" w:eastAsia="Bookman Old Style" w:hAnsi="Bookman Old Style"/>
                  <w:rtl w:val="0"/>
                  <w:rPrChange w:author="hanifah nurawaliah" w:id="77" w:date="2026-08-29T05:03:41Z">
                    <w:rPr>
                      <w:rFonts w:ascii="Bookman Old Style" w:cs="Bookman Old Style" w:eastAsia="Bookman Old Style" w:hAnsi="Bookman Old Style"/>
                      <w:sz w:val="24"/>
                      <w:szCs w:val="24"/>
                    </w:rPr>
                  </w:rPrChange>
                </w:rPr>
                <w:t xml:space="preserve">) melalui pemeriksaan kelaikan operasional komponen sistem penanganan dan pengangkutan residu menuju tempat pemrosesan akhir, secara cermat dan sesuai prosedur pengelolaan limbah B3 yang berlaku.</w:t>
              </w:r>
              <w:r w:rsidDel="00000000" w:rsidR="00000000" w:rsidRPr="00000000">
                <w:rPr>
                  <w:rtl w:val="0"/>
                  <w:rPrChange w:author="hanifah nurawaliah" w:id="77" w:date="2026-08-29T05:03:41Z">
                    <w:rPr>
                      <w:rFonts w:ascii="Bookman Old Style" w:cs="Bookman Old Style" w:eastAsia="Bookman Old Style" w:hAnsi="Bookman Old Style"/>
                      <w:sz w:val="24"/>
                      <w:szCs w:val="24"/>
                    </w:rPr>
                  </w:rPrChange>
                </w:rPr>
                <w:t xml:space="preserve"> </w:t>
              </w:r>
            </w:ins>
            <w:del w:author="hanifah nurawaliah" w:id="76" w:date="2026-08-29T05:03:41Z">
              <w:r w:rsidDel="00000000" w:rsidR="00000000" w:rsidRPr="00000000">
                <w:rPr>
                  <w:rtl w:val="0"/>
                  <w:rPrChange w:author="hanifah nurawaliah" w:id="77" w:date="2026-08-29T05:03:41Z">
                    <w:rPr>
                      <w:rFonts w:ascii="Bookman Old Style" w:cs="Bookman Old Style" w:eastAsia="Bookman Old Style" w:hAnsi="Bookman Old Style"/>
                      <w:sz w:val="20"/>
                      <w:szCs w:val="20"/>
                    </w:rPr>
                  </w:rPrChange>
                </w:rPr>
                <w:delText xml:space="preserve">Terperiksanya kelaikan sistem penanganan fly ash dan terangkutnya residu fly ash ke tempat pemrosesan akhir sesuai prosedur secara cermat.</w:delText>
              </w:r>
            </w:del>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Change w:author="hanifah nurawaliah" w:id="78" w:date="2026-08-29T05:06:00Z">
              <w:tcPr>
                <w:tcMar>
                  <w:top w:w="30.0" w:type="dxa"/>
                  <w:left w:w="35.0" w:type="dxa"/>
                  <w:bottom w:w="30.0" w:type="dxa"/>
                  <w:right w:w="35.0" w:type="dxa"/>
                </w:tcMar>
              </w:tcPr>
            </w:tcPrChange>
          </w:tcPr>
          <w:p w:rsidR="00000000" w:rsidDel="00000000" w:rsidP="00000000" w:rsidRDefault="00000000" w:rsidRPr="00000000" w14:paraId="000003BA">
            <w:pPr>
              <w:spacing w:after="160" w:lineRule="auto"/>
              <w:ind w:left="1500" w:hanging="540"/>
              <w:jc w:val="both"/>
              <w:rPr>
                <w:ins w:author="hanifah nurawaliah" w:id="79" w:date="2026-08-29T05:06:00Z"/>
                <w:rFonts w:ascii="Bookman Old Style" w:cs="Bookman Old Style" w:eastAsia="Bookman Old Style" w:hAnsi="Bookman Old Style"/>
                <w:rPrChange w:author="hanifah nurawaliah" w:id="78" w:date="2026-08-29T05:06:00Z">
                  <w:rPr/>
                </w:rPrChange>
              </w:rPr>
            </w:pPr>
            <w:ins w:author="hanifah nurawaliah" w:id="79" w:date="2026-08-29T05:06:00Z">
              <w:r w:rsidDel="00000000" w:rsidR="00000000" w:rsidRPr="00000000">
                <w:rPr>
                  <w:rFonts w:ascii="Bookman Old Style" w:cs="Bookman Old Style" w:eastAsia="Bookman Old Style" w:hAnsi="Bookman Old Style"/>
                  <w:rtl w:val="0"/>
                  <w:rPrChange w:author="hanifah nurawaliah" w:id="78" w:date="2026-08-29T05:06:00Z">
                    <w:rPr/>
                  </w:rPrChange>
                </w:rPr>
                <w:t xml:space="preserve">Penjelasan tentang:</w:t>
              </w:r>
            </w:ins>
          </w:p>
          <w:p w:rsidR="00000000" w:rsidDel="00000000" w:rsidP="00000000" w:rsidRDefault="00000000" w:rsidRPr="00000000" w14:paraId="000003BB">
            <w:pPr>
              <w:spacing w:after="120" w:line="276" w:lineRule="auto"/>
              <w:ind w:left="1040" w:hanging="20"/>
              <w:jc w:val="both"/>
              <w:rPr>
                <w:ins w:author="hanifah nurawaliah" w:id="79" w:date="2026-08-29T05:06:00Z"/>
                <w:rFonts w:ascii="Bookman Old Style" w:cs="Bookman Old Style" w:eastAsia="Bookman Old Style" w:hAnsi="Bookman Old Style"/>
                <w:rPrChange w:author="hanifah nurawaliah" w:id="78" w:date="2026-08-29T05:06:00Z">
                  <w:rPr/>
                </w:rPrChange>
              </w:rPr>
            </w:pPr>
            <w:ins w:author="hanifah nurawaliah" w:id="79" w:date="2026-08-29T05:06:00Z">
              <w:r w:rsidDel="00000000" w:rsidR="00000000" w:rsidRPr="00000000">
                <w:rPr>
                  <w:rFonts w:ascii="Bookman Old Style" w:cs="Bookman Old Style" w:eastAsia="Bookman Old Style" w:hAnsi="Bookman Old Style"/>
                  <w:rtl w:val="0"/>
                  <w:rPrChange w:author="hanifah nurawaliah" w:id="78" w:date="2026-08-29T05:06:00Z">
                    <w:rPr/>
                  </w:rPrChange>
                </w:rPr>
                <w:t xml:space="preserve">3.1</w:t>
              </w:r>
              <w:r w:rsidDel="00000000" w:rsidR="00000000" w:rsidRPr="00000000">
                <w:rPr>
                  <w:rFonts w:ascii="Times New Roman" w:cs="Times New Roman" w:eastAsia="Times New Roman" w:hAnsi="Times New Roman"/>
                  <w:sz w:val="14"/>
                  <w:szCs w:val="14"/>
                  <w:rtl w:val="0"/>
                  <w:rPrChange w:author="hanifah nurawaliah" w:id="78" w:date="2026-08-29T05:06:00Z">
                    <w:rPr/>
                  </w:rPrChange>
                </w:rPr>
                <w:t xml:space="preserve">     </w:t>
              </w:r>
              <w:r w:rsidDel="00000000" w:rsidR="00000000" w:rsidRPr="00000000">
                <w:rPr>
                  <w:rFonts w:ascii="Bookman Old Style" w:cs="Bookman Old Style" w:eastAsia="Bookman Old Style" w:hAnsi="Bookman Old Style"/>
                  <w:rtl w:val="0"/>
                  <w:rPrChange w:author="hanifah nurawaliah" w:id="78" w:date="2026-08-29T05:06:00Z">
                    <w:rPr/>
                  </w:rPrChange>
                </w:rPr>
                <w:t xml:space="preserve">Komponen sistem penanganan Abu Beterbangan (</w:t>
              </w:r>
              <w:r w:rsidDel="00000000" w:rsidR="00000000" w:rsidRPr="00000000">
                <w:rPr>
                  <w:rFonts w:ascii="Bookman Old Style" w:cs="Bookman Old Style" w:eastAsia="Bookman Old Style" w:hAnsi="Bookman Old Style"/>
                  <w:i w:val="1"/>
                  <w:iCs w:val="1"/>
                  <w:rtl w:val="0"/>
                  <w:rPrChange w:author="hanifah nurawaliah" w:id="78" w:date="2026-08-29T05:06:00Z">
                    <w:rPr/>
                  </w:rPrChange>
                </w:rPr>
                <w:t xml:space="preserve">fly ash</w:t>
              </w:r>
              <w:r w:rsidDel="00000000" w:rsidR="00000000" w:rsidRPr="00000000">
                <w:rPr>
                  <w:rFonts w:ascii="Bookman Old Style" w:cs="Bookman Old Style" w:eastAsia="Bookman Old Style" w:hAnsi="Bookman Old Style"/>
                  <w:rtl w:val="0"/>
                  <w:rPrChange w:author="hanifah nurawaliah" w:id="78" w:date="2026-08-29T05:06:00Z">
                    <w:rPr/>
                  </w:rPrChange>
                </w:rPr>
                <w:t xml:space="preserve">)</w:t>
              </w:r>
              <w:r w:rsidDel="00000000" w:rsidR="00000000" w:rsidRPr="00000000">
                <w:rPr>
                  <w:rFonts w:ascii="Bookman Old Style" w:cs="Bookman Old Style" w:eastAsia="Bookman Old Style" w:hAnsi="Bookman Old Style"/>
                  <w:i w:val="1"/>
                  <w:iCs w:val="1"/>
                  <w:rtl w:val="0"/>
                  <w:rPrChange w:author="hanifah nurawaliah" w:id="78" w:date="2026-08-29T05:06:00Z">
                    <w:rPr/>
                  </w:rPrChange>
                </w:rPr>
                <w:t xml:space="preserve"> </w:t>
              </w:r>
              <w:r w:rsidDel="00000000" w:rsidR="00000000" w:rsidRPr="00000000">
                <w:rPr>
                  <w:rFonts w:ascii="Bookman Old Style" w:cs="Bookman Old Style" w:eastAsia="Bookman Old Style" w:hAnsi="Bookman Old Style"/>
                  <w:rtl w:val="0"/>
                  <w:rPrChange w:author="hanifah nurawaliah" w:id="78" w:date="2026-08-29T05:06:00Z">
                    <w:rPr/>
                  </w:rPrChange>
                </w:rPr>
                <w:t xml:space="preserve">dan kriteria kelaikannya.</w:t>
              </w:r>
            </w:ins>
          </w:p>
          <w:p w:rsidR="00000000" w:rsidDel="00000000" w:rsidP="00000000" w:rsidRDefault="00000000" w:rsidRPr="00000000" w14:paraId="000003BC">
            <w:pPr>
              <w:spacing w:after="120" w:line="276" w:lineRule="auto"/>
              <w:ind w:left="1040" w:hanging="20"/>
              <w:jc w:val="both"/>
              <w:rPr>
                <w:ins w:author="hanifah nurawaliah" w:id="79" w:date="2026-08-29T05:06:00Z"/>
                <w:rFonts w:ascii="Bookman Old Style" w:cs="Bookman Old Style" w:eastAsia="Bookman Old Style" w:hAnsi="Bookman Old Style"/>
                <w:rPrChange w:author="hanifah nurawaliah" w:id="78" w:date="2026-08-29T05:06:00Z">
                  <w:rPr/>
                </w:rPrChange>
              </w:rPr>
            </w:pPr>
            <w:ins w:author="hanifah nurawaliah" w:id="79" w:date="2026-08-29T05:06:00Z">
              <w:r w:rsidDel="00000000" w:rsidR="00000000" w:rsidRPr="00000000">
                <w:rPr>
                  <w:rFonts w:ascii="Bookman Old Style" w:cs="Bookman Old Style" w:eastAsia="Bookman Old Style" w:hAnsi="Bookman Old Style"/>
                  <w:rtl w:val="0"/>
                  <w:rPrChange w:author="hanifah nurawaliah" w:id="78" w:date="2026-08-29T05:06:00Z">
                    <w:rPr/>
                  </w:rPrChange>
                </w:rPr>
                <w:t xml:space="preserve">3.2</w:t>
              </w:r>
              <w:r w:rsidDel="00000000" w:rsidR="00000000" w:rsidRPr="00000000">
                <w:rPr>
                  <w:rFonts w:ascii="Times New Roman" w:cs="Times New Roman" w:eastAsia="Times New Roman" w:hAnsi="Times New Roman"/>
                  <w:sz w:val="14"/>
                  <w:szCs w:val="14"/>
                  <w:rtl w:val="0"/>
                  <w:rPrChange w:author="hanifah nurawaliah" w:id="78" w:date="2026-08-29T05:06:00Z">
                    <w:rPr/>
                  </w:rPrChange>
                </w:rPr>
                <w:t xml:space="preserve">     </w:t>
              </w:r>
              <w:r w:rsidDel="00000000" w:rsidR="00000000" w:rsidRPr="00000000">
                <w:rPr>
                  <w:rFonts w:ascii="Bookman Old Style" w:cs="Bookman Old Style" w:eastAsia="Bookman Old Style" w:hAnsi="Bookman Old Style"/>
                  <w:rtl w:val="0"/>
                  <w:rPrChange w:author="hanifah nurawaliah" w:id="78" w:date="2026-08-29T05:06:00Z">
                    <w:rPr/>
                  </w:rPrChange>
                </w:rPr>
                <w:t xml:space="preserve">Karakteristik Abu Beterbangan (</w:t>
              </w:r>
              <w:r w:rsidDel="00000000" w:rsidR="00000000" w:rsidRPr="00000000">
                <w:rPr>
                  <w:rFonts w:ascii="Bookman Old Style" w:cs="Bookman Old Style" w:eastAsia="Bookman Old Style" w:hAnsi="Bookman Old Style"/>
                  <w:i w:val="1"/>
                  <w:iCs w:val="1"/>
                  <w:rtl w:val="0"/>
                  <w:rPrChange w:author="hanifah nurawaliah" w:id="78" w:date="2026-08-29T05:06:00Z">
                    <w:rPr/>
                  </w:rPrChange>
                </w:rPr>
                <w:t xml:space="preserve">fly ash</w:t>
              </w:r>
              <w:r w:rsidDel="00000000" w:rsidR="00000000" w:rsidRPr="00000000">
                <w:rPr>
                  <w:rFonts w:ascii="Bookman Old Style" w:cs="Bookman Old Style" w:eastAsia="Bookman Old Style" w:hAnsi="Bookman Old Style"/>
                  <w:rtl w:val="0"/>
                  <w:rPrChange w:author="hanifah nurawaliah" w:id="78" w:date="2026-08-29T05:06:00Z">
                    <w:rPr/>
                  </w:rPrChange>
                </w:rPr>
                <w:t xml:space="preserve">) sebagai limbah B3.</w:t>
              </w:r>
            </w:ins>
          </w:p>
          <w:p w:rsidR="00000000" w:rsidDel="00000000" w:rsidP="00000000" w:rsidRDefault="00000000" w:rsidRPr="00000000" w14:paraId="000003BD">
            <w:pPr>
              <w:spacing w:after="120" w:line="276" w:lineRule="auto"/>
              <w:ind w:left="1040" w:hanging="20"/>
              <w:jc w:val="both"/>
              <w:rPr>
                <w:ins w:author="hanifah nurawaliah" w:id="79" w:date="2026-08-29T05:06:00Z"/>
                <w:rFonts w:ascii="Bookman Old Style" w:cs="Bookman Old Style" w:eastAsia="Bookman Old Style" w:hAnsi="Bookman Old Style"/>
                <w:rPrChange w:author="hanifah nurawaliah" w:id="78" w:date="2026-08-29T05:06:00Z">
                  <w:rPr/>
                </w:rPrChange>
              </w:rPr>
            </w:pPr>
            <w:ins w:author="hanifah nurawaliah" w:id="79" w:date="2026-08-29T05:06:00Z">
              <w:r w:rsidDel="00000000" w:rsidR="00000000" w:rsidRPr="00000000">
                <w:rPr>
                  <w:rFonts w:ascii="Bookman Old Style" w:cs="Bookman Old Style" w:eastAsia="Bookman Old Style" w:hAnsi="Bookman Old Style"/>
                  <w:rtl w:val="0"/>
                  <w:rPrChange w:author="hanifah nurawaliah" w:id="78" w:date="2026-08-29T05:06:00Z">
                    <w:rPr/>
                  </w:rPrChange>
                </w:rPr>
                <w:t xml:space="preserve">3.3</w:t>
              </w:r>
              <w:r w:rsidDel="00000000" w:rsidR="00000000" w:rsidRPr="00000000">
                <w:rPr>
                  <w:rFonts w:ascii="Times New Roman" w:cs="Times New Roman" w:eastAsia="Times New Roman" w:hAnsi="Times New Roman"/>
                  <w:sz w:val="14"/>
                  <w:szCs w:val="14"/>
                  <w:rtl w:val="0"/>
                  <w:rPrChange w:author="hanifah nurawaliah" w:id="78" w:date="2026-08-29T05:06:00Z">
                    <w:rPr/>
                  </w:rPrChange>
                </w:rPr>
                <w:t xml:space="preserve">     </w:t>
              </w:r>
              <w:r w:rsidDel="00000000" w:rsidR="00000000" w:rsidRPr="00000000">
                <w:rPr>
                  <w:rFonts w:ascii="Bookman Old Style" w:cs="Bookman Old Style" w:eastAsia="Bookman Old Style" w:hAnsi="Bookman Old Style"/>
                  <w:rtl w:val="0"/>
                  <w:rPrChange w:author="hanifah nurawaliah" w:id="78" w:date="2026-08-29T05:06:00Z">
                    <w:rPr/>
                  </w:rPrChange>
                </w:rPr>
                <w:t xml:space="preserve">Prosedur pengangkutan Abu Beterbangan (</w:t>
              </w:r>
              <w:r w:rsidDel="00000000" w:rsidR="00000000" w:rsidRPr="00000000">
                <w:rPr>
                  <w:rFonts w:ascii="Bookman Old Style" w:cs="Bookman Old Style" w:eastAsia="Bookman Old Style" w:hAnsi="Bookman Old Style"/>
                  <w:i w:val="1"/>
                  <w:iCs w:val="1"/>
                  <w:rtl w:val="0"/>
                  <w:rPrChange w:author="hanifah nurawaliah" w:id="78" w:date="2026-08-29T05:06:00Z">
                    <w:rPr/>
                  </w:rPrChange>
                </w:rPr>
                <w:t xml:space="preserve">fly ash</w:t>
              </w:r>
              <w:r w:rsidDel="00000000" w:rsidR="00000000" w:rsidRPr="00000000">
                <w:rPr>
                  <w:rFonts w:ascii="Bookman Old Style" w:cs="Bookman Old Style" w:eastAsia="Bookman Old Style" w:hAnsi="Bookman Old Style"/>
                  <w:rtl w:val="0"/>
                  <w:rPrChange w:author="hanifah nurawaliah" w:id="78" w:date="2026-08-29T05:06:00Z">
                    <w:rPr/>
                  </w:rPrChange>
                </w:rPr>
                <w:t xml:space="preserve">)</w:t>
              </w:r>
              <w:r w:rsidDel="00000000" w:rsidR="00000000" w:rsidRPr="00000000">
                <w:rPr>
                  <w:rFonts w:ascii="Bookman Old Style" w:cs="Bookman Old Style" w:eastAsia="Bookman Old Style" w:hAnsi="Bookman Old Style"/>
                  <w:i w:val="1"/>
                  <w:iCs w:val="1"/>
                  <w:rtl w:val="0"/>
                  <w:rPrChange w:author="hanifah nurawaliah" w:id="78" w:date="2026-08-29T05:06:00Z">
                    <w:rPr/>
                  </w:rPrChange>
                </w:rPr>
                <w:t xml:space="preserve"> </w:t>
              </w:r>
              <w:r w:rsidDel="00000000" w:rsidR="00000000" w:rsidRPr="00000000">
                <w:rPr>
                  <w:rFonts w:ascii="Bookman Old Style" w:cs="Bookman Old Style" w:eastAsia="Bookman Old Style" w:hAnsi="Bookman Old Style"/>
                  <w:rtl w:val="0"/>
                  <w:rPrChange w:author="hanifah nurawaliah" w:id="78" w:date="2026-08-29T05:06:00Z">
                    <w:rPr/>
                  </w:rPrChange>
                </w:rPr>
                <w:t xml:space="preserve">sesuai peraturan yang berlaku.</w:t>
              </w:r>
            </w:ins>
          </w:p>
          <w:p w:rsidR="00000000" w:rsidDel="00000000" w:rsidP="00000000" w:rsidRDefault="00000000" w:rsidRPr="00000000" w14:paraId="000003BE">
            <w:pPr>
              <w:rPr>
                <w:del w:author="hanifah nurawaliah" w:id="79" w:date="2026-08-29T05:06:00Z"/>
                <w:rFonts w:ascii="Bookman Old Style" w:cs="Bookman Old Style" w:eastAsia="Bookman Old Style" w:hAnsi="Bookman Old Style"/>
                <w:rPrChange w:author="hanifah nurawaliah" w:id="78" w:date="2026-08-29T05:06:00Z">
                  <w:rPr/>
                </w:rPrChange>
              </w:rPr>
            </w:pPr>
            <w:ins w:author="hanifah nurawaliah" w:id="79" w:date="2026-08-29T05:06:00Z">
              <w:r w:rsidDel="00000000" w:rsidR="00000000" w:rsidRPr="00000000">
                <w:rPr>
                  <w:rFonts w:ascii="Bookman Old Style" w:cs="Bookman Old Style" w:eastAsia="Bookman Old Style" w:hAnsi="Bookman Old Style"/>
                  <w:rtl w:val="0"/>
                  <w:rPrChange w:author="hanifah nurawaliah" w:id="78" w:date="2026-08-29T05:06:00Z">
                    <w:rPr/>
                  </w:rPrChange>
                </w:rPr>
                <w:t xml:space="preserve">3.4</w:t>
              </w:r>
              <w:r w:rsidDel="00000000" w:rsidR="00000000" w:rsidRPr="00000000">
                <w:rPr>
                  <w:rFonts w:ascii="Times New Roman" w:cs="Times New Roman" w:eastAsia="Times New Roman" w:hAnsi="Times New Roman"/>
                  <w:sz w:val="14"/>
                  <w:szCs w:val="14"/>
                  <w:rtl w:val="0"/>
                  <w:rPrChange w:author="hanifah nurawaliah" w:id="78" w:date="2026-08-29T05:06:00Z">
                    <w:rPr/>
                  </w:rPrChange>
                </w:rPr>
                <w:t xml:space="preserve">     </w:t>
              </w:r>
              <w:r w:rsidDel="00000000" w:rsidR="00000000" w:rsidRPr="00000000">
                <w:rPr>
                  <w:rFonts w:ascii="Bookman Old Style" w:cs="Bookman Old Style" w:eastAsia="Bookman Old Style" w:hAnsi="Bookman Old Style"/>
                  <w:rtl w:val="0"/>
                  <w:rPrChange w:author="hanifah nurawaliah" w:id="78" w:date="2026-08-29T05:06:00Z">
                    <w:rPr/>
                  </w:rPrChange>
                </w:rPr>
                <w:t xml:space="preserve">Penanganan Abu Beterbangan (f</w:t>
              </w:r>
              <w:r w:rsidDel="00000000" w:rsidR="00000000" w:rsidRPr="00000000">
                <w:rPr>
                  <w:rFonts w:ascii="Bookman Old Style" w:cs="Bookman Old Style" w:eastAsia="Bookman Old Style" w:hAnsi="Bookman Old Style"/>
                  <w:i w:val="1"/>
                  <w:iCs w:val="1"/>
                  <w:rtl w:val="0"/>
                  <w:rPrChange w:author="hanifah nurawaliah" w:id="78" w:date="2026-08-29T05:06:00Z">
                    <w:rPr/>
                  </w:rPrChange>
                </w:rPr>
                <w:t xml:space="preserve">ly ash</w:t>
              </w:r>
              <w:r w:rsidDel="00000000" w:rsidR="00000000" w:rsidRPr="00000000">
                <w:rPr>
                  <w:rFonts w:ascii="Bookman Old Style" w:cs="Bookman Old Style" w:eastAsia="Bookman Old Style" w:hAnsi="Bookman Old Style"/>
                  <w:rtl w:val="0"/>
                  <w:rPrChange w:author="hanifah nurawaliah" w:id="78" w:date="2026-08-29T05:06:00Z">
                    <w:rPr/>
                  </w:rPrChange>
                </w:rPr>
                <w:t xml:space="preserve">).</w:t>
              </w:r>
            </w:ins>
            <w:del w:author="hanifah nurawaliah" w:id="79" w:date="2026-08-29T05:06:00Z">
              <w:r w:rsidDel="00000000" w:rsidR="00000000" w:rsidRPr="00000000">
                <w:rPr>
                  <w:rFonts w:ascii="Bookman Old Style" w:cs="Bookman Old Style" w:eastAsia="Bookman Old Style" w:hAnsi="Bookman Old Style"/>
                  <w:rtl w:val="0"/>
                  <w:rPrChange w:author="hanifah nurawaliah" w:id="78" w:date="2026-08-29T05:06:00Z">
                    <w:rPr>
                      <w:rFonts w:ascii="Bookman Old Style" w:cs="Bookman Old Style" w:eastAsia="Bookman Old Style" w:hAnsi="Bookman Old Style"/>
                      <w:sz w:val="20"/>
                      <w:szCs w:val="20"/>
                    </w:rPr>
                  </w:rPrChange>
                </w:rPr>
                <w:delText xml:space="preserve">Penjelasan tentang:</w:delText>
              </w:r>
              <w:r w:rsidDel="00000000" w:rsidR="00000000" w:rsidRPr="00000000">
                <w:rPr>
                  <w:rtl w:val="0"/>
                </w:rPr>
              </w:r>
            </w:del>
          </w:p>
          <w:p w:rsidR="00000000" w:rsidDel="00000000" w:rsidP="00000000" w:rsidRDefault="00000000" w:rsidRPr="00000000" w14:paraId="000003BF">
            <w:pPr>
              <w:rPr>
                <w:del w:author="hanifah nurawaliah" w:id="79" w:date="2026-08-29T05:06:00Z"/>
                <w:rFonts w:ascii="Bookman Old Style" w:cs="Bookman Old Style" w:eastAsia="Bookman Old Style" w:hAnsi="Bookman Old Style"/>
                <w:rPrChange w:author="hanifah nurawaliah" w:id="78" w:date="2026-08-29T05:06:00Z">
                  <w:rPr/>
                </w:rPrChange>
              </w:rPr>
            </w:pPr>
            <w:del w:author="hanifah nurawaliah" w:id="79" w:date="2026-08-29T05:06:00Z">
              <w:r w:rsidDel="00000000" w:rsidR="00000000" w:rsidRPr="00000000">
                <w:rPr>
                  <w:rFonts w:ascii="Bookman Old Style" w:cs="Bookman Old Style" w:eastAsia="Bookman Old Style" w:hAnsi="Bookman Old Style"/>
                  <w:rtl w:val="0"/>
                  <w:rPrChange w:author="hanifah nurawaliah" w:id="78" w:date="2026-08-29T05:06:00Z">
                    <w:rPr>
                      <w:rFonts w:ascii="Bookman Old Style" w:cs="Bookman Old Style" w:eastAsia="Bookman Old Style" w:hAnsi="Bookman Old Style"/>
                      <w:sz w:val="20"/>
                      <w:szCs w:val="20"/>
                    </w:rPr>
                  </w:rPrChange>
                </w:rPr>
                <w:delText xml:space="preserve">1. Komponen sistem penanganan abu beterbangan (fly ash)</w:delText>
              </w:r>
              <w:r w:rsidDel="00000000" w:rsidR="00000000" w:rsidRPr="00000000">
                <w:rPr>
                  <w:rtl w:val="0"/>
                </w:rPr>
              </w:r>
            </w:del>
          </w:p>
          <w:p w:rsidR="00000000" w:rsidDel="00000000" w:rsidP="00000000" w:rsidRDefault="00000000" w:rsidRPr="00000000" w14:paraId="000003C0">
            <w:pPr>
              <w:rPr>
                <w:del w:author="hanifah nurawaliah" w:id="79" w:date="2026-08-29T05:06:00Z"/>
                <w:rFonts w:ascii="Bookman Old Style" w:cs="Bookman Old Style" w:eastAsia="Bookman Old Style" w:hAnsi="Bookman Old Style"/>
                <w:rPrChange w:author="hanifah nurawaliah" w:id="78" w:date="2026-08-29T05:06:00Z">
                  <w:rPr/>
                </w:rPrChange>
              </w:rPr>
            </w:pPr>
            <w:del w:author="hanifah nurawaliah" w:id="79" w:date="2026-08-29T05:06:00Z">
              <w:r w:rsidDel="00000000" w:rsidR="00000000" w:rsidRPr="00000000">
                <w:rPr>
                  <w:rFonts w:ascii="Bookman Old Style" w:cs="Bookman Old Style" w:eastAsia="Bookman Old Style" w:hAnsi="Bookman Old Style"/>
                  <w:rtl w:val="0"/>
                  <w:rPrChange w:author="hanifah nurawaliah" w:id="78" w:date="2026-08-29T05:06:00Z">
                    <w:rPr>
                      <w:rFonts w:ascii="Bookman Old Style" w:cs="Bookman Old Style" w:eastAsia="Bookman Old Style" w:hAnsi="Bookman Old Style"/>
                      <w:sz w:val="20"/>
                      <w:szCs w:val="20"/>
                    </w:rPr>
                  </w:rPrChange>
                </w:rPr>
                <w:delText xml:space="preserve">2. Teknologi pengolahan dan pemrosesan akhir abu</w:delText>
              </w:r>
              <w:r w:rsidDel="00000000" w:rsidR="00000000" w:rsidRPr="00000000">
                <w:rPr>
                  <w:rtl w:val="0"/>
                </w:rPr>
              </w:r>
            </w:del>
          </w:p>
          <w:p w:rsidR="00000000" w:rsidDel="00000000" w:rsidP="00000000" w:rsidRDefault="00000000" w:rsidRPr="00000000" w14:paraId="000003C1">
            <w:pPr>
              <w:rPr>
                <w:del w:author="hanifah nurawaliah" w:id="79" w:date="2026-08-29T05:06:00Z"/>
                <w:rFonts w:ascii="Bookman Old Style" w:cs="Bookman Old Style" w:eastAsia="Bookman Old Style" w:hAnsi="Bookman Old Style"/>
                <w:rPrChange w:author="hanifah nurawaliah" w:id="78" w:date="2026-08-29T05:06:00Z">
                  <w:rPr/>
                </w:rPrChange>
              </w:rPr>
            </w:pPr>
            <w:del w:author="hanifah nurawaliah" w:id="79" w:date="2026-08-29T05:06:00Z">
              <w:r w:rsidDel="00000000" w:rsidR="00000000" w:rsidRPr="00000000">
                <w:rPr>
                  <w:rFonts w:ascii="Bookman Old Style" w:cs="Bookman Old Style" w:eastAsia="Bookman Old Style" w:hAnsi="Bookman Old Style"/>
                  <w:rtl w:val="0"/>
                  <w:rPrChange w:author="hanifah nurawaliah" w:id="78" w:date="2026-08-29T05:06:00Z">
                    <w:rPr>
                      <w:rFonts w:ascii="Bookman Old Style" w:cs="Bookman Old Style" w:eastAsia="Bookman Old Style" w:hAnsi="Bookman Old Style"/>
                      <w:sz w:val="20"/>
                      <w:szCs w:val="20"/>
                    </w:rPr>
                  </w:rPrChange>
                </w:rPr>
                <w:delText xml:space="preserve">3. Prosedur pengangkutan residu fly ash</w:delText>
              </w:r>
              <w:r w:rsidDel="00000000" w:rsidR="00000000" w:rsidRPr="00000000">
                <w:rPr>
                  <w:rtl w:val="0"/>
                </w:rPr>
              </w:r>
            </w:del>
          </w:p>
          <w:p w:rsidR="00000000" w:rsidDel="00000000" w:rsidP="00000000" w:rsidRDefault="00000000" w:rsidRPr="00000000" w14:paraId="000003C2">
            <w:pPr>
              <w:spacing w:after="120" w:line="276" w:lineRule="auto"/>
              <w:ind w:left="1040" w:hanging="20"/>
              <w:jc w:val="both"/>
              <w:rPr>
                <w:rFonts w:ascii="Bookman Old Style" w:cs="Bookman Old Style" w:eastAsia="Bookman Old Style" w:hAnsi="Bookman Old Style"/>
                <w:rPrChange w:author="hanifah nurawaliah" w:id="78" w:date="2026-08-29T05:06:00Z">
                  <w:rPr/>
                </w:rPrChange>
              </w:rPr>
              <w:pPrChange w:author="hanifah nurawaliah" w:id="0" w:date="2026-08-29T05:06:00Z">
                <w:pPr/>
              </w:pPrChange>
            </w:pPr>
            <w:del w:author="hanifah nurawaliah" w:id="79" w:date="2026-08-29T05:06:00Z">
              <w:r w:rsidDel="00000000" w:rsidR="00000000" w:rsidRPr="00000000">
                <w:rPr>
                  <w:rFonts w:ascii="Bookman Old Style" w:cs="Bookman Old Style" w:eastAsia="Bookman Old Style" w:hAnsi="Bookman Old Style"/>
                  <w:rtl w:val="0"/>
                  <w:rPrChange w:author="hanifah nurawaliah" w:id="78" w:date="2026-08-29T05:06:00Z">
                    <w:rPr>
                      <w:rFonts w:ascii="Bookman Old Style" w:cs="Bookman Old Style" w:eastAsia="Bookman Old Style" w:hAnsi="Bookman Old Style"/>
                      <w:sz w:val="20"/>
                      <w:szCs w:val="20"/>
                    </w:rPr>
                  </w:rPrChange>
                </w:rPr>
                <w:delText xml:space="preserve">4. K3 dan penanganan B3</w:delText>
              </w:r>
            </w:del>
            <w:r w:rsidDel="00000000" w:rsidR="00000000" w:rsidRPr="00000000">
              <w:rPr>
                <w:rtl w:val="0"/>
              </w:rPr>
            </w:r>
          </w:p>
        </w:tc>
        <w:tc>
          <w:tcPr>
            <w:tcMar>
              <w:top w:w="30.0" w:type="dxa"/>
              <w:left w:w="35.0" w:type="dxa"/>
              <w:bottom w:w="30.0" w:type="dxa"/>
              <w:right w:w="35.0" w:type="dxa"/>
            </w:tcMar>
            <w:tcPrChange w:author="hanifah nurawaliah" w:id="78" w:date="2026-08-29T05:06:00Z">
              <w:tcPr>
                <w:tcMar>
                  <w:top w:w="30.0" w:type="dxa"/>
                  <w:left w:w="35.0" w:type="dxa"/>
                  <w:bottom w:w="30.0" w:type="dxa"/>
                  <w:right w:w="35.0" w:type="dxa"/>
                </w:tcMar>
              </w:tcPr>
            </w:tcPrChange>
          </w:tcPr>
          <w:p w:rsidR="00000000" w:rsidDel="00000000" w:rsidP="00000000" w:rsidRDefault="00000000" w:rsidRPr="00000000" w14:paraId="000003C3">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3.1</w:t>
            </w:r>
            <w:r w:rsidDel="00000000" w:rsidR="00000000" w:rsidRPr="00000000">
              <w:rPr>
                <w:rtl w:val="0"/>
              </w:rPr>
            </w:r>
          </w:p>
        </w:tc>
        <w:tc>
          <w:tcPr>
            <w:tcMar>
              <w:top w:w="30.0" w:type="dxa"/>
              <w:left w:w="35.0" w:type="dxa"/>
              <w:bottom w:w="30.0" w:type="dxa"/>
              <w:right w:w="35.0" w:type="dxa"/>
            </w:tcMar>
            <w:tcPrChange w:author="hanifah nurawaliah" w:id="78" w:date="2026-08-29T05:06:00Z">
              <w:tcPr>
                <w:tcMar>
                  <w:top w:w="30.0" w:type="dxa"/>
                  <w:left w:w="35.0" w:type="dxa"/>
                  <w:bottom w:w="30.0" w:type="dxa"/>
                  <w:right w:w="35.0" w:type="dxa"/>
                </w:tcMar>
              </w:tcPr>
            </w:tcPrChange>
          </w:tcPr>
          <w:p w:rsidR="00000000" w:rsidDel="00000000" w:rsidP="00000000" w:rsidRDefault="00000000" w:rsidRPr="00000000" w14:paraId="000003C4">
            <w:pPr>
              <w:rPr/>
            </w:pPr>
            <w:ins w:author="hanifah nurawaliah" w:id="80" w:date="2026-08-29T05:10:14Z">
              <w:r w:rsidDel="00000000" w:rsidR="00000000" w:rsidRPr="00000000">
                <w:rPr>
                  <w:rFonts w:ascii="Bookman Old Style" w:cs="Bookman Old Style" w:eastAsia="Bookman Old Style" w:hAnsi="Bookman Old Style"/>
                  <w:rtl w:val="0"/>
                  <w:rPrChange w:author="hanifah nurawaliah" w:id="81" w:date="2026-08-29T05:10:14Z">
                    <w:rPr>
                      <w:rFonts w:ascii="Bookman Old Style" w:cs="Bookman Old Style" w:eastAsia="Bookman Old Style" w:hAnsi="Bookman Old Style"/>
                      <w:sz w:val="24"/>
                      <w:szCs w:val="24"/>
                    </w:rPr>
                  </w:rPrChange>
                </w:rPr>
                <w:t xml:space="preserve">Memeriksa kelaikan operasional komponen sistem penanganan Abu Beterbangan (</w:t>
              </w:r>
              <w:r w:rsidDel="00000000" w:rsidR="00000000" w:rsidRPr="00000000">
                <w:rPr>
                  <w:rFonts w:ascii="Bookman Old Style" w:cs="Bookman Old Style" w:eastAsia="Bookman Old Style" w:hAnsi="Bookman Old Style"/>
                  <w:i w:val="1"/>
                  <w:iCs w:val="1"/>
                  <w:rtl w:val="0"/>
                  <w:rPrChange w:author="hanifah nurawaliah" w:id="81" w:date="2026-08-29T05:10:14Z">
                    <w:rPr>
                      <w:rFonts w:ascii="Bookman Old Style" w:cs="Bookman Old Style" w:eastAsia="Bookman Old Style" w:hAnsi="Bookman Old Style"/>
                      <w:sz w:val="24"/>
                      <w:szCs w:val="24"/>
                    </w:rPr>
                  </w:rPrChange>
                </w:rPr>
                <w:t xml:space="preserve">fly ash</w:t>
              </w:r>
              <w:r w:rsidDel="00000000" w:rsidR="00000000" w:rsidRPr="00000000">
                <w:rPr>
                  <w:rFonts w:ascii="Bookman Old Style" w:cs="Bookman Old Style" w:eastAsia="Bookman Old Style" w:hAnsi="Bookman Old Style"/>
                  <w:rtl w:val="0"/>
                  <w:rPrChange w:author="hanifah nurawaliah" w:id="81" w:date="2026-08-29T05:10:14Z">
                    <w:rPr>
                      <w:rFonts w:ascii="Bookman Old Style" w:cs="Bookman Old Style" w:eastAsia="Bookman Old Style" w:hAnsi="Bookman Old Style"/>
                      <w:sz w:val="24"/>
                      <w:szCs w:val="24"/>
                    </w:rPr>
                  </w:rPrChange>
                </w:rPr>
                <w:t xml:space="preserve">) sesuai prosedur secara cermat.</w:t>
              </w:r>
              <w:r w:rsidDel="00000000" w:rsidR="00000000" w:rsidRPr="00000000">
                <w:rPr>
                  <w:rtl w:val="0"/>
                  <w:rPrChange w:author="hanifah nurawaliah" w:id="81" w:date="2026-08-29T05:10:14Z">
                    <w:rPr>
                      <w:rFonts w:ascii="Bookman Old Style" w:cs="Bookman Old Style" w:eastAsia="Bookman Old Style" w:hAnsi="Bookman Old Style"/>
                      <w:sz w:val="24"/>
                      <w:szCs w:val="24"/>
                    </w:rPr>
                  </w:rPrChange>
                </w:rPr>
                <w:t xml:space="preserve"> </w:t>
              </w:r>
            </w:ins>
            <w:del w:author="hanifah nurawaliah" w:id="80" w:date="2026-08-29T05:10:14Z">
              <w:r w:rsidDel="00000000" w:rsidR="00000000" w:rsidRPr="00000000">
                <w:rPr>
                  <w:rtl w:val="0"/>
                  <w:rPrChange w:author="hanifah nurawaliah" w:id="81" w:date="2026-08-29T05:10:14Z">
                    <w:rPr>
                      <w:rFonts w:ascii="Bookman Old Style" w:cs="Bookman Old Style" w:eastAsia="Bookman Old Style" w:hAnsi="Bookman Old Style"/>
                      <w:sz w:val="20"/>
                      <w:szCs w:val="20"/>
                    </w:rPr>
                  </w:rPrChange>
                </w:rPr>
                <w:delText xml:space="preserve">Memeriksa kelaikan operasional seluruh komponen sistem penanganan abu beterbangan (fly ash) sesuai dengan prosedur secara cermat dan taat mengikuti prosedur.</w:delText>
              </w:r>
            </w:del>
            <w:r w:rsidDel="00000000" w:rsidR="00000000" w:rsidRPr="00000000">
              <w:rPr>
                <w:rtl w:val="0"/>
              </w:rPr>
            </w:r>
          </w:p>
        </w:tc>
        <w:tc>
          <w:tcPr>
            <w:vMerge w:val="restart"/>
            <w:tcMar>
              <w:top w:w="30.0" w:type="dxa"/>
              <w:left w:w="35.0" w:type="dxa"/>
              <w:bottom w:w="30.0" w:type="dxa"/>
              <w:right w:w="35.0" w:type="dxa"/>
            </w:tcMar>
            <w:tcPrChange w:author="hanifah nurawaliah" w:id="78" w:date="2026-08-29T05:06:00Z">
              <w:tcPr>
                <w:tcMar>
                  <w:top w:w="30.0" w:type="dxa"/>
                  <w:left w:w="35.0" w:type="dxa"/>
                  <w:bottom w:w="30.0" w:type="dxa"/>
                  <w:right w:w="35.0" w:type="dxa"/>
                </w:tcMar>
              </w:tcPr>
            </w:tcPrChange>
          </w:tcPr>
          <w:p w:rsidR="00000000" w:rsidDel="00000000" w:rsidP="00000000" w:rsidRDefault="00000000" w:rsidRPr="00000000" w14:paraId="000003C5">
            <w:pPr>
              <w:jc w:val="center"/>
              <w:rPr>
                <w:rFonts w:ascii="Bookman Old Style" w:cs="Bookman Old Style" w:eastAsia="Bookman Old Style" w:hAnsi="Bookman Old Style"/>
                <w:sz w:val="24"/>
                <w:szCs w:val="24"/>
              </w:rPr>
            </w:pPr>
            <w:ins w:author="hanifah nurawaliah" w:id="82" w:date="2026-08-29T05:12:07Z">
              <w:r w:rsidDel="00000000" w:rsidR="00000000" w:rsidRPr="00000000">
                <w:rPr>
                  <w:rFonts w:ascii="Bookman Old Style" w:cs="Bookman Old Style" w:eastAsia="Bookman Old Style" w:hAnsi="Bookman Old Style"/>
                  <w:sz w:val="20"/>
                  <w:szCs w:val="20"/>
                  <w:rtl w:val="0"/>
                  <w:rPrChange w:author="hanifah nurawaliah" w:id="83" w:date="2026-08-29T05:12:07Z">
                    <w:rPr/>
                  </w:rPrChange>
                </w:rPr>
                <w:t xml:space="preserve">4</w:t>
              </w:r>
            </w:ins>
            <w:del w:author="hanifah nurawaliah" w:id="82" w:date="2026-08-29T05:12:07Z">
              <w:r w:rsidDel="00000000" w:rsidR="00000000" w:rsidRPr="00000000">
                <w:rPr>
                  <w:rFonts w:ascii="Bookman Old Style" w:cs="Bookman Old Style" w:eastAsia="Bookman Old Style" w:hAnsi="Bookman Old Style"/>
                  <w:sz w:val="20"/>
                  <w:szCs w:val="20"/>
                  <w:rtl w:val="0"/>
                </w:rPr>
                <w:delText xml:space="preserve">3</w:delText>
              </w:r>
            </w:del>
            <w:r w:rsidDel="00000000" w:rsidR="00000000" w:rsidRPr="00000000">
              <w:rPr>
                <w:rFonts w:ascii="Bookman Old Style" w:cs="Bookman Old Style" w:eastAsia="Bookman Old Style" w:hAnsi="Bookman Old Style"/>
                <w:sz w:val="20"/>
                <w:szCs w:val="20"/>
                <w:rtl w:val="0"/>
              </w:rPr>
              <w:t xml:space="preserve"> JP</w:t>
            </w:r>
            <w:r w:rsidDel="00000000" w:rsidR="00000000" w:rsidRPr="00000000">
              <w:rPr>
                <w:rtl w:val="0"/>
              </w:rPr>
            </w:r>
          </w:p>
        </w:tc>
      </w:tr>
      <w:tr>
        <w:trPr>
          <w:cantSplit w:val="1"/>
          <w:tblHeader w:val="0"/>
        </w:trPr>
        <w:tc>
          <w:tcPr>
            <w:vMerge w:val="continue"/>
            <w:tcMar>
              <w:top w:w="30.0" w:type="dxa"/>
              <w:left w:w="35.0" w:type="dxa"/>
              <w:bottom w:w="30.0" w:type="dxa"/>
              <w:right w:w="35.0" w:type="dxa"/>
            </w:tcMar>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3C8">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3.2</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3C9">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Residu abu beterbangan diangkut menuju tempat pemrosesan akhir sesuai dengan prosedur.</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3CC">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3.2</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3CD">
            <w:pPr>
              <w:rPr/>
            </w:pPr>
            <w:ins w:author="hanifah nurawaliah" w:id="84" w:date="2026-08-29T05:10:25Z">
              <w:r w:rsidDel="00000000" w:rsidR="00000000" w:rsidRPr="00000000">
                <w:rPr>
                  <w:rFonts w:ascii="Bookman Old Style" w:cs="Bookman Old Style" w:eastAsia="Bookman Old Style" w:hAnsi="Bookman Old Style"/>
                  <w:rtl w:val="0"/>
                  <w:rPrChange w:author="hanifah nurawaliah" w:id="85" w:date="2026-08-29T05:10:25Z">
                    <w:rPr>
                      <w:rFonts w:ascii="Bookman Old Style" w:cs="Bookman Old Style" w:eastAsia="Bookman Old Style" w:hAnsi="Bookman Old Style"/>
                      <w:sz w:val="24"/>
                      <w:szCs w:val="24"/>
                    </w:rPr>
                  </w:rPrChange>
                </w:rPr>
                <w:t xml:space="preserve">Mengangkut residu Abu Beterbangan menuju tempat pemrosesan akhir sesuai prosedur pengelolaan limbah B3 secara taat dan teliti.</w:t>
              </w:r>
              <w:r w:rsidDel="00000000" w:rsidR="00000000" w:rsidRPr="00000000">
                <w:rPr>
                  <w:rtl w:val="0"/>
                  <w:rPrChange w:author="hanifah nurawaliah" w:id="85" w:date="2026-08-29T05:10:25Z">
                    <w:rPr>
                      <w:rFonts w:ascii="Bookman Old Style" w:cs="Bookman Old Style" w:eastAsia="Bookman Old Style" w:hAnsi="Bookman Old Style"/>
                      <w:sz w:val="24"/>
                      <w:szCs w:val="24"/>
                    </w:rPr>
                  </w:rPrChange>
                </w:rPr>
                <w:t xml:space="preserve"> </w:t>
              </w:r>
            </w:ins>
            <w:del w:author="hanifah nurawaliah" w:id="84" w:date="2026-08-29T05:10:25Z">
              <w:r w:rsidDel="00000000" w:rsidR="00000000" w:rsidRPr="00000000">
                <w:rPr>
                  <w:rtl w:val="0"/>
                  <w:rPrChange w:author="hanifah nurawaliah" w:id="85" w:date="2026-08-29T05:10:25Z">
                    <w:rPr>
                      <w:rFonts w:ascii="Bookman Old Style" w:cs="Bookman Old Style" w:eastAsia="Bookman Old Style" w:hAnsi="Bookman Old Style"/>
                      <w:sz w:val="20"/>
                      <w:szCs w:val="20"/>
                    </w:rPr>
                  </w:rPrChange>
                </w:rPr>
                <w:delText xml:space="preserve">Mengangkut residu abu beterbangan menuju tempat pemrosesan akhir sesuai dengan prosedur secara cermat dan taat mengikuti prosedur.</w:delText>
              </w:r>
            </w:del>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blHeader w:val="0"/>
        </w:trPr>
        <w:tc>
          <w:tcPr>
            <w:vMerge w:val="restart"/>
            <w:tcMar>
              <w:top w:w="30.0" w:type="dxa"/>
              <w:left w:w="35.0" w:type="dxa"/>
              <w:bottom w:w="30.0" w:type="dxa"/>
              <w:right w:w="35.0" w:type="dxa"/>
            </w:tcMar>
          </w:tcPr>
          <w:p w:rsidR="00000000" w:rsidDel="00000000" w:rsidP="00000000" w:rsidRDefault="00000000" w:rsidRPr="00000000" w14:paraId="000003CF">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4.</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3D0">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Mengidentifikasi masalah pengoperasian</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3D1">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4.1</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3D2">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Gangguan pengoperasian unit diidentifikasi sesuai dengan prosedur.</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3D3">
            <w:pPr>
              <w:rPr/>
            </w:pPr>
            <w:ins w:author="hanifah nurawaliah" w:id="86" w:date="2026-08-29T05:03:52Z">
              <w:r w:rsidDel="00000000" w:rsidR="00000000" w:rsidRPr="00000000">
                <w:rPr>
                  <w:rFonts w:ascii="Bookman Old Style" w:cs="Bookman Old Style" w:eastAsia="Bookman Old Style" w:hAnsi="Bookman Old Style"/>
                  <w:rtl w:val="0"/>
                  <w:rPrChange w:author="hanifah nurawaliah" w:id="87" w:date="2026-08-29T05:03:52Z">
                    <w:rPr>
                      <w:rFonts w:ascii="Bookman Old Style" w:cs="Bookman Old Style" w:eastAsia="Bookman Old Style" w:hAnsi="Bookman Old Style"/>
                      <w:sz w:val="24"/>
                      <w:szCs w:val="24"/>
                    </w:rPr>
                  </w:rPrChange>
                </w:rPr>
                <w:t xml:space="preserve">Diidentifikasi dan ditindaklanjutinya gangguan pengoperasian sistem penanganan abu/residu secara tepat, sesuai prosedur </w:t>
              </w:r>
              <w:r w:rsidDel="00000000" w:rsidR="00000000" w:rsidRPr="00000000">
                <w:rPr>
                  <w:rFonts w:ascii="Bookman Old Style" w:cs="Bookman Old Style" w:eastAsia="Bookman Old Style" w:hAnsi="Bookman Old Style"/>
                  <w:i w:val="1"/>
                  <w:iCs w:val="1"/>
                  <w:rtl w:val="0"/>
                  <w:rPrChange w:author="hanifah nurawaliah" w:id="87" w:date="2026-08-29T05:03:52Z">
                    <w:rPr>
                      <w:rFonts w:ascii="Bookman Old Style" w:cs="Bookman Old Style" w:eastAsia="Bookman Old Style" w:hAnsi="Bookman Old Style"/>
                      <w:sz w:val="24"/>
                      <w:szCs w:val="24"/>
                    </w:rPr>
                  </w:rPrChange>
                </w:rPr>
                <w:t xml:space="preserve">troubleshooting </w:t>
              </w:r>
              <w:r w:rsidDel="00000000" w:rsidR="00000000" w:rsidRPr="00000000">
                <w:rPr>
                  <w:rFonts w:ascii="Bookman Old Style" w:cs="Bookman Old Style" w:eastAsia="Bookman Old Style" w:hAnsi="Bookman Old Style"/>
                  <w:rtl w:val="0"/>
                  <w:rPrChange w:author="hanifah nurawaliah" w:id="87" w:date="2026-08-29T05:03:52Z">
                    <w:rPr>
                      <w:rFonts w:ascii="Bookman Old Style" w:cs="Bookman Old Style" w:eastAsia="Bookman Old Style" w:hAnsi="Bookman Old Style"/>
                      <w:sz w:val="24"/>
                      <w:szCs w:val="24"/>
                    </w:rPr>
                  </w:rPrChange>
                </w:rPr>
                <w:t xml:space="preserve">dan tanggap darurat yang berlaku.</w:t>
              </w:r>
              <w:r w:rsidDel="00000000" w:rsidR="00000000" w:rsidRPr="00000000">
                <w:rPr>
                  <w:rtl w:val="0"/>
                  <w:rPrChange w:author="hanifah nurawaliah" w:id="87" w:date="2026-08-29T05:03:52Z">
                    <w:rPr>
                      <w:rFonts w:ascii="Bookman Old Style" w:cs="Bookman Old Style" w:eastAsia="Bookman Old Style" w:hAnsi="Bookman Old Style"/>
                      <w:sz w:val="24"/>
                      <w:szCs w:val="24"/>
                    </w:rPr>
                  </w:rPrChange>
                </w:rPr>
                <w:t xml:space="preserve"> </w:t>
              </w:r>
            </w:ins>
            <w:del w:author="hanifah nurawaliah" w:id="86" w:date="2026-08-29T05:03:52Z">
              <w:r w:rsidDel="00000000" w:rsidR="00000000" w:rsidRPr="00000000">
                <w:rPr>
                  <w:rtl w:val="0"/>
                  <w:rPrChange w:author="hanifah nurawaliah" w:id="87" w:date="2026-08-29T05:03:52Z">
                    <w:rPr>
                      <w:rFonts w:ascii="Bookman Old Style" w:cs="Bookman Old Style" w:eastAsia="Bookman Old Style" w:hAnsi="Bookman Old Style"/>
                      <w:sz w:val="20"/>
                      <w:szCs w:val="20"/>
                    </w:rPr>
                  </w:rPrChange>
                </w:rPr>
                <w:delText xml:space="preserve">Teridentifikasi dan tertindaklanjutinya gangguan pengoperasian sistem penanganan abu/residu sesuai prosedur secara cermat.</w:delText>
              </w:r>
            </w:del>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3D4">
            <w:pPr>
              <w:spacing w:after="160" w:lineRule="auto"/>
              <w:ind w:left="1080" w:hanging="540"/>
              <w:jc w:val="both"/>
              <w:rPr>
                <w:ins w:author="hanifah nurawaliah" w:id="88" w:date="2026-08-29T05:06:16Z"/>
                <w:rFonts w:ascii="Bookman Old Style" w:cs="Bookman Old Style" w:eastAsia="Bookman Old Style" w:hAnsi="Bookman Old Style"/>
                <w:sz w:val="20"/>
                <w:szCs w:val="20"/>
                <w:rPrChange w:author="hanifah nurawaliah" w:id="89" w:date="2026-08-29T05:06:16Z">
                  <w:rPr/>
                </w:rPrChange>
              </w:rPr>
            </w:pPr>
            <w:ins w:author="hanifah nurawaliah" w:id="88" w:date="2026-08-29T05:06:16Z">
              <w:r w:rsidDel="00000000" w:rsidR="00000000" w:rsidRPr="00000000">
                <w:rPr>
                  <w:rFonts w:ascii="Bookman Old Style" w:cs="Bookman Old Style" w:eastAsia="Bookman Old Style" w:hAnsi="Bookman Old Style"/>
                  <w:sz w:val="20"/>
                  <w:szCs w:val="20"/>
                  <w:rtl w:val="0"/>
                  <w:rPrChange w:author="hanifah nurawaliah" w:id="89" w:date="2026-08-29T05:06:16Z">
                    <w:rPr/>
                  </w:rPrChange>
                </w:rPr>
                <w:t xml:space="preserve">Penjelasan tentang:</w:t>
              </w:r>
            </w:ins>
          </w:p>
          <w:p w:rsidR="00000000" w:rsidDel="00000000" w:rsidP="00000000" w:rsidRDefault="00000000" w:rsidRPr="00000000" w14:paraId="000003D5">
            <w:pPr>
              <w:spacing w:after="120" w:lineRule="auto"/>
              <w:ind w:left="620" w:hanging="20"/>
              <w:jc w:val="both"/>
              <w:rPr>
                <w:ins w:author="hanifah nurawaliah" w:id="88" w:date="2026-08-29T05:06:16Z"/>
                <w:rFonts w:ascii="Bookman Old Style" w:cs="Bookman Old Style" w:eastAsia="Bookman Old Style" w:hAnsi="Bookman Old Style"/>
                <w:sz w:val="20"/>
                <w:szCs w:val="20"/>
                <w:rPrChange w:author="hanifah nurawaliah" w:id="89" w:date="2026-08-29T05:06:16Z">
                  <w:rPr/>
                </w:rPrChange>
              </w:rPr>
            </w:pPr>
            <w:ins w:author="hanifah nurawaliah" w:id="88" w:date="2026-08-29T05:06:16Z">
              <w:r w:rsidDel="00000000" w:rsidR="00000000" w:rsidRPr="00000000">
                <w:rPr>
                  <w:rFonts w:ascii="Bookman Old Style" w:cs="Bookman Old Style" w:eastAsia="Bookman Old Style" w:hAnsi="Bookman Old Style"/>
                  <w:sz w:val="20"/>
                  <w:szCs w:val="20"/>
                  <w:rtl w:val="0"/>
                  <w:rPrChange w:author="hanifah nurawaliah" w:id="89" w:date="2026-08-29T05:06:16Z">
                    <w:rPr/>
                  </w:rPrChange>
                </w:rPr>
                <w:t xml:space="preserve">4.1</w:t>
              </w:r>
              <w:r w:rsidDel="00000000" w:rsidR="00000000" w:rsidRPr="00000000">
                <w:rPr>
                  <w:rFonts w:ascii="Times New Roman" w:cs="Times New Roman" w:eastAsia="Times New Roman" w:hAnsi="Times New Roman"/>
                  <w:sz w:val="14"/>
                  <w:szCs w:val="14"/>
                  <w:rtl w:val="0"/>
                  <w:rPrChange w:author="hanifah nurawaliah" w:id="89" w:date="2026-08-29T05:06:16Z">
                    <w:rPr/>
                  </w:rPrChange>
                </w:rPr>
                <w:t xml:space="preserve">     </w:t>
              </w:r>
              <w:r w:rsidDel="00000000" w:rsidR="00000000" w:rsidRPr="00000000">
                <w:rPr>
                  <w:rFonts w:ascii="Bookman Old Style" w:cs="Bookman Old Style" w:eastAsia="Bookman Old Style" w:hAnsi="Bookman Old Style"/>
                  <w:sz w:val="20"/>
                  <w:szCs w:val="20"/>
                  <w:rtl w:val="0"/>
                  <w:rPrChange w:author="hanifah nurawaliah" w:id="89" w:date="2026-08-29T05:06:16Z">
                    <w:rPr/>
                  </w:rPrChange>
                </w:rPr>
                <w:t xml:space="preserve">Jenis-jenis gangguan umum pada sistem penanganan abu.</w:t>
              </w:r>
            </w:ins>
          </w:p>
          <w:p w:rsidR="00000000" w:rsidDel="00000000" w:rsidP="00000000" w:rsidRDefault="00000000" w:rsidRPr="00000000" w14:paraId="000003D6">
            <w:pPr>
              <w:spacing w:after="120" w:lineRule="auto"/>
              <w:ind w:left="620" w:hanging="20"/>
              <w:jc w:val="both"/>
              <w:rPr>
                <w:ins w:author="hanifah nurawaliah" w:id="88" w:date="2026-08-29T05:06:16Z"/>
                <w:rFonts w:ascii="Bookman Old Style" w:cs="Bookman Old Style" w:eastAsia="Bookman Old Style" w:hAnsi="Bookman Old Style"/>
                <w:sz w:val="20"/>
                <w:szCs w:val="20"/>
                <w:rPrChange w:author="hanifah nurawaliah" w:id="89" w:date="2026-08-29T05:06:16Z">
                  <w:rPr/>
                </w:rPrChange>
              </w:rPr>
            </w:pPr>
            <w:ins w:author="hanifah nurawaliah" w:id="88" w:date="2026-08-29T05:06:16Z">
              <w:r w:rsidDel="00000000" w:rsidR="00000000" w:rsidRPr="00000000">
                <w:rPr>
                  <w:rFonts w:ascii="Bookman Old Style" w:cs="Bookman Old Style" w:eastAsia="Bookman Old Style" w:hAnsi="Bookman Old Style"/>
                  <w:sz w:val="20"/>
                  <w:szCs w:val="20"/>
                  <w:rtl w:val="0"/>
                  <w:rPrChange w:author="hanifah nurawaliah" w:id="89" w:date="2026-08-29T05:06:16Z">
                    <w:rPr/>
                  </w:rPrChange>
                </w:rPr>
                <w:t xml:space="preserve">4.2</w:t>
              </w:r>
              <w:r w:rsidDel="00000000" w:rsidR="00000000" w:rsidRPr="00000000">
                <w:rPr>
                  <w:rFonts w:ascii="Times New Roman" w:cs="Times New Roman" w:eastAsia="Times New Roman" w:hAnsi="Times New Roman"/>
                  <w:sz w:val="14"/>
                  <w:szCs w:val="14"/>
                  <w:rtl w:val="0"/>
                  <w:rPrChange w:author="hanifah nurawaliah" w:id="89" w:date="2026-08-29T05:06:16Z">
                    <w:rPr/>
                  </w:rPrChange>
                </w:rPr>
                <w:t xml:space="preserve">     </w:t>
              </w:r>
              <w:r w:rsidDel="00000000" w:rsidR="00000000" w:rsidRPr="00000000">
                <w:rPr>
                  <w:rFonts w:ascii="Bookman Old Style" w:cs="Bookman Old Style" w:eastAsia="Bookman Old Style" w:hAnsi="Bookman Old Style"/>
                  <w:sz w:val="20"/>
                  <w:szCs w:val="20"/>
                  <w:rtl w:val="0"/>
                  <w:rPrChange w:author="hanifah nurawaliah" w:id="89" w:date="2026-08-29T05:06:16Z">
                    <w:rPr/>
                  </w:rPrChange>
                </w:rPr>
                <w:t xml:space="preserve">Metode identifikasi gangguan.</w:t>
              </w:r>
            </w:ins>
          </w:p>
          <w:p w:rsidR="00000000" w:rsidDel="00000000" w:rsidP="00000000" w:rsidRDefault="00000000" w:rsidRPr="00000000" w14:paraId="000003D7">
            <w:pPr>
              <w:spacing w:after="120" w:lineRule="auto"/>
              <w:ind w:left="620" w:hanging="20"/>
              <w:jc w:val="both"/>
              <w:rPr>
                <w:ins w:author="hanifah nurawaliah" w:id="88" w:date="2026-08-29T05:06:16Z"/>
                <w:rFonts w:ascii="Bookman Old Style" w:cs="Bookman Old Style" w:eastAsia="Bookman Old Style" w:hAnsi="Bookman Old Style"/>
                <w:sz w:val="20"/>
                <w:szCs w:val="20"/>
                <w:rPrChange w:author="hanifah nurawaliah" w:id="89" w:date="2026-08-29T05:06:16Z">
                  <w:rPr/>
                </w:rPrChange>
              </w:rPr>
            </w:pPr>
            <w:ins w:author="hanifah nurawaliah" w:id="88" w:date="2026-08-29T05:06:16Z">
              <w:r w:rsidDel="00000000" w:rsidR="00000000" w:rsidRPr="00000000">
                <w:rPr>
                  <w:rFonts w:ascii="Bookman Old Style" w:cs="Bookman Old Style" w:eastAsia="Bookman Old Style" w:hAnsi="Bookman Old Style"/>
                  <w:sz w:val="20"/>
                  <w:szCs w:val="20"/>
                  <w:rtl w:val="0"/>
                  <w:rPrChange w:author="hanifah nurawaliah" w:id="89" w:date="2026-08-29T05:06:16Z">
                    <w:rPr/>
                  </w:rPrChange>
                </w:rPr>
                <w:t xml:space="preserve">4.3</w:t>
              </w:r>
              <w:r w:rsidDel="00000000" w:rsidR="00000000" w:rsidRPr="00000000">
                <w:rPr>
                  <w:rFonts w:ascii="Times New Roman" w:cs="Times New Roman" w:eastAsia="Times New Roman" w:hAnsi="Times New Roman"/>
                  <w:sz w:val="14"/>
                  <w:szCs w:val="14"/>
                  <w:rtl w:val="0"/>
                  <w:rPrChange w:author="hanifah nurawaliah" w:id="89" w:date="2026-08-29T05:06:16Z">
                    <w:rPr/>
                  </w:rPrChange>
                </w:rPr>
                <w:t xml:space="preserve">     </w:t>
              </w:r>
              <w:r w:rsidDel="00000000" w:rsidR="00000000" w:rsidRPr="00000000">
                <w:rPr>
                  <w:rFonts w:ascii="Bookman Old Style" w:cs="Bookman Old Style" w:eastAsia="Bookman Old Style" w:hAnsi="Bookman Old Style"/>
                  <w:sz w:val="20"/>
                  <w:szCs w:val="20"/>
                  <w:rtl w:val="0"/>
                  <w:rPrChange w:author="hanifah nurawaliah" w:id="89" w:date="2026-08-29T05:06:16Z">
                    <w:rPr/>
                  </w:rPrChange>
                </w:rPr>
                <w:t xml:space="preserve">Prosedur tanggap darurat.</w:t>
              </w:r>
            </w:ins>
          </w:p>
          <w:p w:rsidR="00000000" w:rsidDel="00000000" w:rsidP="00000000" w:rsidRDefault="00000000" w:rsidRPr="00000000" w14:paraId="000003D8">
            <w:pPr>
              <w:rPr>
                <w:del w:author="hanifah nurawaliah" w:id="90" w:date="2026-08-29T05:06:15Z"/>
              </w:rPr>
            </w:pPr>
            <w:ins w:author="hanifah nurawaliah" w:id="88" w:date="2026-08-29T05:06:16Z">
              <w:r w:rsidDel="00000000" w:rsidR="00000000" w:rsidRPr="00000000">
                <w:rPr>
                  <w:rFonts w:ascii="Bookman Old Style" w:cs="Bookman Old Style" w:eastAsia="Bookman Old Style" w:hAnsi="Bookman Old Style"/>
                  <w:sz w:val="20"/>
                  <w:szCs w:val="20"/>
                  <w:rtl w:val="0"/>
                  <w:rPrChange w:author="hanifah nurawaliah" w:id="89" w:date="2026-08-29T05:06:16Z">
                    <w:rPr/>
                  </w:rPrChange>
                </w:rPr>
                <w:t xml:space="preserve">Langkah penanggulangan gangguan sistem penanganan abu/residu. </w:t>
              </w:r>
            </w:ins>
            <w:del w:author="hanifah nurawaliah" w:id="90" w:date="2026-08-29T05:06:15Z">
              <w:r w:rsidDel="00000000" w:rsidR="00000000" w:rsidRPr="00000000">
                <w:rPr>
                  <w:rFonts w:ascii="Bookman Old Style" w:cs="Bookman Old Style" w:eastAsia="Bookman Old Style" w:hAnsi="Bookman Old Style"/>
                  <w:sz w:val="20"/>
                  <w:szCs w:val="20"/>
                  <w:rtl w:val="0"/>
                </w:rPr>
                <w:delText xml:space="preserve">Penjelasan tentang:</w:delText>
              </w:r>
              <w:r w:rsidDel="00000000" w:rsidR="00000000" w:rsidRPr="00000000">
                <w:rPr>
                  <w:rtl w:val="0"/>
                </w:rPr>
              </w:r>
            </w:del>
          </w:p>
          <w:p w:rsidR="00000000" w:rsidDel="00000000" w:rsidP="00000000" w:rsidRDefault="00000000" w:rsidRPr="00000000" w14:paraId="000003D9">
            <w:pPr>
              <w:rPr>
                <w:del w:author="hanifah nurawaliah" w:id="90" w:date="2026-08-29T05:06:15Z"/>
              </w:rPr>
            </w:pPr>
            <w:del w:author="hanifah nurawaliah" w:id="90" w:date="2026-08-29T05:06:15Z">
              <w:r w:rsidDel="00000000" w:rsidR="00000000" w:rsidRPr="00000000">
                <w:rPr>
                  <w:rFonts w:ascii="Bookman Old Style" w:cs="Bookman Old Style" w:eastAsia="Bookman Old Style" w:hAnsi="Bookman Old Style"/>
                  <w:sz w:val="20"/>
                  <w:szCs w:val="20"/>
                  <w:rtl w:val="0"/>
                </w:rPr>
                <w:delText xml:space="preserve">1. Jenis gangguan sistem penanganan abu/residu</w:delText>
              </w:r>
              <w:r w:rsidDel="00000000" w:rsidR="00000000" w:rsidRPr="00000000">
                <w:rPr>
                  <w:rtl w:val="0"/>
                </w:rPr>
              </w:r>
            </w:del>
          </w:p>
          <w:p w:rsidR="00000000" w:rsidDel="00000000" w:rsidP="00000000" w:rsidRDefault="00000000" w:rsidRPr="00000000" w14:paraId="000003DA">
            <w:pPr>
              <w:rPr>
                <w:del w:author="hanifah nurawaliah" w:id="90" w:date="2026-08-29T05:06:15Z"/>
              </w:rPr>
            </w:pPr>
            <w:del w:author="hanifah nurawaliah" w:id="90" w:date="2026-08-29T05:06:15Z">
              <w:r w:rsidDel="00000000" w:rsidR="00000000" w:rsidRPr="00000000">
                <w:rPr>
                  <w:rFonts w:ascii="Bookman Old Style" w:cs="Bookman Old Style" w:eastAsia="Bookman Old Style" w:hAnsi="Bookman Old Style"/>
                  <w:sz w:val="20"/>
                  <w:szCs w:val="20"/>
                  <w:rtl w:val="0"/>
                </w:rPr>
                <w:delText xml:space="preserve">2. Prosedur identifikasi dan tindak lanjut gangguan</w:delText>
              </w:r>
              <w:r w:rsidDel="00000000" w:rsidR="00000000" w:rsidRPr="00000000">
                <w:rPr>
                  <w:rtl w:val="0"/>
                </w:rPr>
              </w:r>
            </w:del>
          </w:p>
          <w:p w:rsidR="00000000" w:rsidDel="00000000" w:rsidP="00000000" w:rsidRDefault="00000000" w:rsidRPr="00000000" w14:paraId="000003DB">
            <w:pPr>
              <w:rPr/>
            </w:pPr>
            <w:del w:author="hanifah nurawaliah" w:id="90" w:date="2026-08-29T05:06:15Z">
              <w:r w:rsidDel="00000000" w:rsidR="00000000" w:rsidRPr="00000000">
                <w:rPr>
                  <w:rFonts w:ascii="Bookman Old Style" w:cs="Bookman Old Style" w:eastAsia="Bookman Old Style" w:hAnsi="Bookman Old Style"/>
                  <w:sz w:val="20"/>
                  <w:szCs w:val="20"/>
                  <w:rtl w:val="0"/>
                </w:rPr>
                <w:delText xml:space="preserve">3. Proses kimia anorganik, K3, dan penanganan B3</w:delText>
              </w:r>
            </w:del>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3DC">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4.1</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3DD">
            <w:pPr>
              <w:rPr/>
            </w:pPr>
            <w:ins w:author="hanifah nurawaliah" w:id="91" w:date="2026-08-29T05:10:35Z">
              <w:r w:rsidDel="00000000" w:rsidR="00000000" w:rsidRPr="00000000">
                <w:rPr>
                  <w:rFonts w:ascii="Bookman Old Style" w:cs="Bookman Old Style" w:eastAsia="Bookman Old Style" w:hAnsi="Bookman Old Style"/>
                  <w:rtl w:val="0"/>
                  <w:rPrChange w:author="hanifah nurawaliah" w:id="92" w:date="2026-08-29T05:10:35Z">
                    <w:rPr>
                      <w:rFonts w:ascii="Bookman Old Style" w:cs="Bookman Old Style" w:eastAsia="Bookman Old Style" w:hAnsi="Bookman Old Style"/>
                      <w:sz w:val="24"/>
                      <w:szCs w:val="24"/>
                    </w:rPr>
                  </w:rPrChange>
                </w:rPr>
                <w:t xml:space="preserve">Mengidentifikasi gangguan pengoperasian unit sesuai prosedur secara cermat.</w:t>
              </w:r>
              <w:r w:rsidDel="00000000" w:rsidR="00000000" w:rsidRPr="00000000">
                <w:rPr>
                  <w:rtl w:val="0"/>
                  <w:rPrChange w:author="hanifah nurawaliah" w:id="92" w:date="2026-08-29T05:10:35Z">
                    <w:rPr>
                      <w:rFonts w:ascii="Bookman Old Style" w:cs="Bookman Old Style" w:eastAsia="Bookman Old Style" w:hAnsi="Bookman Old Style"/>
                      <w:sz w:val="24"/>
                      <w:szCs w:val="24"/>
                    </w:rPr>
                  </w:rPrChange>
                </w:rPr>
                <w:t xml:space="preserve"> </w:t>
              </w:r>
            </w:ins>
            <w:del w:author="hanifah nurawaliah" w:id="91" w:date="2026-08-29T05:10:35Z">
              <w:r w:rsidDel="00000000" w:rsidR="00000000" w:rsidRPr="00000000">
                <w:rPr>
                  <w:rtl w:val="0"/>
                  <w:rPrChange w:author="hanifah nurawaliah" w:id="92" w:date="2026-08-29T05:10:35Z">
                    <w:rPr>
                      <w:rFonts w:ascii="Bookman Old Style" w:cs="Bookman Old Style" w:eastAsia="Bookman Old Style" w:hAnsi="Bookman Old Style"/>
                      <w:sz w:val="20"/>
                      <w:szCs w:val="20"/>
                    </w:rPr>
                  </w:rPrChange>
                </w:rPr>
                <w:delText xml:space="preserve">Mengidentifikasi gangguan pengoperasian unit sesuai dengan prosedur secara cermat dan taat mengikuti prosedur.</w:delText>
              </w:r>
            </w:del>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3DE">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3 JP</w:t>
            </w:r>
            <w:r w:rsidDel="00000000" w:rsidR="00000000" w:rsidRPr="00000000">
              <w:rPr>
                <w:rtl w:val="0"/>
              </w:rPr>
            </w:r>
          </w:p>
        </w:tc>
      </w:tr>
      <w:tr>
        <w:trPr>
          <w:cantSplit w:val="1"/>
          <w:tblHeader w:val="0"/>
        </w:trPr>
        <w:tc>
          <w:tcPr>
            <w:vMerge w:val="continue"/>
            <w:tcMar>
              <w:top w:w="30.0" w:type="dxa"/>
              <w:left w:w="35.0" w:type="dxa"/>
              <w:bottom w:w="30.0" w:type="dxa"/>
              <w:right w:w="35.0" w:type="dxa"/>
            </w:tcMar>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3E1">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4.2</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3E2">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Gangguan pengoperasian ditindaklanjuti sesuai dengan prosedur.</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3E5">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4.2</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3E6">
            <w:pPr>
              <w:rPr/>
            </w:pPr>
            <w:ins w:author="hanifah nurawaliah" w:id="93" w:date="2026-08-29T05:10:45Z">
              <w:r w:rsidDel="00000000" w:rsidR="00000000" w:rsidRPr="00000000">
                <w:rPr>
                  <w:rFonts w:ascii="Bookman Old Style" w:cs="Bookman Old Style" w:eastAsia="Bookman Old Style" w:hAnsi="Bookman Old Style"/>
                  <w:rtl w:val="0"/>
                  <w:rPrChange w:author="hanifah nurawaliah" w:id="94" w:date="2026-08-29T05:10:45Z">
                    <w:rPr>
                      <w:rFonts w:ascii="Bookman Old Style" w:cs="Bookman Old Style" w:eastAsia="Bookman Old Style" w:hAnsi="Bookman Old Style"/>
                      <w:sz w:val="24"/>
                      <w:szCs w:val="24"/>
                    </w:rPr>
                  </w:rPrChange>
                </w:rPr>
                <w:t xml:space="preserve">Menindaklanjuti gangguan pengoperasian sesuai prosedur secara taat dan tanggap.</w:t>
              </w:r>
              <w:r w:rsidDel="00000000" w:rsidR="00000000" w:rsidRPr="00000000">
                <w:rPr>
                  <w:rtl w:val="0"/>
                  <w:rPrChange w:author="hanifah nurawaliah" w:id="94" w:date="2026-08-29T05:10:45Z">
                    <w:rPr>
                      <w:rFonts w:ascii="Bookman Old Style" w:cs="Bookman Old Style" w:eastAsia="Bookman Old Style" w:hAnsi="Bookman Old Style"/>
                      <w:sz w:val="24"/>
                      <w:szCs w:val="24"/>
                    </w:rPr>
                  </w:rPrChange>
                </w:rPr>
                <w:t xml:space="preserve"> </w:t>
              </w:r>
            </w:ins>
            <w:del w:author="hanifah nurawaliah" w:id="93" w:date="2026-08-29T05:10:45Z">
              <w:r w:rsidDel="00000000" w:rsidR="00000000" w:rsidRPr="00000000">
                <w:rPr>
                  <w:rtl w:val="0"/>
                  <w:rPrChange w:author="hanifah nurawaliah" w:id="94" w:date="2026-08-29T05:10:45Z">
                    <w:rPr>
                      <w:rFonts w:ascii="Bookman Old Style" w:cs="Bookman Old Style" w:eastAsia="Bookman Old Style" w:hAnsi="Bookman Old Style"/>
                      <w:sz w:val="20"/>
                      <w:szCs w:val="20"/>
                    </w:rPr>
                  </w:rPrChange>
                </w:rPr>
                <w:delText xml:space="preserve">Menindaklanjuti gangguan pengoperasian sesuai dengan prosedur secara cermat dan taat mengikuti prosedur.</w:delText>
              </w:r>
            </w:del>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blHeader w:val="0"/>
        </w:trPr>
        <w:tc>
          <w:tcPr>
            <w:vMerge w:val="restart"/>
            <w:tcMar>
              <w:top w:w="30.0" w:type="dxa"/>
              <w:left w:w="35.0" w:type="dxa"/>
              <w:bottom w:w="30.0" w:type="dxa"/>
              <w:right w:w="35.0" w:type="dxa"/>
            </w:tcMar>
          </w:tcPr>
          <w:p w:rsidR="00000000" w:rsidDel="00000000" w:rsidP="00000000" w:rsidRDefault="00000000" w:rsidRPr="00000000" w14:paraId="000003E8">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5.</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3E9">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Membuat laporan</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3EA">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5.1</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3EB">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Penanganan abu/residu dicatat di dalam formulir laporan sesuai dengan prosedur.</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3EC">
            <w:pPr>
              <w:rPr/>
            </w:pPr>
            <w:ins w:author="hanifah nurawaliah" w:id="95" w:date="2026-08-29T05:04:05Z">
              <w:r w:rsidDel="00000000" w:rsidR="00000000" w:rsidRPr="00000000">
                <w:rPr>
                  <w:rFonts w:ascii="Bookman Old Style" w:cs="Bookman Old Style" w:eastAsia="Bookman Old Style" w:hAnsi="Bookman Old Style"/>
                  <w:rtl w:val="0"/>
                  <w:rPrChange w:author="hanifah nurawaliah" w:id="96" w:date="2026-08-29T05:04:05Z">
                    <w:rPr>
                      <w:rFonts w:ascii="Bookman Old Style" w:cs="Bookman Old Style" w:eastAsia="Bookman Old Style" w:hAnsi="Bookman Old Style"/>
                      <w:sz w:val="24"/>
                      <w:szCs w:val="24"/>
                    </w:rPr>
                  </w:rPrChange>
                </w:rPr>
                <w:t xml:space="preserve">Dibuatnya laporan penanganan abu/residu melalui pencatatan, penyusunan, dan pengarsipan sesuai prosedur yang ditetapkan, secara lengkap dan akurat.</w:t>
              </w:r>
              <w:r w:rsidDel="00000000" w:rsidR="00000000" w:rsidRPr="00000000">
                <w:rPr>
                  <w:rtl w:val="0"/>
                  <w:rPrChange w:author="hanifah nurawaliah" w:id="96" w:date="2026-08-29T05:04:05Z">
                    <w:rPr>
                      <w:rFonts w:ascii="Bookman Old Style" w:cs="Bookman Old Style" w:eastAsia="Bookman Old Style" w:hAnsi="Bookman Old Style"/>
                      <w:sz w:val="24"/>
                      <w:szCs w:val="24"/>
                    </w:rPr>
                  </w:rPrChange>
                </w:rPr>
                <w:t xml:space="preserve"> </w:t>
              </w:r>
            </w:ins>
            <w:del w:author="hanifah nurawaliah" w:id="95" w:date="2026-08-29T05:04:05Z">
              <w:r w:rsidDel="00000000" w:rsidR="00000000" w:rsidRPr="00000000">
                <w:rPr>
                  <w:rtl w:val="0"/>
                  <w:rPrChange w:author="hanifah nurawaliah" w:id="96" w:date="2026-08-29T05:04:05Z">
                    <w:rPr>
                      <w:rFonts w:ascii="Bookman Old Style" w:cs="Bookman Old Style" w:eastAsia="Bookman Old Style" w:hAnsi="Bookman Old Style"/>
                      <w:sz w:val="20"/>
                      <w:szCs w:val="20"/>
                    </w:rPr>
                  </w:rPrChange>
                </w:rPr>
                <w:delText xml:space="preserve">Tercatatnya penanganan abu/residu serta tersusun dan terarsipkannya laporan sesuai prosedur secara cermat.</w:delText>
              </w:r>
            </w:del>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3ED">
            <w:pPr>
              <w:spacing w:after="160" w:lineRule="auto"/>
              <w:ind w:left="1080" w:hanging="540"/>
              <w:jc w:val="both"/>
              <w:rPr>
                <w:ins w:author="hanifah nurawaliah" w:id="97" w:date="2026-08-29T05:06:28Z"/>
                <w:rFonts w:ascii="Bookman Old Style" w:cs="Bookman Old Style" w:eastAsia="Bookman Old Style" w:hAnsi="Bookman Old Style"/>
                <w:rPrChange w:author="hanifah nurawaliah" w:id="98" w:date="2026-08-29T05:06:28Z">
                  <w:rPr/>
                </w:rPrChange>
              </w:rPr>
            </w:pPr>
            <w:ins w:author="hanifah nurawaliah" w:id="97" w:date="2026-08-29T05:06:28Z">
              <w:r w:rsidDel="00000000" w:rsidR="00000000" w:rsidRPr="00000000">
                <w:rPr>
                  <w:rFonts w:ascii="Bookman Old Style" w:cs="Bookman Old Style" w:eastAsia="Bookman Old Style" w:hAnsi="Bookman Old Style"/>
                  <w:rtl w:val="0"/>
                  <w:rPrChange w:author="hanifah nurawaliah" w:id="98" w:date="2026-08-29T05:06:28Z">
                    <w:rPr/>
                  </w:rPrChange>
                </w:rPr>
                <w:t xml:space="preserve">Penjelasan tentang:</w:t>
              </w:r>
            </w:ins>
          </w:p>
          <w:p w:rsidR="00000000" w:rsidDel="00000000" w:rsidP="00000000" w:rsidRDefault="00000000" w:rsidRPr="00000000" w14:paraId="000003EE">
            <w:pPr>
              <w:spacing w:after="120" w:lineRule="auto"/>
              <w:ind w:left="620" w:hanging="20"/>
              <w:jc w:val="both"/>
              <w:rPr>
                <w:ins w:author="hanifah nurawaliah" w:id="97" w:date="2026-08-29T05:06:28Z"/>
                <w:rFonts w:ascii="Bookman Old Style" w:cs="Bookman Old Style" w:eastAsia="Bookman Old Style" w:hAnsi="Bookman Old Style"/>
                <w:rPrChange w:author="hanifah nurawaliah" w:id="98" w:date="2026-08-29T05:06:28Z">
                  <w:rPr/>
                </w:rPrChange>
              </w:rPr>
            </w:pPr>
            <w:ins w:author="hanifah nurawaliah" w:id="97" w:date="2026-08-29T05:06:28Z">
              <w:r w:rsidDel="00000000" w:rsidR="00000000" w:rsidRPr="00000000">
                <w:rPr>
                  <w:rFonts w:ascii="Bookman Old Style" w:cs="Bookman Old Style" w:eastAsia="Bookman Old Style" w:hAnsi="Bookman Old Style"/>
                  <w:rtl w:val="0"/>
                  <w:rPrChange w:author="hanifah nurawaliah" w:id="98" w:date="2026-08-29T05:06:28Z">
                    <w:rPr/>
                  </w:rPrChange>
                </w:rPr>
                <w:t xml:space="preserve">5.1</w:t>
              </w:r>
              <w:r w:rsidDel="00000000" w:rsidR="00000000" w:rsidRPr="00000000">
                <w:rPr>
                  <w:rFonts w:ascii="Times New Roman" w:cs="Times New Roman" w:eastAsia="Times New Roman" w:hAnsi="Times New Roman"/>
                  <w:sz w:val="14"/>
                  <w:szCs w:val="14"/>
                  <w:rtl w:val="0"/>
                  <w:rPrChange w:author="hanifah nurawaliah" w:id="98" w:date="2026-08-29T05:06:28Z">
                    <w:rPr/>
                  </w:rPrChange>
                </w:rPr>
                <w:t xml:space="preserve">     </w:t>
              </w:r>
              <w:r w:rsidDel="00000000" w:rsidR="00000000" w:rsidRPr="00000000">
                <w:rPr>
                  <w:rFonts w:ascii="Bookman Old Style" w:cs="Bookman Old Style" w:eastAsia="Bookman Old Style" w:hAnsi="Bookman Old Style"/>
                  <w:rtl w:val="0"/>
                  <w:rPrChange w:author="hanifah nurawaliah" w:id="98" w:date="2026-08-29T05:06:28Z">
                    <w:rPr/>
                  </w:rPrChange>
                </w:rPr>
                <w:t xml:space="preserve">Format formulir laporan penanganan abu/residu.</w:t>
              </w:r>
            </w:ins>
          </w:p>
          <w:p w:rsidR="00000000" w:rsidDel="00000000" w:rsidP="00000000" w:rsidRDefault="00000000" w:rsidRPr="00000000" w14:paraId="000003EF">
            <w:pPr>
              <w:spacing w:after="120" w:lineRule="auto"/>
              <w:ind w:left="620" w:hanging="20"/>
              <w:jc w:val="both"/>
              <w:rPr>
                <w:ins w:author="hanifah nurawaliah" w:id="97" w:date="2026-08-29T05:06:28Z"/>
                <w:rFonts w:ascii="Bookman Old Style" w:cs="Bookman Old Style" w:eastAsia="Bookman Old Style" w:hAnsi="Bookman Old Style"/>
                <w:rPrChange w:author="hanifah nurawaliah" w:id="98" w:date="2026-08-29T05:06:28Z">
                  <w:rPr/>
                </w:rPrChange>
              </w:rPr>
            </w:pPr>
            <w:ins w:author="hanifah nurawaliah" w:id="97" w:date="2026-08-29T05:06:28Z">
              <w:r w:rsidDel="00000000" w:rsidR="00000000" w:rsidRPr="00000000">
                <w:rPr>
                  <w:rFonts w:ascii="Bookman Old Style" w:cs="Bookman Old Style" w:eastAsia="Bookman Old Style" w:hAnsi="Bookman Old Style"/>
                  <w:rtl w:val="0"/>
                  <w:rPrChange w:author="hanifah nurawaliah" w:id="98" w:date="2026-08-29T05:06:28Z">
                    <w:rPr/>
                  </w:rPrChange>
                </w:rPr>
                <w:t xml:space="preserve">5.2</w:t>
              </w:r>
              <w:r w:rsidDel="00000000" w:rsidR="00000000" w:rsidRPr="00000000">
                <w:rPr>
                  <w:rFonts w:ascii="Times New Roman" w:cs="Times New Roman" w:eastAsia="Times New Roman" w:hAnsi="Times New Roman"/>
                  <w:sz w:val="14"/>
                  <w:szCs w:val="14"/>
                  <w:rtl w:val="0"/>
                  <w:rPrChange w:author="hanifah nurawaliah" w:id="98" w:date="2026-08-29T05:06:28Z">
                    <w:rPr/>
                  </w:rPrChange>
                </w:rPr>
                <w:t xml:space="preserve">     </w:t>
              </w:r>
              <w:r w:rsidDel="00000000" w:rsidR="00000000" w:rsidRPr="00000000">
                <w:rPr>
                  <w:rFonts w:ascii="Bookman Old Style" w:cs="Bookman Old Style" w:eastAsia="Bookman Old Style" w:hAnsi="Bookman Old Style"/>
                  <w:rtl w:val="0"/>
                  <w:rPrChange w:author="hanifah nurawaliah" w:id="98" w:date="2026-08-29T05:06:28Z">
                    <w:rPr/>
                  </w:rPrChange>
                </w:rPr>
                <w:t xml:space="preserve">Sistematika penyusunan laporan operasional.</w:t>
              </w:r>
            </w:ins>
          </w:p>
          <w:p w:rsidR="00000000" w:rsidDel="00000000" w:rsidP="00000000" w:rsidRDefault="00000000" w:rsidRPr="00000000" w14:paraId="000003F0">
            <w:pPr>
              <w:rPr>
                <w:del w:author="hanifah nurawaliah" w:id="97" w:date="2026-08-29T05:06:28Z"/>
                <w:rPrChange w:author="hanifah nurawaliah" w:id="98" w:date="2026-08-29T05:06:28Z">
                  <w:rPr/>
                </w:rPrChange>
              </w:rPr>
            </w:pPr>
            <w:ins w:author="hanifah nurawaliah" w:id="97" w:date="2026-08-29T05:06:28Z">
              <w:r w:rsidDel="00000000" w:rsidR="00000000" w:rsidRPr="00000000">
                <w:rPr>
                  <w:rFonts w:ascii="Bookman Old Style" w:cs="Bookman Old Style" w:eastAsia="Bookman Old Style" w:hAnsi="Bookman Old Style"/>
                  <w:rtl w:val="0"/>
                  <w:rPrChange w:author="hanifah nurawaliah" w:id="98" w:date="2026-08-29T05:06:28Z">
                    <w:rPr/>
                  </w:rPrChange>
                </w:rPr>
                <w:t xml:space="preserve">Prosedur pengarsipan dokumen/laporan.</w:t>
              </w:r>
              <w:r w:rsidDel="00000000" w:rsidR="00000000" w:rsidRPr="00000000">
                <w:rPr>
                  <w:rtl w:val="0"/>
                  <w:rPrChange w:author="hanifah nurawaliah" w:id="98" w:date="2026-08-29T05:06:28Z">
                    <w:rPr/>
                  </w:rPrChange>
                </w:rPr>
                <w:t xml:space="preserve"> </w:t>
              </w:r>
            </w:ins>
            <w:del w:author="hanifah nurawaliah" w:id="97" w:date="2026-08-29T05:06:28Z">
              <w:r w:rsidDel="00000000" w:rsidR="00000000" w:rsidRPr="00000000">
                <w:rPr>
                  <w:rtl w:val="0"/>
                  <w:rPrChange w:author="hanifah nurawaliah" w:id="98" w:date="2026-08-29T05:06:28Z">
                    <w:rPr>
                      <w:rFonts w:ascii="Bookman Old Style" w:cs="Bookman Old Style" w:eastAsia="Bookman Old Style" w:hAnsi="Bookman Old Style"/>
                      <w:sz w:val="20"/>
                      <w:szCs w:val="20"/>
                    </w:rPr>
                  </w:rPrChange>
                </w:rPr>
                <w:delText xml:space="preserve">Penjelasan tentang:</w:delText>
              </w:r>
              <w:r w:rsidDel="00000000" w:rsidR="00000000" w:rsidRPr="00000000">
                <w:rPr>
                  <w:rtl w:val="0"/>
                </w:rPr>
              </w:r>
            </w:del>
          </w:p>
          <w:p w:rsidR="00000000" w:rsidDel="00000000" w:rsidP="00000000" w:rsidRDefault="00000000" w:rsidRPr="00000000" w14:paraId="000003F1">
            <w:pPr>
              <w:rPr>
                <w:del w:author="hanifah nurawaliah" w:id="97" w:date="2026-08-29T05:06:28Z"/>
                <w:rPrChange w:author="hanifah nurawaliah" w:id="98" w:date="2026-08-29T05:06:28Z">
                  <w:rPr/>
                </w:rPrChange>
              </w:rPr>
            </w:pPr>
            <w:del w:author="hanifah nurawaliah" w:id="97" w:date="2026-08-29T05:06:28Z">
              <w:r w:rsidDel="00000000" w:rsidR="00000000" w:rsidRPr="00000000">
                <w:rPr>
                  <w:rtl w:val="0"/>
                  <w:rPrChange w:author="hanifah nurawaliah" w:id="98" w:date="2026-08-29T05:06:28Z">
                    <w:rPr>
                      <w:rFonts w:ascii="Bookman Old Style" w:cs="Bookman Old Style" w:eastAsia="Bookman Old Style" w:hAnsi="Bookman Old Style"/>
                      <w:sz w:val="20"/>
                      <w:szCs w:val="20"/>
                    </w:rPr>
                  </w:rPrChange>
                </w:rPr>
                <w:delText xml:space="preserve">1. Data penanganan abu/residu yang dicatat</w:delText>
              </w:r>
              <w:r w:rsidDel="00000000" w:rsidR="00000000" w:rsidRPr="00000000">
                <w:rPr>
                  <w:rtl w:val="0"/>
                </w:rPr>
              </w:r>
            </w:del>
          </w:p>
          <w:p w:rsidR="00000000" w:rsidDel="00000000" w:rsidP="00000000" w:rsidRDefault="00000000" w:rsidRPr="00000000" w14:paraId="000003F2">
            <w:pPr>
              <w:rPr>
                <w:del w:author="hanifah nurawaliah" w:id="97" w:date="2026-08-29T05:06:28Z"/>
                <w:rPrChange w:author="hanifah nurawaliah" w:id="98" w:date="2026-08-29T05:06:28Z">
                  <w:rPr/>
                </w:rPrChange>
              </w:rPr>
            </w:pPr>
            <w:del w:author="hanifah nurawaliah" w:id="97" w:date="2026-08-29T05:06:28Z">
              <w:r w:rsidDel="00000000" w:rsidR="00000000" w:rsidRPr="00000000">
                <w:rPr>
                  <w:rtl w:val="0"/>
                  <w:rPrChange w:author="hanifah nurawaliah" w:id="98" w:date="2026-08-29T05:06:28Z">
                    <w:rPr>
                      <w:rFonts w:ascii="Bookman Old Style" w:cs="Bookman Old Style" w:eastAsia="Bookman Old Style" w:hAnsi="Bookman Old Style"/>
                      <w:sz w:val="20"/>
                      <w:szCs w:val="20"/>
                    </w:rPr>
                  </w:rPrChange>
                </w:rPr>
                <w:delText xml:space="preserve">2. Formulir laporan</w:delText>
              </w:r>
              <w:r w:rsidDel="00000000" w:rsidR="00000000" w:rsidRPr="00000000">
                <w:rPr>
                  <w:rtl w:val="0"/>
                </w:rPr>
              </w:r>
            </w:del>
          </w:p>
          <w:p w:rsidR="00000000" w:rsidDel="00000000" w:rsidP="00000000" w:rsidRDefault="00000000" w:rsidRPr="00000000" w14:paraId="000003F3">
            <w:pPr>
              <w:rPr>
                <w:rFonts w:ascii="Bookman Old Style" w:cs="Bookman Old Style" w:eastAsia="Bookman Old Style" w:hAnsi="Bookman Old Style"/>
                <w:sz w:val="20"/>
                <w:szCs w:val="20"/>
                <w:rPrChange w:author="hanifah nurawaliah" w:id="98" w:date="2026-08-29T05:06:28Z">
                  <w:rPr/>
                </w:rPrChange>
              </w:rPr>
            </w:pPr>
            <w:del w:author="hanifah nurawaliah" w:id="97" w:date="2026-08-29T05:06:28Z">
              <w:r w:rsidDel="00000000" w:rsidR="00000000" w:rsidRPr="00000000">
                <w:rPr>
                  <w:rtl w:val="0"/>
                  <w:rPrChange w:author="hanifah nurawaliah" w:id="98" w:date="2026-08-29T05:06:28Z">
                    <w:rPr>
                      <w:rFonts w:ascii="Bookman Old Style" w:cs="Bookman Old Style" w:eastAsia="Bookman Old Style" w:hAnsi="Bookman Old Style"/>
                      <w:sz w:val="20"/>
                      <w:szCs w:val="20"/>
                    </w:rPr>
                  </w:rPrChange>
                </w:rPr>
                <w:delText xml:space="preserve">3. Penyusunan dan pengarsipan laporan</w:delText>
              </w:r>
            </w:del>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3F4">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5.1</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3F5">
            <w:pPr>
              <w:rPr/>
            </w:pPr>
            <w:ins w:author="hanifah nurawaliah" w:id="99" w:date="2026-08-29T05:10:58Z">
              <w:r w:rsidDel="00000000" w:rsidR="00000000" w:rsidRPr="00000000">
                <w:rPr>
                  <w:rFonts w:ascii="Bookman Old Style" w:cs="Bookman Old Style" w:eastAsia="Bookman Old Style" w:hAnsi="Bookman Old Style"/>
                  <w:rtl w:val="0"/>
                  <w:rPrChange w:author="hanifah nurawaliah" w:id="100" w:date="2026-08-29T05:10:58Z">
                    <w:rPr>
                      <w:rFonts w:ascii="Bookman Old Style" w:cs="Bookman Old Style" w:eastAsia="Bookman Old Style" w:hAnsi="Bookman Old Style"/>
                      <w:sz w:val="24"/>
                      <w:szCs w:val="24"/>
                    </w:rPr>
                  </w:rPrChange>
                </w:rPr>
                <w:t xml:space="preserve">Mencatat penanganan abu/residu di dalam formulir laporan sesuai prosedur secara cermat dan teliti.</w:t>
              </w:r>
              <w:r w:rsidDel="00000000" w:rsidR="00000000" w:rsidRPr="00000000">
                <w:rPr>
                  <w:rtl w:val="0"/>
                  <w:rPrChange w:author="hanifah nurawaliah" w:id="100" w:date="2026-08-29T05:10:58Z">
                    <w:rPr>
                      <w:rFonts w:ascii="Bookman Old Style" w:cs="Bookman Old Style" w:eastAsia="Bookman Old Style" w:hAnsi="Bookman Old Style"/>
                      <w:sz w:val="24"/>
                      <w:szCs w:val="24"/>
                    </w:rPr>
                  </w:rPrChange>
                </w:rPr>
                <w:t xml:space="preserve"> </w:t>
              </w:r>
            </w:ins>
            <w:del w:author="hanifah nurawaliah" w:id="99" w:date="2026-08-29T05:10:58Z">
              <w:r w:rsidDel="00000000" w:rsidR="00000000" w:rsidRPr="00000000">
                <w:rPr>
                  <w:rtl w:val="0"/>
                  <w:rPrChange w:author="hanifah nurawaliah" w:id="100" w:date="2026-08-29T05:10:58Z">
                    <w:rPr>
                      <w:rFonts w:ascii="Bookman Old Style" w:cs="Bookman Old Style" w:eastAsia="Bookman Old Style" w:hAnsi="Bookman Old Style"/>
                      <w:sz w:val="20"/>
                      <w:szCs w:val="20"/>
                    </w:rPr>
                  </w:rPrChange>
                </w:rPr>
                <w:delText xml:space="preserve">Mencatat penanganan abu/residu di dalam formulir laporan sesuai dengan prosedur secara cermat dan taat mengikuti prosedur.</w:delText>
              </w:r>
            </w:del>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3F6">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3 JP</w:t>
            </w:r>
            <w:r w:rsidDel="00000000" w:rsidR="00000000" w:rsidRPr="00000000">
              <w:rPr>
                <w:rtl w:val="0"/>
              </w:rPr>
            </w:r>
          </w:p>
        </w:tc>
      </w:tr>
      <w:tr>
        <w:trPr>
          <w:cantSplit w:val="1"/>
          <w:tblHeader w:val="0"/>
        </w:trPr>
        <w:tc>
          <w:tcPr>
            <w:vMerge w:val="continue"/>
            <w:tcMar>
              <w:top w:w="30.0" w:type="dxa"/>
              <w:left w:w="35.0" w:type="dxa"/>
              <w:bottom w:w="30.0" w:type="dxa"/>
              <w:right w:w="35.0" w:type="dxa"/>
            </w:tcMar>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3F9">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5.2</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3FA">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Catatan disusun dalam bentuk laporan sesuai dengan prosedur.</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3FD">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5.2</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3FE">
            <w:pPr>
              <w:rPr/>
            </w:pPr>
            <w:ins w:author="hanifah nurawaliah" w:id="101" w:date="2026-08-29T05:11:06Z">
              <w:r w:rsidDel="00000000" w:rsidR="00000000" w:rsidRPr="00000000">
                <w:rPr>
                  <w:rFonts w:ascii="Bookman Old Style" w:cs="Bookman Old Style" w:eastAsia="Bookman Old Style" w:hAnsi="Bookman Old Style"/>
                  <w:rtl w:val="0"/>
                  <w:rPrChange w:author="hanifah nurawaliah" w:id="102" w:date="2026-08-29T05:11:06Z">
                    <w:rPr>
                      <w:rFonts w:ascii="Bookman Old Style" w:cs="Bookman Old Style" w:eastAsia="Bookman Old Style" w:hAnsi="Bookman Old Style"/>
                      <w:sz w:val="24"/>
                      <w:szCs w:val="24"/>
                    </w:rPr>
                  </w:rPrChange>
                </w:rPr>
                <w:t xml:space="preserve">Menyusun catatan dalam bentuk laporan sesuai prosedur secara sistematis.</w:t>
              </w:r>
              <w:r w:rsidDel="00000000" w:rsidR="00000000" w:rsidRPr="00000000">
                <w:rPr>
                  <w:rtl w:val="0"/>
                  <w:rPrChange w:author="hanifah nurawaliah" w:id="102" w:date="2026-08-29T05:11:06Z">
                    <w:rPr>
                      <w:rFonts w:ascii="Bookman Old Style" w:cs="Bookman Old Style" w:eastAsia="Bookman Old Style" w:hAnsi="Bookman Old Style"/>
                      <w:sz w:val="24"/>
                      <w:szCs w:val="24"/>
                    </w:rPr>
                  </w:rPrChange>
                </w:rPr>
                <w:t xml:space="preserve"> </w:t>
              </w:r>
            </w:ins>
            <w:del w:author="hanifah nurawaliah" w:id="101" w:date="2026-08-29T05:11:06Z">
              <w:r w:rsidDel="00000000" w:rsidR="00000000" w:rsidRPr="00000000">
                <w:rPr>
                  <w:rtl w:val="0"/>
                  <w:rPrChange w:author="hanifah nurawaliah" w:id="102" w:date="2026-08-29T05:11:06Z">
                    <w:rPr>
                      <w:rFonts w:ascii="Bookman Old Style" w:cs="Bookman Old Style" w:eastAsia="Bookman Old Style" w:hAnsi="Bookman Old Style"/>
                      <w:sz w:val="20"/>
                      <w:szCs w:val="20"/>
                    </w:rPr>
                  </w:rPrChange>
                </w:rPr>
                <w:delText xml:space="preserve">Menyusun catatan dalam bentuk laporan sesuai dengan prosedur secara cermat dan taat mengikuti prosedur.</w:delText>
              </w:r>
            </w:del>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blHeader w:val="0"/>
          <w:trPrChange w:author="hanifah nurawaliah" w:id="103" w:date="2026-08-29T05:11:28Z">
            <w:trPr>
              <w:cantSplit w:val="1"/>
              <w:tblHeader w:val="0"/>
            </w:trPr>
          </w:trPrChange>
        </w:trPr>
        <w:tc>
          <w:tcPr>
            <w:vMerge w:val="continue"/>
            <w:tcMar>
              <w:top w:w="30.0" w:type="dxa"/>
              <w:left w:w="35.0" w:type="dxa"/>
              <w:bottom w:w="30.0" w:type="dxa"/>
              <w:right w:w="35.0" w:type="dxa"/>
            </w:tcMar>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402">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5.3</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403">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Laporan diarsipkan sesuai dengan prosedur.</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406">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5.3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Change w:author="hanifah nurawaliah" w:id="103" w:date="2026-08-29T05:11:28Z">
              <w:tcPr>
                <w:tcMar>
                  <w:top w:w="30.0" w:type="dxa"/>
                  <w:left w:w="35.0" w:type="dxa"/>
                  <w:bottom w:w="30.0" w:type="dxa"/>
                  <w:right w:w="35.0" w:type="dxa"/>
                </w:tcMar>
              </w:tcPr>
            </w:tcPrChange>
          </w:tcPr>
          <w:p w:rsidR="00000000" w:rsidDel="00000000" w:rsidP="00000000" w:rsidRDefault="00000000" w:rsidRPr="00000000" w14:paraId="00000407">
            <w:pPr>
              <w:spacing w:after="160" w:line="276" w:lineRule="auto"/>
              <w:ind w:left="420" w:firstLine="0"/>
              <w:jc w:val="both"/>
              <w:rPr>
                <w:rFonts w:ascii="Bookman Old Style" w:cs="Bookman Old Style" w:eastAsia="Bookman Old Style" w:hAnsi="Bookman Old Style"/>
                <w:rPrChange w:author="hanifah nurawaliah" w:id="103" w:date="2026-08-29T05:11:28Z">
                  <w:rPr/>
                </w:rPrChange>
              </w:rPr>
              <w:pPrChange w:author="hanifah nurawaliah" w:id="0" w:date="2026-08-29T05:11:28Z">
                <w:pPr/>
              </w:pPrChange>
            </w:pPr>
            <w:ins w:author="hanifah nurawaliah" w:id="104" w:date="2026-08-29T05:11:28Z">
              <w:r w:rsidDel="00000000" w:rsidR="00000000" w:rsidRPr="00000000">
                <w:rPr>
                  <w:rFonts w:ascii="Bookman Old Style" w:cs="Bookman Old Style" w:eastAsia="Bookman Old Style" w:hAnsi="Bookman Old Style"/>
                  <w:rtl w:val="0"/>
                  <w:rPrChange w:author="hanifah nurawaliah" w:id="103" w:date="2026-08-29T05:11:28Z">
                    <w:rPr>
                      <w:rFonts w:ascii="Bookman Old Style" w:cs="Bookman Old Style" w:eastAsia="Bookman Old Style" w:hAnsi="Bookman Old Style"/>
                      <w:sz w:val="24"/>
                      <w:szCs w:val="24"/>
                    </w:rPr>
                  </w:rPrChange>
                </w:rPr>
                <w:t xml:space="preserve">Mengarsipkan laporan sesuai prosedur secara taat dan tertib.</w:t>
              </w:r>
            </w:ins>
            <w:del w:author="hanifah nurawaliah" w:id="104" w:date="2026-08-29T05:11:28Z">
              <w:r w:rsidDel="00000000" w:rsidR="00000000" w:rsidRPr="00000000">
                <w:rPr>
                  <w:rFonts w:ascii="Bookman Old Style" w:cs="Bookman Old Style" w:eastAsia="Bookman Old Style" w:hAnsi="Bookman Old Style"/>
                  <w:rtl w:val="0"/>
                  <w:rPrChange w:author="hanifah nurawaliah" w:id="103" w:date="2026-08-29T05:11:28Z">
                    <w:rPr>
                      <w:rFonts w:ascii="Bookman Old Style" w:cs="Bookman Old Style" w:eastAsia="Bookman Old Style" w:hAnsi="Bookman Old Style"/>
                      <w:sz w:val="20"/>
                      <w:szCs w:val="20"/>
                    </w:rPr>
                  </w:rPrChange>
                </w:rPr>
                <w:delText xml:space="preserve">Mengarsipkan laporan sesuai dengan prosedur secara cermat dan taat mengikuti prosedur.</w:delText>
              </w:r>
            </w:del>
            <w:r w:rsidDel="00000000" w:rsidR="00000000" w:rsidRPr="00000000">
              <w:rPr>
                <w:rtl w:val="0"/>
              </w:rPr>
            </w:r>
          </w:p>
        </w:tc>
        <w:tc>
          <w:tcPr>
            <w:vMerge w:val="continue"/>
            <w:tcMar>
              <w:top w:w="30.0" w:type="dxa"/>
              <w:left w:w="35.0" w:type="dxa"/>
              <w:bottom w:w="30.0" w:type="dxa"/>
              <w:right w:w="35.0" w:type="dxa"/>
            </w:tcMar>
            <w:tcPrChange w:author="hanifah nurawaliah" w:id="103" w:date="2026-08-29T05:11:28Z">
              <w:tcPr>
                <w:tcMar>
                  <w:top w:w="30.0" w:type="dxa"/>
                  <w:left w:w="35.0" w:type="dxa"/>
                  <w:bottom w:w="30.0" w:type="dxa"/>
                  <w:right w:w="35.0" w:type="dxa"/>
                </w:tcMar>
              </w:tcPr>
            </w:tcPrChange>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blHeader w:val="0"/>
        </w:trPr>
        <w:tc>
          <w:tcPr>
            <w:gridSpan w:val="9"/>
            <w:tcMar>
              <w:top w:w="30.0" w:type="dxa"/>
              <w:left w:w="35.0" w:type="dxa"/>
              <w:bottom w:w="30.0" w:type="dxa"/>
              <w:right w:w="35.0" w:type="dxa"/>
            </w:tcMar>
          </w:tcPr>
          <w:p w:rsidR="00000000" w:rsidDel="00000000" w:rsidP="00000000" w:rsidRDefault="00000000" w:rsidRPr="00000000" w14:paraId="00000409">
            <w:pPr>
              <w:jc w:val="both"/>
              <w:rPr/>
            </w:pPr>
            <w:r w:rsidDel="00000000" w:rsidR="00000000" w:rsidRPr="00000000">
              <w:rPr>
                <w:rFonts w:ascii="Bookman Old Style" w:cs="Bookman Old Style" w:eastAsia="Bookman Old Style" w:hAnsi="Bookman Old Style"/>
                <w:b w:val="1"/>
                <w:bCs w:val="1"/>
                <w:sz w:val="20"/>
                <w:szCs w:val="20"/>
                <w:rtl w:val="0"/>
              </w:rPr>
              <w:t xml:space="preserve">Asesmen</w:t>
              <w:br w:type="textWrapping"/>
            </w:r>
            <w:del w:author="hanifah nurawaliah" w:id="105" w:date="2026-08-29T04:58:56Z">
              <w:r w:rsidDel="00000000" w:rsidR="00000000" w:rsidRPr="00000000">
                <w:rPr>
                  <w:rFonts w:ascii="Bookman Old Style" w:cs="Bookman Old Style" w:eastAsia="Bookman Old Style" w:hAnsi="Bookman Old Style"/>
                  <w:sz w:val="20"/>
                  <w:szCs w:val="20"/>
                  <w:rtl w:val="0"/>
                </w:rPr>
                <w:delText xml:space="preserve">Penilaian mengacu pada Panduan Penilaian unit kompetensi E.38SPH02.028.01 dalam Keputusan Menteri Ketenagakerjaan Republik Indonesia Nomor 61 Tahun 2018.</w:delText>
              </w:r>
            </w:del>
            <w:r w:rsidDel="00000000" w:rsidR="00000000" w:rsidRPr="00000000">
              <w:rPr>
                <w:rtl w:val="0"/>
              </w:rPr>
            </w:r>
          </w:p>
        </w:tc>
      </w:tr>
    </w:tbl>
    <w:p w:rsidR="00000000" w:rsidDel="00000000" w:rsidP="00000000" w:rsidRDefault="00000000" w:rsidRPr="00000000" w14:paraId="00000412">
      <w:pPr>
        <w:spacing w:line="360" w:lineRule="auto"/>
        <w:ind w:left="420" w:firstLine="0"/>
        <w:rPr>
          <w:rFonts w:ascii="Bookman Old Style" w:cs="Bookman Old Style" w:eastAsia="Bookman Old Style" w:hAnsi="Bookman Old Style"/>
          <w:b w:val="1"/>
          <w:bCs w:val="1"/>
          <w:sz w:val="24"/>
          <w:szCs w:val="24"/>
        </w:rPr>
      </w:pPr>
      <w:r w:rsidDel="00000000" w:rsidR="00000000" w:rsidRPr="00000000">
        <w:rPr>
          <w:rtl w:val="0"/>
        </w:rPr>
      </w:r>
    </w:p>
    <w:p w:rsidR="00000000" w:rsidDel="00000000" w:rsidP="00000000" w:rsidRDefault="00000000" w:rsidRPr="00000000" w14:paraId="00000413">
      <w:pPr>
        <w:spacing w:line="360" w:lineRule="auto"/>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414">
      <w:pPr>
        <w:rPr>
          <w:rFonts w:ascii="Bookman Old Style" w:cs="Bookman Old Style" w:eastAsia="Bookman Old Style" w:hAnsi="Bookman Old Style"/>
          <w:sz w:val="24"/>
          <w:szCs w:val="24"/>
        </w:rPr>
      </w:pPr>
      <w:r w:rsidDel="00000000" w:rsidR="00000000" w:rsidRPr="00000000">
        <w:rPr>
          <w:rtl w:val="0"/>
        </w:rPr>
      </w:r>
    </w:p>
    <w:tbl>
      <w:tblPr>
        <w:tblStyle w:val="Table11"/>
        <w:tblW w:w="137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65"/>
        <w:gridCol w:w="2505"/>
        <w:gridCol w:w="300"/>
        <w:gridCol w:w="10155"/>
        <w:tblGridChange w:id="0">
          <w:tblGrid>
            <w:gridCol w:w="765"/>
            <w:gridCol w:w="2505"/>
            <w:gridCol w:w="300"/>
            <w:gridCol w:w="10155"/>
          </w:tblGrid>
        </w:tblGridChange>
      </w:tblGrid>
      <w:tr>
        <w:trPr>
          <w:cantSplit w:val="1"/>
          <w:tblHeader w:val="0"/>
        </w:trPr>
        <w:tc>
          <w:tcPr>
            <w:vMerge w:val="restart"/>
            <w:tcMar>
              <w:top w:w="35.0" w:type="dxa"/>
              <w:left w:w="55.0" w:type="dxa"/>
              <w:bottom w:w="35.0" w:type="dxa"/>
              <w:right w:w="55.0" w:type="dxa"/>
            </w:tcMar>
          </w:tcPr>
          <w:p w:rsidR="00000000" w:rsidDel="00000000" w:rsidP="00000000" w:rsidRDefault="00000000" w:rsidRPr="00000000" w14:paraId="00000415">
            <w:pPr>
              <w:rPr/>
            </w:pPr>
            <w:r w:rsidDel="00000000" w:rsidR="00000000" w:rsidRPr="00000000">
              <w:rPr>
                <w:rFonts w:ascii="Bookman Old Style" w:cs="Bookman Old Style" w:eastAsia="Bookman Old Style" w:hAnsi="Bookman Old Style"/>
                <w:rtl w:val="0"/>
              </w:rPr>
              <w:t xml:space="preserve">1.5.</w:t>
            </w: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416">
            <w:pPr>
              <w:rPr/>
            </w:pPr>
            <w:r w:rsidDel="00000000" w:rsidR="00000000" w:rsidRPr="00000000">
              <w:rPr>
                <w:rFonts w:ascii="Bookman Old Style" w:cs="Bookman Old Style" w:eastAsia="Bookman Old Style" w:hAnsi="Bookman Old Style"/>
                <w:rtl w:val="0"/>
              </w:rPr>
              <w:t xml:space="preserve">Judul Unit Kompetensi</w:t>
            </w: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417">
            <w:pPr>
              <w:jc w:val="center"/>
              <w:rPr/>
            </w:pPr>
            <w:r w:rsidDel="00000000" w:rsidR="00000000" w:rsidRPr="00000000">
              <w:rPr>
                <w:rFonts w:ascii="Bookman Old Style" w:cs="Bookman Old Style" w:eastAsia="Bookman Old Style" w:hAnsi="Bookman Old Style"/>
                <w:rtl w:val="0"/>
              </w:rPr>
              <w:t xml:space="preserve">:</w:t>
            </w:r>
            <w:r w:rsidDel="00000000" w:rsidR="00000000" w:rsidRPr="00000000">
              <w:rPr>
                <w:rtl w:val="0"/>
              </w:rPr>
            </w:r>
          </w:p>
        </w:tc>
        <w:tc>
          <w:tcPr>
            <w:tcMar>
              <w:top w:w="35.0" w:type="dxa"/>
              <w:left w:w="55.0" w:type="dxa"/>
              <w:bottom w:w="35.0" w:type="dxa"/>
              <w:right w:w="55.0" w:type="dxa"/>
            </w:tcMar>
          </w:tcPr>
          <w:p w:rsidR="00000000" w:rsidDel="00000000" w:rsidP="00000000" w:rsidRDefault="00000000" w:rsidRPr="00000000" w14:paraId="00000418">
            <w:pPr>
              <w:rPr/>
            </w:pPr>
            <w:r w:rsidDel="00000000" w:rsidR="00000000" w:rsidRPr="00000000">
              <w:rPr>
                <w:rFonts w:ascii="Bookman Old Style" w:cs="Bookman Old Style" w:eastAsia="Bookman Old Style" w:hAnsi="Bookman Old Style"/>
                <w:rtl w:val="0"/>
              </w:rPr>
              <w:t xml:space="preserve">Menangani Emisi Gas Buang pada Insinerator</w:t>
            </w:r>
            <w:r w:rsidDel="00000000" w:rsidR="00000000" w:rsidRPr="00000000">
              <w:rPr>
                <w:rtl w:val="0"/>
              </w:rPr>
            </w:r>
          </w:p>
        </w:tc>
      </w:tr>
      <w:tr>
        <w:trPr>
          <w:cantSplit w:val="1"/>
          <w:tblHeader w:val="0"/>
        </w:trPr>
        <w:tc>
          <w:tcPr>
            <w:vMerge w:val="continue"/>
            <w:tcMar>
              <w:top w:w="35.0" w:type="dxa"/>
              <w:left w:w="55.0" w:type="dxa"/>
              <w:bottom w:w="35.0" w:type="dxa"/>
              <w:right w:w="55.0" w:type="dxa"/>
            </w:tcMar>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41A">
            <w:pPr>
              <w:rPr/>
            </w:pPr>
            <w:r w:rsidDel="00000000" w:rsidR="00000000" w:rsidRPr="00000000">
              <w:rPr>
                <w:rFonts w:ascii="Bookman Old Style" w:cs="Bookman Old Style" w:eastAsia="Bookman Old Style" w:hAnsi="Bookman Old Style"/>
                <w:rtl w:val="0"/>
              </w:rPr>
              <w:t xml:space="preserve">Kode</w:t>
            </w: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41B">
            <w:pPr>
              <w:jc w:val="center"/>
              <w:rPr/>
            </w:pPr>
            <w:r w:rsidDel="00000000" w:rsidR="00000000" w:rsidRPr="00000000">
              <w:rPr>
                <w:rFonts w:ascii="Bookman Old Style" w:cs="Bookman Old Style" w:eastAsia="Bookman Old Style" w:hAnsi="Bookman Old Style"/>
                <w:rtl w:val="0"/>
              </w:rPr>
              <w:t xml:space="preserve">:</w:t>
            </w:r>
            <w:r w:rsidDel="00000000" w:rsidR="00000000" w:rsidRPr="00000000">
              <w:rPr>
                <w:rtl w:val="0"/>
              </w:rPr>
            </w:r>
          </w:p>
        </w:tc>
        <w:tc>
          <w:tcPr>
            <w:tcMar>
              <w:top w:w="35.0" w:type="dxa"/>
              <w:left w:w="55.0" w:type="dxa"/>
              <w:bottom w:w="35.0" w:type="dxa"/>
              <w:right w:w="55.0" w:type="dxa"/>
            </w:tcMar>
          </w:tcPr>
          <w:p w:rsidR="00000000" w:rsidDel="00000000" w:rsidP="00000000" w:rsidRDefault="00000000" w:rsidRPr="00000000" w14:paraId="0000041C">
            <w:pPr>
              <w:rPr/>
            </w:pPr>
            <w:r w:rsidDel="00000000" w:rsidR="00000000" w:rsidRPr="00000000">
              <w:rPr>
                <w:rFonts w:ascii="Bookman Old Style" w:cs="Bookman Old Style" w:eastAsia="Bookman Old Style" w:hAnsi="Bookman Old Style"/>
                <w:rtl w:val="0"/>
              </w:rPr>
              <w:t xml:space="preserve">E.38SPH02.029.01</w:t>
            </w:r>
            <w:r w:rsidDel="00000000" w:rsidR="00000000" w:rsidRPr="00000000">
              <w:rPr>
                <w:rtl w:val="0"/>
              </w:rPr>
            </w:r>
          </w:p>
        </w:tc>
      </w:tr>
      <w:tr>
        <w:trPr>
          <w:cantSplit w:val="1"/>
          <w:tblHeader w:val="0"/>
        </w:trPr>
        <w:tc>
          <w:tcPr>
            <w:vMerge w:val="continue"/>
            <w:tcMar>
              <w:top w:w="35.0" w:type="dxa"/>
              <w:left w:w="55.0" w:type="dxa"/>
              <w:bottom w:w="35.0" w:type="dxa"/>
              <w:right w:w="55.0" w:type="dxa"/>
            </w:tcMar>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41E">
            <w:pPr>
              <w:rPr/>
            </w:pPr>
            <w:r w:rsidDel="00000000" w:rsidR="00000000" w:rsidRPr="00000000">
              <w:rPr>
                <w:rFonts w:ascii="Bookman Old Style" w:cs="Bookman Old Style" w:eastAsia="Bookman Old Style" w:hAnsi="Bookman Old Style"/>
                <w:rtl w:val="0"/>
              </w:rPr>
              <w:t xml:space="preserve">Perkiraan Waktu</w:t>
            </w: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41F">
            <w:pPr>
              <w:jc w:val="center"/>
              <w:rPr/>
            </w:pPr>
            <w:r w:rsidDel="00000000" w:rsidR="00000000" w:rsidRPr="00000000">
              <w:rPr>
                <w:rFonts w:ascii="Bookman Old Style" w:cs="Bookman Old Style" w:eastAsia="Bookman Old Style" w:hAnsi="Bookman Old Style"/>
                <w:rtl w:val="0"/>
              </w:rPr>
              <w:t xml:space="preserve">:</w:t>
            </w:r>
            <w:r w:rsidDel="00000000" w:rsidR="00000000" w:rsidRPr="00000000">
              <w:rPr>
                <w:rtl w:val="0"/>
              </w:rPr>
            </w:r>
          </w:p>
        </w:tc>
        <w:tc>
          <w:tcPr>
            <w:tcMar>
              <w:top w:w="35.0" w:type="dxa"/>
              <w:left w:w="55.0" w:type="dxa"/>
              <w:bottom w:w="35.0" w:type="dxa"/>
              <w:right w:w="55.0" w:type="dxa"/>
            </w:tcMar>
          </w:tcPr>
          <w:p w:rsidR="00000000" w:rsidDel="00000000" w:rsidP="00000000" w:rsidRDefault="00000000" w:rsidRPr="00000000" w14:paraId="00000420">
            <w:pPr>
              <w:rPr/>
            </w:pPr>
            <w:r w:rsidDel="00000000" w:rsidR="00000000" w:rsidRPr="00000000">
              <w:rPr>
                <w:rFonts w:ascii="Bookman Old Style" w:cs="Bookman Old Style" w:eastAsia="Bookman Old Style" w:hAnsi="Bookman Old Style"/>
                <w:rtl w:val="0"/>
              </w:rPr>
              <w:t xml:space="preserve">24 JP @ 45 menit</w:t>
            </w:r>
            <w:r w:rsidDel="00000000" w:rsidR="00000000" w:rsidRPr="00000000">
              <w:rPr>
                <w:rtl w:val="0"/>
              </w:rPr>
            </w:r>
          </w:p>
        </w:tc>
      </w:tr>
      <w:tr>
        <w:trPr>
          <w:cantSplit w:val="1"/>
          <w:tblHeader w:val="0"/>
        </w:trPr>
        <w:tc>
          <w:tcPr>
            <w:vMerge w:val="continue"/>
            <w:tcMar>
              <w:top w:w="35.0" w:type="dxa"/>
              <w:left w:w="55.0" w:type="dxa"/>
              <w:bottom w:w="35.0" w:type="dxa"/>
              <w:right w:w="55.0" w:type="dxa"/>
            </w:tcMar>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422">
            <w:pPr>
              <w:rPr/>
            </w:pPr>
            <w:r w:rsidDel="00000000" w:rsidR="00000000" w:rsidRPr="00000000">
              <w:rPr>
                <w:rFonts w:ascii="Bookman Old Style" w:cs="Bookman Old Style" w:eastAsia="Bookman Old Style" w:hAnsi="Bookman Old Style"/>
                <w:rtl w:val="0"/>
              </w:rPr>
              <w:t xml:space="preserve">Metode</w:t>
            </w: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423">
            <w:pPr>
              <w:jc w:val="center"/>
              <w:rPr/>
            </w:pPr>
            <w:r w:rsidDel="00000000" w:rsidR="00000000" w:rsidRPr="00000000">
              <w:rPr>
                <w:rFonts w:ascii="Bookman Old Style" w:cs="Bookman Old Style" w:eastAsia="Bookman Old Style" w:hAnsi="Bookman Old Style"/>
                <w:rtl w:val="0"/>
              </w:rPr>
              <w:t xml:space="preserve">:</w:t>
            </w:r>
            <w:r w:rsidDel="00000000" w:rsidR="00000000" w:rsidRPr="00000000">
              <w:rPr>
                <w:rtl w:val="0"/>
              </w:rPr>
            </w:r>
          </w:p>
        </w:tc>
        <w:tc>
          <w:tcPr>
            <w:tcMar>
              <w:top w:w="35.0" w:type="dxa"/>
              <w:left w:w="55.0" w:type="dxa"/>
              <w:bottom w:w="35.0" w:type="dxa"/>
              <w:right w:w="55.0" w:type="dxa"/>
            </w:tcMar>
          </w:tcPr>
          <w:p w:rsidR="00000000" w:rsidDel="00000000" w:rsidP="00000000" w:rsidRDefault="00000000" w:rsidRPr="00000000" w14:paraId="00000424">
            <w:pPr>
              <w:rPr/>
            </w:pPr>
            <w:r w:rsidDel="00000000" w:rsidR="00000000" w:rsidRPr="00000000">
              <w:rPr>
                <w:rFonts w:ascii="Bookman Old Style" w:cs="Bookman Old Style" w:eastAsia="Bookman Old Style" w:hAnsi="Bookman Old Style"/>
                <w:rtl w:val="0"/>
              </w:rPr>
              <w:t xml:space="preserve">Luring</w:t>
            </w:r>
            <w:r w:rsidDel="00000000" w:rsidR="00000000" w:rsidRPr="00000000">
              <w:rPr>
                <w:rtl w:val="0"/>
              </w:rPr>
            </w:r>
          </w:p>
        </w:tc>
      </w:tr>
      <w:tr>
        <w:trPr>
          <w:cantSplit w:val="1"/>
          <w:tblHeader w:val="0"/>
        </w:trPr>
        <w:tc>
          <w:tcPr>
            <w:vMerge w:val="continue"/>
            <w:tcMar>
              <w:top w:w="35.0" w:type="dxa"/>
              <w:left w:w="55.0" w:type="dxa"/>
              <w:bottom w:w="35.0" w:type="dxa"/>
              <w:right w:w="55.0" w:type="dxa"/>
            </w:tcMar>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426">
            <w:pPr>
              <w:rPr/>
            </w:pPr>
            <w:r w:rsidDel="00000000" w:rsidR="00000000" w:rsidRPr="00000000">
              <w:rPr>
                <w:rFonts w:ascii="Bookman Old Style" w:cs="Bookman Old Style" w:eastAsia="Bookman Old Style" w:hAnsi="Bookman Old Style"/>
                <w:rtl w:val="0"/>
              </w:rPr>
              <w:t xml:space="preserve">Capaian</w:t>
            </w: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427">
            <w:pPr>
              <w:jc w:val="center"/>
              <w:rPr/>
            </w:pPr>
            <w:r w:rsidDel="00000000" w:rsidR="00000000" w:rsidRPr="00000000">
              <w:rPr>
                <w:rFonts w:ascii="Bookman Old Style" w:cs="Bookman Old Style" w:eastAsia="Bookman Old Style" w:hAnsi="Bookman Old Style"/>
                <w:rtl w:val="0"/>
              </w:rPr>
              <w:t xml:space="preserve">:</w:t>
            </w:r>
            <w:r w:rsidDel="00000000" w:rsidR="00000000" w:rsidRPr="00000000">
              <w:rPr>
                <w:rtl w:val="0"/>
              </w:rPr>
            </w:r>
          </w:p>
        </w:tc>
        <w:tc>
          <w:tcPr>
            <w:tcMar>
              <w:top w:w="35.0" w:type="dxa"/>
              <w:left w:w="55.0" w:type="dxa"/>
              <w:bottom w:w="35.0" w:type="dxa"/>
              <w:right w:w="55.0" w:type="dxa"/>
            </w:tcMar>
          </w:tcPr>
          <w:p w:rsidR="00000000" w:rsidDel="00000000" w:rsidP="00000000" w:rsidRDefault="00000000" w:rsidRPr="00000000" w14:paraId="00000428">
            <w:pPr>
              <w:rPr/>
            </w:pPr>
            <w:r w:rsidDel="00000000" w:rsidR="00000000" w:rsidRPr="00000000">
              <w:rPr>
                <w:rFonts w:ascii="Bookman Old Style" w:cs="Bookman Old Style" w:eastAsia="Bookman Old Style" w:hAnsi="Bookman Old Style"/>
                <w:rtl w:val="0"/>
              </w:rPr>
              <w:t xml:space="preserve">Terkendalinya emisi gas buang pada insinerator sesuai prosedur, ketentuan K3, dan ketentuan lingkungan secara cermat dan taat.</w:t>
            </w:r>
            <w:r w:rsidDel="00000000" w:rsidR="00000000" w:rsidRPr="00000000">
              <w:rPr>
                <w:rtl w:val="0"/>
              </w:rPr>
            </w:r>
          </w:p>
        </w:tc>
      </w:tr>
    </w:tbl>
    <w:p w:rsidR="00000000" w:rsidDel="00000000" w:rsidP="00000000" w:rsidRDefault="00000000" w:rsidRPr="00000000" w14:paraId="00000429">
      <w:pPr>
        <w:spacing w:after="0" w:line="20" w:lineRule="auto"/>
        <w:rPr>
          <w:sz w:val="2"/>
          <w:szCs w:val="2"/>
        </w:rPr>
      </w:pPr>
      <w:r w:rsidDel="00000000" w:rsidR="00000000" w:rsidRPr="00000000">
        <w:rPr>
          <w:rtl w:val="0"/>
        </w:rPr>
      </w:r>
    </w:p>
    <w:tbl>
      <w:tblPr>
        <w:tblStyle w:val="Table12"/>
        <w:tblW w:w="139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0"/>
        <w:gridCol w:w="1550"/>
        <w:gridCol w:w="450"/>
        <w:gridCol w:w="2050"/>
        <w:gridCol w:w="2350"/>
        <w:gridCol w:w="2700"/>
        <w:gridCol w:w="450"/>
        <w:gridCol w:w="3300"/>
        <w:gridCol w:w="650"/>
        <w:tblGridChange w:id="0">
          <w:tblGrid>
            <w:gridCol w:w="400"/>
            <w:gridCol w:w="1550"/>
            <w:gridCol w:w="450"/>
            <w:gridCol w:w="2050"/>
            <w:gridCol w:w="2350"/>
            <w:gridCol w:w="2700"/>
            <w:gridCol w:w="450"/>
            <w:gridCol w:w="3300"/>
            <w:gridCol w:w="650"/>
          </w:tblGrid>
        </w:tblGridChange>
      </w:tblGrid>
      <w:tr>
        <w:trPr>
          <w:cantSplit w:val="1"/>
          <w:tblHeader w:val="1"/>
        </w:trPr>
        <w:tc>
          <w:tcPr>
            <w:gridSpan w:val="2"/>
            <w:tcMar>
              <w:top w:w="30.0" w:type="dxa"/>
              <w:left w:w="35.0" w:type="dxa"/>
              <w:bottom w:w="30.0" w:type="dxa"/>
              <w:right w:w="35.0" w:type="dxa"/>
            </w:tcMar>
          </w:tcPr>
          <w:p w:rsidR="00000000" w:rsidDel="00000000" w:rsidP="00000000" w:rsidRDefault="00000000" w:rsidRPr="00000000" w14:paraId="0000042A">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0"/>
                <w:szCs w:val="20"/>
                <w:rtl w:val="0"/>
              </w:rPr>
              <w:t xml:space="preserve">Elemen</w:t>
              <w:br w:type="textWrapping"/>
              <w:t xml:space="preserve">Kompetensi</w:t>
            </w:r>
            <w:r w:rsidDel="00000000" w:rsidR="00000000" w:rsidRPr="00000000">
              <w:rPr>
                <w:rtl w:val="0"/>
              </w:rPr>
            </w:r>
          </w:p>
        </w:tc>
        <w:tc>
          <w:tcPr>
            <w:gridSpan w:val="2"/>
            <w:tcMar>
              <w:top w:w="30.0" w:type="dxa"/>
              <w:left w:w="35.0" w:type="dxa"/>
              <w:bottom w:w="30.0" w:type="dxa"/>
              <w:right w:w="35.0" w:type="dxa"/>
            </w:tcMar>
          </w:tcPr>
          <w:p w:rsidR="00000000" w:rsidDel="00000000" w:rsidP="00000000" w:rsidRDefault="00000000" w:rsidRPr="00000000" w14:paraId="0000042C">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0"/>
                <w:szCs w:val="20"/>
                <w:rtl w:val="0"/>
              </w:rPr>
              <w:t xml:space="preserve">Kriteria</w:t>
              <w:br w:type="textWrapping"/>
              <w:t xml:space="preserve">Unjuk Kerja</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42E">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0"/>
                <w:szCs w:val="20"/>
                <w:rtl w:val="0"/>
              </w:rPr>
              <w:t xml:space="preserve">Indikator</w:t>
              <w:br w:type="textWrapping"/>
              <w:t xml:space="preserve">Unjuk Kerja</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42F">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0"/>
                <w:szCs w:val="20"/>
                <w:rtl w:val="0"/>
              </w:rPr>
              <w:t xml:space="preserve">Pengetahuan</w:t>
            </w:r>
            <w:r w:rsidDel="00000000" w:rsidR="00000000" w:rsidRPr="00000000">
              <w:rPr>
                <w:rtl w:val="0"/>
              </w:rPr>
            </w:r>
          </w:p>
        </w:tc>
        <w:tc>
          <w:tcPr>
            <w:gridSpan w:val="2"/>
            <w:tcMar>
              <w:top w:w="30.0" w:type="dxa"/>
              <w:left w:w="35.0" w:type="dxa"/>
              <w:bottom w:w="30.0" w:type="dxa"/>
              <w:right w:w="35.0" w:type="dxa"/>
            </w:tcMar>
          </w:tcPr>
          <w:p w:rsidR="00000000" w:rsidDel="00000000" w:rsidP="00000000" w:rsidRDefault="00000000" w:rsidRPr="00000000" w14:paraId="00000430">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0"/>
                <w:szCs w:val="20"/>
                <w:rtl w:val="0"/>
              </w:rPr>
              <w:t xml:space="preserve">Keterampilan</w:t>
              <w:br w:type="textWrapping"/>
              <w:t xml:space="preserve">dan Sikap</w:t>
            </w:r>
            <w:r w:rsidDel="00000000" w:rsidR="00000000" w:rsidRPr="00000000">
              <w:rPr>
                <w:rtl w:val="0"/>
              </w:rPr>
            </w:r>
          </w:p>
        </w:tc>
        <w:tc>
          <w:tcPr>
            <w:tcMar>
              <w:top w:w="30.0" w:type="dxa"/>
              <w:left w:w="5.0" w:type="dxa"/>
              <w:bottom w:w="30.0" w:type="dxa"/>
              <w:right w:w="5.0" w:type="dxa"/>
            </w:tcMar>
          </w:tcPr>
          <w:p w:rsidR="00000000" w:rsidDel="00000000" w:rsidP="00000000" w:rsidRDefault="00000000" w:rsidRPr="00000000" w14:paraId="00000432">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16"/>
                <w:szCs w:val="16"/>
                <w:rtl w:val="0"/>
              </w:rPr>
              <w:t xml:space="preserve">Durasi</w:t>
            </w:r>
            <w:r w:rsidDel="00000000" w:rsidR="00000000" w:rsidRPr="00000000">
              <w:rPr>
                <w:rtl w:val="0"/>
              </w:rPr>
            </w:r>
          </w:p>
        </w:tc>
      </w:tr>
      <w:tr>
        <w:trPr>
          <w:cantSplit w:val="1"/>
          <w:tblHeader w:val="0"/>
          <w:trPrChange w:author="Kamila Nurhusna" w:id="112" w:date="2026-08-29T10:10:44Z">
            <w:trPr>
              <w:cantSplit w:val="1"/>
              <w:tblHeader w:val="0"/>
            </w:trPr>
          </w:trPrChange>
        </w:trPr>
        <w:tc>
          <w:tcPr>
            <w:vMerge w:val="restart"/>
            <w:tcMar>
              <w:top w:w="30.0" w:type="dxa"/>
              <w:left w:w="35.0" w:type="dxa"/>
              <w:bottom w:w="30.0" w:type="dxa"/>
              <w:right w:w="35.0" w:type="dxa"/>
            </w:tcMar>
          </w:tcPr>
          <w:p w:rsidR="00000000" w:rsidDel="00000000" w:rsidP="00000000" w:rsidRDefault="00000000" w:rsidRPr="00000000" w14:paraId="00000433">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1.</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434">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Melakukan pekerjaan persiapan</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435">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1.1</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436">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Alat Pelindung Diri (APD) diidentifikasi sesuai dengan kebutuhan.</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437">
            <w:pPr>
              <w:spacing w:line="360" w:lineRule="auto"/>
              <w:ind w:right="72"/>
              <w:jc w:val="both"/>
              <w:rPr/>
              <w:pPrChange w:author="Kamila Nurhusna" w:id="0" w:date="2026-08-29T10:09:36Z">
                <w:pPr/>
              </w:pPrChange>
            </w:pPr>
            <w:ins w:author="Kamila Nurhusna" w:id="106" w:date="2026-08-29T10:09:36Z">
              <w:r w:rsidDel="00000000" w:rsidR="00000000" w:rsidRPr="00000000">
                <w:rPr>
                  <w:rFonts w:ascii="Bookman Old Style" w:cs="Bookman Old Style" w:eastAsia="Bookman Old Style" w:hAnsi="Bookman Old Style"/>
                  <w:sz w:val="24"/>
                  <w:szCs w:val="24"/>
                  <w:rtl w:val="0"/>
                  <w:rPrChange w:author="Kamila Nurhusna" w:id="107" w:date="2026-08-29T10:09:36Z">
                    <w:rPr>
                      <w:rFonts w:ascii="Bookman Old Style" w:cs="Bookman Old Style" w:eastAsia="Bookman Old Style" w:hAnsi="Bookman Old Style"/>
                      <w:sz w:val="24"/>
                      <w:szCs w:val="24"/>
                    </w:rPr>
                  </w:rPrChange>
                </w:rPr>
                <w:t xml:space="preserve">Diidentifikasikannya Alat Pelindung Diri (APD), diagram kerja dan prinsip emisi gas</w:t>
                <w:br w:type="textWrapping"/>
                <w:t xml:space="preserve">buang, serta dikoordinasikannya kesiapan pengoperasian unit emisi gas dengan pihak yang berkaitan sesuai dengan prosedur</w:t>
              </w:r>
            </w:ins>
            <w:del w:author="Kamila Nurhusna" w:id="106" w:date="2026-08-29T10:09:36Z">
              <w:r w:rsidDel="00000000" w:rsidR="00000000" w:rsidRPr="00000000">
                <w:rPr>
                  <w:rFonts w:ascii="Bookman Old Style" w:cs="Bookman Old Style" w:eastAsia="Bookman Old Style" w:hAnsi="Bookman Old Style"/>
                  <w:sz w:val="24"/>
                  <w:szCs w:val="24"/>
                  <w:rtl w:val="0"/>
                  <w:rPrChange w:author="Kamila Nurhusna" w:id="107" w:date="2026-08-29T10:09:36Z">
                    <w:rPr>
                      <w:rFonts w:ascii="Bookman Old Style" w:cs="Bookman Old Style" w:eastAsia="Bookman Old Style" w:hAnsi="Bookman Old Style"/>
                      <w:sz w:val="24"/>
                      <w:szCs w:val="24"/>
                    </w:rPr>
                  </w:rPrChange>
                </w:rPr>
                <w:delText xml:space="preserve">Diidentifikasikannya</w:delText>
              </w:r>
              <w:r w:rsidDel="00000000" w:rsidR="00000000" w:rsidRPr="00000000">
                <w:rPr>
                  <w:rFonts w:ascii="Bookman Old Style" w:cs="Bookman Old Style" w:eastAsia="Bookman Old Style" w:hAnsi="Bookman Old Style"/>
                  <w:sz w:val="24"/>
                  <w:szCs w:val="24"/>
                  <w:rtl w:val="0"/>
                  <w:rPrChange w:author="Kamila Nurhusna" w:id="107" w:date="2026-08-29T10:09:36Z">
                    <w:rPr>
                      <w:rFonts w:ascii="Bookman Old Style" w:cs="Bookman Old Style" w:eastAsia="Bookman Old Style" w:hAnsi="Bookman Old Style"/>
                      <w:sz w:val="20"/>
                      <w:szCs w:val="20"/>
                    </w:rPr>
                  </w:rPrChange>
                </w:rPr>
                <w:delText xml:space="preserve"> APD, diagram kerja, dan prinsip emisi gas buang serta terkoordinasikannya kesiapan operasi sesuai prosedur secara cermat.</w:delText>
              </w:r>
            </w:del>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438">
            <w:pPr>
              <w:rPr/>
            </w:pPr>
            <w:r w:rsidDel="00000000" w:rsidR="00000000" w:rsidRPr="00000000">
              <w:rPr>
                <w:rFonts w:ascii="Bookman Old Style" w:cs="Bookman Old Style" w:eastAsia="Bookman Old Style" w:hAnsi="Bookman Old Style"/>
                <w:sz w:val="20"/>
                <w:szCs w:val="20"/>
                <w:rtl w:val="0"/>
              </w:rPr>
              <w:t xml:space="preserve">Penjelasan tentang:</w:t>
            </w:r>
            <w:r w:rsidDel="00000000" w:rsidR="00000000" w:rsidRPr="00000000">
              <w:rPr>
                <w:rtl w:val="0"/>
              </w:rPr>
            </w:r>
          </w:p>
          <w:p w:rsidR="00000000" w:rsidDel="00000000" w:rsidP="00000000" w:rsidRDefault="00000000" w:rsidRPr="00000000" w14:paraId="00000439">
            <w:pPr>
              <w:numPr>
                <w:ilvl w:val="0"/>
                <w:numId w:val="1"/>
              </w:numPr>
              <w:spacing w:line="360" w:lineRule="auto"/>
              <w:ind w:left="720" w:right="72" w:hanging="360"/>
              <w:jc w:val="both"/>
              <w:rPr>
                <w:ins w:author="Kamila Nurhusna" w:id="108" w:date="2026-08-29T10:10:34Z"/>
                <w:rFonts w:ascii="Bookman Old Style" w:cs="Bookman Old Style" w:eastAsia="Bookman Old Style" w:hAnsi="Bookman Old Style"/>
              </w:rPr>
            </w:pPr>
            <w:ins w:author="Kamila Nurhusna" w:id="108" w:date="2026-08-29T10:10:34Z">
              <w:r w:rsidDel="00000000" w:rsidR="00000000" w:rsidRPr="00000000">
                <w:rPr>
                  <w:rFonts w:ascii="Bookman Old Style" w:cs="Bookman Old Style" w:eastAsia="Bookman Old Style" w:hAnsi="Bookman Old Style"/>
                  <w:sz w:val="24"/>
                  <w:szCs w:val="24"/>
                  <w:rtl w:val="0"/>
                  <w:rPrChange w:author="Kamila Nurhusna" w:id="109" w:date="2026-08-29T10:10:34Z">
                    <w:rPr/>
                  </w:rPrChange>
                </w:rPr>
                <w:t xml:space="preserve">Penggunaan Alat Pelindung Diri (APD) sesuai dengan kebutuhan pekerjaan.</w:t>
              </w:r>
            </w:ins>
          </w:p>
          <w:p w:rsidR="00000000" w:rsidDel="00000000" w:rsidP="00000000" w:rsidRDefault="00000000" w:rsidRPr="00000000" w14:paraId="0000043A">
            <w:pPr>
              <w:numPr>
                <w:ilvl w:val="0"/>
                <w:numId w:val="1"/>
              </w:numPr>
              <w:spacing w:line="360" w:lineRule="auto"/>
              <w:ind w:left="720" w:right="72" w:hanging="360"/>
              <w:jc w:val="both"/>
              <w:rPr>
                <w:ins w:author="Kamila Nurhusna" w:id="108" w:date="2026-08-29T10:10:34Z"/>
                <w:rFonts w:ascii="Bookman Old Style" w:cs="Bookman Old Style" w:eastAsia="Bookman Old Style" w:hAnsi="Bookman Old Style"/>
              </w:rPr>
            </w:pPr>
            <w:ins w:author="Kamila Nurhusna" w:id="108" w:date="2026-08-29T10:10:34Z">
              <w:r w:rsidDel="00000000" w:rsidR="00000000" w:rsidRPr="00000000">
                <w:rPr>
                  <w:rFonts w:ascii="Bookman Old Style" w:cs="Bookman Old Style" w:eastAsia="Bookman Old Style" w:hAnsi="Bookman Old Style"/>
                  <w:sz w:val="24"/>
                  <w:szCs w:val="24"/>
                  <w:rtl w:val="0"/>
                  <w:rPrChange w:author="Kamila Nurhusna" w:id="109" w:date="2026-08-29T10:10:34Z">
                    <w:rPr/>
                  </w:rPrChange>
                </w:rPr>
                <w:t xml:space="preserve">Diagram kerja dan prinsip sistem penanganan emisi gas buang.</w:t>
              </w:r>
            </w:ins>
          </w:p>
          <w:p w:rsidR="00000000" w:rsidDel="00000000" w:rsidP="00000000" w:rsidRDefault="00000000" w:rsidRPr="00000000" w14:paraId="0000043B">
            <w:pPr>
              <w:numPr>
                <w:ilvl w:val="0"/>
                <w:numId w:val="1"/>
              </w:numPr>
              <w:ind w:left="720" w:hanging="360"/>
              <w:rPr>
                <w:del w:author="Kamila Nurhusna" w:id="110" w:date="2026-08-29T10:10:32Z"/>
                <w:rFonts w:ascii="Bookman Old Style" w:cs="Bookman Old Style" w:eastAsia="Bookman Old Style" w:hAnsi="Bookman Old Style"/>
                <w:sz w:val="20"/>
                <w:szCs w:val="20"/>
                <w:u w:val="none"/>
                <w:rPrChange w:author="Kamila Nurhusna" w:id="111" w:date="2026-08-29T10:10:32Z">
                  <w:rPr/>
                </w:rPrChange>
              </w:rPr>
              <w:pPrChange w:author="Kamila Nurhusna" w:id="0" w:date="2026-08-29T10:10:32Z">
                <w:pPr/>
              </w:pPrChange>
            </w:pPr>
            <w:ins w:author="Kamila Nurhusna" w:id="108" w:date="2026-08-29T10:10:34Z">
              <w:r w:rsidDel="00000000" w:rsidR="00000000" w:rsidRPr="00000000">
                <w:rPr>
                  <w:rFonts w:ascii="Bookman Old Style" w:cs="Bookman Old Style" w:eastAsia="Bookman Old Style" w:hAnsi="Bookman Old Style"/>
                  <w:sz w:val="24"/>
                  <w:szCs w:val="24"/>
                  <w:rtl w:val="0"/>
                  <w:rPrChange w:author="Kamila Nurhusna" w:id="109" w:date="2026-08-29T10:10:34Z">
                    <w:rPr/>
                  </w:rPrChange>
                </w:rPr>
                <w:t xml:space="preserve">Prosedur koordinasi kesiapan pengoperasian unit penanganan emisi gas buang dengan pihak yang berkaitan.</w:t>
              </w:r>
            </w:ins>
            <w:del w:author="Kamila Nurhusna" w:id="110" w:date="2026-08-29T10:10:32Z">
              <w:r w:rsidDel="00000000" w:rsidR="00000000" w:rsidRPr="00000000">
                <w:rPr>
                  <w:rFonts w:ascii="Bookman Old Style" w:cs="Bookman Old Style" w:eastAsia="Bookman Old Style" w:hAnsi="Bookman Old Style"/>
                  <w:sz w:val="20"/>
                  <w:szCs w:val="20"/>
                  <w:rtl w:val="0"/>
                </w:rPr>
                <w:delText xml:space="preserve">1. Prosedur K3 dan penggunaan APD</w:delText>
              </w:r>
              <w:r w:rsidDel="00000000" w:rsidR="00000000" w:rsidRPr="00000000">
                <w:rPr>
                  <w:rtl w:val="0"/>
                </w:rPr>
              </w:r>
            </w:del>
          </w:p>
          <w:p w:rsidR="00000000" w:rsidDel="00000000" w:rsidP="00000000" w:rsidRDefault="00000000" w:rsidRPr="00000000" w14:paraId="0000043C">
            <w:pPr>
              <w:rPr>
                <w:del w:author="Kamila Nurhusna" w:id="110" w:date="2026-08-29T10:10:32Z"/>
              </w:rPr>
            </w:pPr>
            <w:del w:author="Kamila Nurhusna" w:id="110" w:date="2026-08-29T10:10:32Z">
              <w:r w:rsidDel="00000000" w:rsidR="00000000" w:rsidRPr="00000000">
                <w:rPr>
                  <w:rFonts w:ascii="Bookman Old Style" w:cs="Bookman Old Style" w:eastAsia="Bookman Old Style" w:hAnsi="Bookman Old Style"/>
                  <w:sz w:val="20"/>
                  <w:szCs w:val="20"/>
                  <w:rtl w:val="0"/>
                </w:rPr>
                <w:delText xml:space="preserve">2. Diagram kerja dan prinsip emisi gas buang</w:delText>
              </w:r>
              <w:r w:rsidDel="00000000" w:rsidR="00000000" w:rsidRPr="00000000">
                <w:rPr>
                  <w:rtl w:val="0"/>
                </w:rPr>
              </w:r>
            </w:del>
          </w:p>
          <w:p w:rsidR="00000000" w:rsidDel="00000000" w:rsidP="00000000" w:rsidRDefault="00000000" w:rsidRPr="00000000" w14:paraId="0000043D">
            <w:pPr>
              <w:rPr>
                <w:del w:author="Kamila Nurhusna" w:id="110" w:date="2026-08-29T10:10:32Z"/>
              </w:rPr>
            </w:pPr>
            <w:del w:author="Kamila Nurhusna" w:id="110" w:date="2026-08-29T10:10:32Z">
              <w:r w:rsidDel="00000000" w:rsidR="00000000" w:rsidRPr="00000000">
                <w:rPr>
                  <w:rFonts w:ascii="Bookman Old Style" w:cs="Bookman Old Style" w:eastAsia="Bookman Old Style" w:hAnsi="Bookman Old Style"/>
                  <w:sz w:val="20"/>
                  <w:szCs w:val="20"/>
                  <w:rtl w:val="0"/>
                </w:rPr>
                <w:delText xml:space="preserve">3. Parameter dan pemantauan kualitas emisi gas buang</w:delText>
              </w:r>
              <w:r w:rsidDel="00000000" w:rsidR="00000000" w:rsidRPr="00000000">
                <w:rPr>
                  <w:rtl w:val="0"/>
                </w:rPr>
              </w:r>
            </w:del>
          </w:p>
          <w:p w:rsidR="00000000" w:rsidDel="00000000" w:rsidP="00000000" w:rsidRDefault="00000000" w:rsidRPr="00000000" w14:paraId="0000043E">
            <w:pPr>
              <w:rPr/>
            </w:pPr>
            <w:del w:author="Kamila Nurhusna" w:id="110" w:date="2026-08-29T10:10:32Z">
              <w:r w:rsidDel="00000000" w:rsidR="00000000" w:rsidRPr="00000000">
                <w:rPr>
                  <w:rFonts w:ascii="Bookman Old Style" w:cs="Bookman Old Style" w:eastAsia="Bookman Old Style" w:hAnsi="Bookman Old Style"/>
                  <w:sz w:val="20"/>
                  <w:szCs w:val="20"/>
                  <w:rtl w:val="0"/>
                </w:rPr>
                <w:delText xml:space="preserve">4. Penanganan B3 dan koordinasi kesiapan pengoperasian</w:delText>
              </w:r>
            </w:del>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43F">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1.1</w:t>
            </w:r>
            <w:r w:rsidDel="00000000" w:rsidR="00000000" w:rsidRPr="00000000">
              <w:rPr>
                <w:rtl w:val="0"/>
              </w:rPr>
            </w:r>
          </w:p>
        </w:tc>
        <w:tc>
          <w:tcPr>
            <w:tcBorders>
              <w:left w:color="ffffff" w:space="0" w:sz="4" w:val="single"/>
            </w:tcBorders>
            <w:tcMar>
              <w:top w:w="30.0" w:type="dxa"/>
              <w:left w:w="45.0" w:type="dxa"/>
              <w:bottom w:w="30.0" w:type="dxa"/>
              <w:right w:w="45.0" w:type="dxa"/>
            </w:tcMar>
            <w:tcPrChange w:author="Kamila Nurhusna" w:id="112" w:date="2026-08-29T10:10:44Z">
              <w:tcPr>
                <w:tcBorders>
                  <w:left w:color="ffffff" w:space="0" w:sz="4" w:val="single"/>
                </w:tcBorders>
                <w:tcMar>
                  <w:top w:w="30.0" w:type="dxa"/>
                  <w:left w:w="45.0" w:type="dxa"/>
                  <w:bottom w:w="30.0" w:type="dxa"/>
                  <w:right w:w="45.0" w:type="dxa"/>
                </w:tcMar>
              </w:tcPr>
            </w:tcPrChange>
          </w:tcPr>
          <w:p w:rsidR="00000000" w:rsidDel="00000000" w:rsidP="00000000" w:rsidRDefault="00000000" w:rsidRPr="00000000" w14:paraId="00000440">
            <w:pPr>
              <w:spacing w:line="360" w:lineRule="auto"/>
              <w:ind w:right="164"/>
              <w:jc w:val="both"/>
              <w:rPr>
                <w:rFonts w:ascii="Bookman Old Style" w:cs="Bookman Old Style" w:eastAsia="Bookman Old Style" w:hAnsi="Bookman Old Style"/>
                <w:sz w:val="24"/>
                <w:szCs w:val="24"/>
                <w:rPrChange w:author="Kamila Nurhusna" w:id="112" w:date="2026-08-29T10:10:44Z">
                  <w:rPr>
                    <w:rFonts w:ascii="Bookman Old Style" w:cs="Bookman Old Style" w:eastAsia="Bookman Old Style" w:hAnsi="Bookman Old Style"/>
                    <w:sz w:val="24"/>
                    <w:szCs w:val="24"/>
                  </w:rPr>
                </w:rPrChange>
              </w:rPr>
            </w:pPr>
            <w:ins w:author="Kamila Nurhusna" w:id="113" w:date="2026-08-29T10:10:44Z">
              <w:r w:rsidDel="00000000" w:rsidR="00000000" w:rsidRPr="00000000">
                <w:rPr>
                  <w:rFonts w:ascii="Bookman Old Style" w:cs="Bookman Old Style" w:eastAsia="Bookman Old Style" w:hAnsi="Bookman Old Style"/>
                  <w:sz w:val="24"/>
                  <w:szCs w:val="24"/>
                  <w:rtl w:val="0"/>
                  <w:rPrChange w:author="Kamila Nurhusna" w:id="112" w:date="2026-08-29T10:10:44Z">
                    <w:rPr>
                      <w:rFonts w:ascii="Bookman Old Style" w:cs="Bookman Old Style" w:eastAsia="Bookman Old Style" w:hAnsi="Bookman Old Style"/>
                      <w:sz w:val="24"/>
                      <w:szCs w:val="24"/>
                    </w:rPr>
                  </w:rPrChange>
                </w:rPr>
                <w:t xml:space="preserve">Mengidentifikasi Alat Pelindung Diri (APD) sesuai dengan kebutuhan secara tepat</w:t>
              </w:r>
            </w:ins>
            <w:del w:author="Kamila Nurhusna" w:id="113" w:date="2026-08-29T10:10:44Z">
              <w:r w:rsidDel="00000000" w:rsidR="00000000" w:rsidRPr="00000000">
                <w:rPr>
                  <w:rFonts w:ascii="Bookman Old Style" w:cs="Bookman Old Style" w:eastAsia="Bookman Old Style" w:hAnsi="Bookman Old Style"/>
                  <w:sz w:val="24"/>
                  <w:szCs w:val="24"/>
                  <w:rtl w:val="0"/>
                  <w:rPrChange w:author="Kamila Nurhusna" w:id="112" w:date="2026-08-29T10:10:44Z">
                    <w:rPr>
                      <w:rFonts w:ascii="Bookman Old Style" w:cs="Bookman Old Style" w:eastAsia="Bookman Old Style" w:hAnsi="Bookman Old Style"/>
                      <w:sz w:val="24"/>
                      <w:szCs w:val="24"/>
                    </w:rPr>
                  </w:rPrChange>
                </w:rPr>
                <w:delText xml:space="preserve">Mengidentifikasi Alat Pelindung Diri (APD) sesuai dengan kebutuhan secara tepat</w:delText>
              </w:r>
            </w:del>
            <w:r w:rsidDel="00000000" w:rsidR="00000000" w:rsidRPr="00000000">
              <w:rPr>
                <w:rtl w:val="0"/>
              </w:rPr>
            </w:r>
          </w:p>
        </w:tc>
        <w:tc>
          <w:tcPr>
            <w:vMerge w:val="restart"/>
            <w:tcMar>
              <w:top w:w="30.0" w:type="dxa"/>
              <w:left w:w="35.0" w:type="dxa"/>
              <w:bottom w:w="30.0" w:type="dxa"/>
              <w:right w:w="35.0" w:type="dxa"/>
            </w:tcMar>
            <w:tcPrChange w:author="Kamila Nurhusna" w:id="112" w:date="2026-08-29T10:10:44Z">
              <w:tcPr>
                <w:tcMar>
                  <w:top w:w="30.0" w:type="dxa"/>
                  <w:left w:w="35.0" w:type="dxa"/>
                  <w:bottom w:w="30.0" w:type="dxa"/>
                  <w:right w:w="35.0" w:type="dxa"/>
                </w:tcMar>
              </w:tcPr>
            </w:tcPrChange>
          </w:tcPr>
          <w:p w:rsidR="00000000" w:rsidDel="00000000" w:rsidP="00000000" w:rsidRDefault="00000000" w:rsidRPr="00000000" w14:paraId="00000441">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4 JP</w:t>
            </w:r>
            <w:r w:rsidDel="00000000" w:rsidR="00000000" w:rsidRPr="00000000">
              <w:rPr>
                <w:rtl w:val="0"/>
              </w:rPr>
            </w:r>
          </w:p>
        </w:tc>
      </w:tr>
      <w:tr>
        <w:trPr>
          <w:cantSplit w:val="1"/>
          <w:tblHeader w:val="0"/>
          <w:trPrChange w:author="Kamila Nurhusna" w:id="112" w:date="2026-08-29T10:10:44Z">
            <w:trPr>
              <w:cantSplit w:val="1"/>
              <w:tblHeader w:val="0"/>
            </w:trPr>
          </w:trPrChange>
        </w:trPr>
        <w:tc>
          <w:tcPr>
            <w:vMerge w:val="continue"/>
            <w:tcMar>
              <w:top w:w="30.0" w:type="dxa"/>
              <w:left w:w="35.0" w:type="dxa"/>
              <w:bottom w:w="30.0" w:type="dxa"/>
              <w:right w:w="35.0" w:type="dxa"/>
            </w:tcMar>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444">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1.2</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445">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Diagram kerja dan prinsip emisi gas buang diidentifikasi sesuai dengan prosedur.</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448">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1.2</w:t>
            </w:r>
            <w:r w:rsidDel="00000000" w:rsidR="00000000" w:rsidRPr="00000000">
              <w:rPr>
                <w:rtl w:val="0"/>
              </w:rPr>
            </w:r>
          </w:p>
        </w:tc>
        <w:tc>
          <w:tcPr>
            <w:tcBorders>
              <w:left w:color="ffffff" w:space="0" w:sz="4" w:val="single"/>
            </w:tcBorders>
            <w:tcMar>
              <w:top w:w="30.0" w:type="dxa"/>
              <w:left w:w="45.0" w:type="dxa"/>
              <w:bottom w:w="30.0" w:type="dxa"/>
              <w:right w:w="45.0" w:type="dxa"/>
            </w:tcMar>
            <w:tcPrChange w:author="Kamila Nurhusna" w:id="112" w:date="2026-08-29T10:10:44Z">
              <w:tcPr>
                <w:tcBorders>
                  <w:left w:color="ffffff" w:space="0" w:sz="4" w:val="single"/>
                </w:tcBorders>
                <w:tcMar>
                  <w:top w:w="30.0" w:type="dxa"/>
                  <w:left w:w="45.0" w:type="dxa"/>
                  <w:bottom w:w="30.0" w:type="dxa"/>
                  <w:right w:w="45.0" w:type="dxa"/>
                </w:tcMar>
              </w:tcPr>
            </w:tcPrChange>
          </w:tcPr>
          <w:p w:rsidR="00000000" w:rsidDel="00000000" w:rsidP="00000000" w:rsidRDefault="00000000" w:rsidRPr="00000000" w14:paraId="00000449">
            <w:pPr>
              <w:spacing w:line="360" w:lineRule="auto"/>
              <w:ind w:right="72"/>
              <w:jc w:val="both"/>
              <w:rPr>
                <w:rFonts w:ascii="Bookman Old Style" w:cs="Bookman Old Style" w:eastAsia="Bookman Old Style" w:hAnsi="Bookman Old Style"/>
                <w:sz w:val="24"/>
                <w:szCs w:val="24"/>
                <w:rPrChange w:author="Kamila Nurhusna" w:id="112" w:date="2026-08-29T10:10:44Z">
                  <w:rPr>
                    <w:rFonts w:ascii="Bookman Old Style" w:cs="Bookman Old Style" w:eastAsia="Bookman Old Style" w:hAnsi="Bookman Old Style"/>
                    <w:sz w:val="24"/>
                    <w:szCs w:val="24"/>
                  </w:rPr>
                </w:rPrChange>
              </w:rPr>
            </w:pPr>
            <w:ins w:author="Kamila Nurhusna" w:id="113" w:date="2026-08-29T10:10:44Z">
              <w:r w:rsidDel="00000000" w:rsidR="00000000" w:rsidRPr="00000000">
                <w:rPr>
                  <w:rFonts w:ascii="Bookman Old Style" w:cs="Bookman Old Style" w:eastAsia="Bookman Old Style" w:hAnsi="Bookman Old Style"/>
                  <w:sz w:val="24"/>
                  <w:szCs w:val="24"/>
                  <w:rtl w:val="0"/>
                  <w:rPrChange w:author="Kamila Nurhusna" w:id="112" w:date="2026-08-29T10:10:44Z">
                    <w:rPr>
                      <w:rFonts w:ascii="Bookman Old Style" w:cs="Bookman Old Style" w:eastAsia="Bookman Old Style" w:hAnsi="Bookman Old Style"/>
                      <w:sz w:val="24"/>
                      <w:szCs w:val="24"/>
                    </w:rPr>
                  </w:rPrChange>
                </w:rPr>
                <w:t xml:space="preserve">Mengidentifikasi diagram kerja dan prinsip emisi gas buang sesuai dengan prosedur dengan cermat dan teliti</w:t>
              </w:r>
            </w:ins>
            <w:del w:author="Kamila Nurhusna" w:id="113" w:date="2026-08-29T10:10:44Z">
              <w:r w:rsidDel="00000000" w:rsidR="00000000" w:rsidRPr="00000000">
                <w:rPr>
                  <w:rFonts w:ascii="Bookman Old Style" w:cs="Bookman Old Style" w:eastAsia="Bookman Old Style" w:hAnsi="Bookman Old Style"/>
                  <w:sz w:val="24"/>
                  <w:szCs w:val="24"/>
                  <w:rtl w:val="0"/>
                  <w:rPrChange w:author="Kamila Nurhusna" w:id="112" w:date="2026-08-29T10:10:44Z">
                    <w:rPr>
                      <w:rFonts w:ascii="Bookman Old Style" w:cs="Bookman Old Style" w:eastAsia="Bookman Old Style" w:hAnsi="Bookman Old Style"/>
                      <w:sz w:val="24"/>
                      <w:szCs w:val="24"/>
                    </w:rPr>
                  </w:rPrChange>
                </w:rPr>
                <w:delText xml:space="preserve">Mengidentifikasi diagram kerja dan prinsip emisi gas buang sesuai dengan prosedur dengan cermat dan teliti</w:delText>
              </w:r>
            </w:del>
            <w:r w:rsidDel="00000000" w:rsidR="00000000" w:rsidRPr="00000000">
              <w:rPr>
                <w:rtl w:val="0"/>
              </w:rPr>
            </w:r>
          </w:p>
        </w:tc>
        <w:tc>
          <w:tcPr>
            <w:vMerge w:val="continue"/>
            <w:tcMar>
              <w:top w:w="30.0" w:type="dxa"/>
              <w:left w:w="35.0" w:type="dxa"/>
              <w:bottom w:w="30.0" w:type="dxa"/>
              <w:right w:w="35.0" w:type="dxa"/>
            </w:tcMar>
            <w:tcPrChange w:author="Kamila Nurhusna" w:id="112" w:date="2026-08-29T10:10:44Z">
              <w:tcPr>
                <w:tcMar>
                  <w:top w:w="30.0" w:type="dxa"/>
                  <w:left w:w="35.0" w:type="dxa"/>
                  <w:bottom w:w="30.0" w:type="dxa"/>
                  <w:right w:w="35.0" w:type="dxa"/>
                </w:tcMar>
              </w:tcPr>
            </w:tcPrChange>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blHeader w:val="0"/>
          <w:trPrChange w:author="Kamila Nurhusna" w:id="112" w:date="2026-08-29T10:10:44Z">
            <w:trPr>
              <w:cantSplit w:val="1"/>
              <w:tblHeader w:val="0"/>
            </w:trPr>
          </w:trPrChange>
        </w:trPr>
        <w:tc>
          <w:tcPr>
            <w:vMerge w:val="continue"/>
            <w:tcMar>
              <w:top w:w="30.0" w:type="dxa"/>
              <w:left w:w="35.0" w:type="dxa"/>
              <w:bottom w:w="30.0" w:type="dxa"/>
              <w:right w:w="35.0" w:type="dxa"/>
            </w:tcMar>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44D">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1.3</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44E">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Kesiapan pengoperasian unit emisi gas dikoordinasikan dengan pihak yang berkaitan sesuai dengan prosedur.</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451">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1.3</w:t>
            </w:r>
            <w:r w:rsidDel="00000000" w:rsidR="00000000" w:rsidRPr="00000000">
              <w:rPr>
                <w:rtl w:val="0"/>
              </w:rPr>
            </w:r>
          </w:p>
        </w:tc>
        <w:tc>
          <w:tcPr>
            <w:tcBorders>
              <w:left w:color="ffffff" w:space="0" w:sz="4" w:val="single"/>
            </w:tcBorders>
            <w:tcMar>
              <w:top w:w="30.0" w:type="dxa"/>
              <w:left w:w="45.0" w:type="dxa"/>
              <w:bottom w:w="30.0" w:type="dxa"/>
              <w:right w:w="45.0" w:type="dxa"/>
            </w:tcMar>
            <w:tcPrChange w:author="Kamila Nurhusna" w:id="112" w:date="2026-08-29T10:10:44Z">
              <w:tcPr>
                <w:tcBorders>
                  <w:left w:color="ffffff" w:space="0" w:sz="4" w:val="single"/>
                </w:tcBorders>
                <w:tcMar>
                  <w:top w:w="30.0" w:type="dxa"/>
                  <w:left w:w="45.0" w:type="dxa"/>
                  <w:bottom w:w="30.0" w:type="dxa"/>
                  <w:right w:w="45.0" w:type="dxa"/>
                </w:tcMar>
              </w:tcPr>
            </w:tcPrChange>
          </w:tcPr>
          <w:p w:rsidR="00000000" w:rsidDel="00000000" w:rsidP="00000000" w:rsidRDefault="00000000" w:rsidRPr="00000000" w14:paraId="00000452">
            <w:pPr>
              <w:spacing w:line="360" w:lineRule="auto"/>
              <w:ind w:right="72"/>
              <w:jc w:val="both"/>
              <w:rPr>
                <w:rFonts w:ascii="Bookman Old Style" w:cs="Bookman Old Style" w:eastAsia="Bookman Old Style" w:hAnsi="Bookman Old Style"/>
                <w:sz w:val="24"/>
                <w:szCs w:val="24"/>
                <w:rPrChange w:author="Kamila Nurhusna" w:id="112" w:date="2026-08-29T10:10:44Z">
                  <w:rPr>
                    <w:rFonts w:ascii="Bookman Old Style" w:cs="Bookman Old Style" w:eastAsia="Bookman Old Style" w:hAnsi="Bookman Old Style"/>
                    <w:sz w:val="24"/>
                    <w:szCs w:val="24"/>
                  </w:rPr>
                </w:rPrChange>
              </w:rPr>
            </w:pPr>
            <w:ins w:author="Kamila Nurhusna" w:id="113" w:date="2026-08-29T10:10:44Z">
              <w:r w:rsidDel="00000000" w:rsidR="00000000" w:rsidRPr="00000000">
                <w:rPr>
                  <w:rFonts w:ascii="Bookman Old Style" w:cs="Bookman Old Style" w:eastAsia="Bookman Old Style" w:hAnsi="Bookman Old Style"/>
                  <w:sz w:val="24"/>
                  <w:szCs w:val="24"/>
                  <w:rtl w:val="0"/>
                  <w:rPrChange w:author="Kamila Nurhusna" w:id="112" w:date="2026-08-29T10:10:44Z">
                    <w:rPr>
                      <w:rFonts w:ascii="Bookman Old Style" w:cs="Bookman Old Style" w:eastAsia="Bookman Old Style" w:hAnsi="Bookman Old Style"/>
                      <w:sz w:val="24"/>
                      <w:szCs w:val="24"/>
                    </w:rPr>
                  </w:rPrChange>
                </w:rPr>
                <w:t xml:space="preserve">Menyiapkan dan mengkoordinasikan  pengoperasian unit emisi gas dengan pihak yang berkaitan sesuai prosedur dengan cermat dan teliti</w:t>
              </w:r>
            </w:ins>
            <w:del w:author="Kamila Nurhusna" w:id="113" w:date="2026-08-29T10:10:44Z">
              <w:r w:rsidDel="00000000" w:rsidR="00000000" w:rsidRPr="00000000">
                <w:rPr>
                  <w:rFonts w:ascii="Bookman Old Style" w:cs="Bookman Old Style" w:eastAsia="Bookman Old Style" w:hAnsi="Bookman Old Style"/>
                  <w:sz w:val="24"/>
                  <w:szCs w:val="24"/>
                  <w:rtl w:val="0"/>
                  <w:rPrChange w:author="Kamila Nurhusna" w:id="112" w:date="2026-08-29T10:10:44Z">
                    <w:rPr>
                      <w:rFonts w:ascii="Bookman Old Style" w:cs="Bookman Old Style" w:eastAsia="Bookman Old Style" w:hAnsi="Bookman Old Style"/>
                      <w:sz w:val="24"/>
                      <w:szCs w:val="24"/>
                    </w:rPr>
                  </w:rPrChange>
                </w:rPr>
                <w:delText xml:space="preserve">Menyiapkan dan mengkoordinasikan  pengoperasian unit emisi gas dengan pihak yang berkaitan sesuai prosedur dengan cermat dan teliti</w:delText>
              </w:r>
            </w:del>
            <w:r w:rsidDel="00000000" w:rsidR="00000000" w:rsidRPr="00000000">
              <w:rPr>
                <w:rtl w:val="0"/>
              </w:rPr>
            </w:r>
          </w:p>
        </w:tc>
        <w:tc>
          <w:tcPr>
            <w:vMerge w:val="continue"/>
            <w:tcMar>
              <w:top w:w="30.0" w:type="dxa"/>
              <w:left w:w="35.0" w:type="dxa"/>
              <w:bottom w:w="30.0" w:type="dxa"/>
              <w:right w:w="35.0" w:type="dxa"/>
            </w:tcMar>
            <w:tcPrChange w:author="Kamila Nurhusna" w:id="112" w:date="2026-08-29T10:10:44Z">
              <w:tcPr>
                <w:tcMar>
                  <w:top w:w="30.0" w:type="dxa"/>
                  <w:left w:w="35.0" w:type="dxa"/>
                  <w:bottom w:w="30.0" w:type="dxa"/>
                  <w:right w:w="35.0" w:type="dxa"/>
                </w:tcMar>
              </w:tcPr>
            </w:tcPrChange>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blHeader w:val="0"/>
        </w:trPr>
        <w:tc>
          <w:tcPr>
            <w:vMerge w:val="restart"/>
            <w:tcMar>
              <w:top w:w="30.0" w:type="dxa"/>
              <w:left w:w="35.0" w:type="dxa"/>
              <w:bottom w:w="30.0" w:type="dxa"/>
              <w:right w:w="35.0" w:type="dxa"/>
            </w:tcMar>
          </w:tcPr>
          <w:p w:rsidR="00000000" w:rsidDel="00000000" w:rsidP="00000000" w:rsidRDefault="00000000" w:rsidRPr="00000000" w14:paraId="00000454">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2.</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455">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Menangani gas</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456">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2.1</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457">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Semua komponen sistem penanganan gas diperiksa kelaikan operasionalnya sesuai dengan prosedur.</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458">
            <w:pPr>
              <w:rPr/>
            </w:pPr>
            <w:r w:rsidDel="00000000" w:rsidR="00000000" w:rsidRPr="00000000">
              <w:rPr>
                <w:rFonts w:ascii="Bookman Old Style" w:cs="Bookman Old Style" w:eastAsia="Bookman Old Style" w:hAnsi="Bookman Old Style"/>
                <w:sz w:val="20"/>
                <w:szCs w:val="20"/>
                <w:rtl w:val="0"/>
              </w:rPr>
              <w:t xml:space="preserve">Terperiksanya kelaikan komponen dan teroperasikannya sistem penanganan gas sesuai prosedur secara cermat.</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459">
            <w:pPr>
              <w:rPr/>
            </w:pPr>
            <w:r w:rsidDel="00000000" w:rsidR="00000000" w:rsidRPr="00000000">
              <w:rPr>
                <w:rFonts w:ascii="Bookman Old Style" w:cs="Bookman Old Style" w:eastAsia="Bookman Old Style" w:hAnsi="Bookman Old Style"/>
                <w:sz w:val="20"/>
                <w:szCs w:val="20"/>
                <w:rtl w:val="0"/>
              </w:rPr>
              <w:t xml:space="preserve">Penjelasan tentang:</w:t>
            </w:r>
            <w:r w:rsidDel="00000000" w:rsidR="00000000" w:rsidRPr="00000000">
              <w:rPr>
                <w:rtl w:val="0"/>
              </w:rPr>
            </w:r>
          </w:p>
          <w:p w:rsidR="00000000" w:rsidDel="00000000" w:rsidP="00000000" w:rsidRDefault="00000000" w:rsidRPr="00000000" w14:paraId="0000045A">
            <w:pPr>
              <w:rPr/>
            </w:pPr>
            <w:r w:rsidDel="00000000" w:rsidR="00000000" w:rsidRPr="00000000">
              <w:rPr>
                <w:rFonts w:ascii="Bookman Old Style" w:cs="Bookman Old Style" w:eastAsia="Bookman Old Style" w:hAnsi="Bookman Old Style"/>
                <w:sz w:val="20"/>
                <w:szCs w:val="20"/>
                <w:rtl w:val="0"/>
              </w:rPr>
              <w:t xml:space="preserve">1. Komponen dan prosedur operasi sistem penanganan gas</w:t>
            </w:r>
            <w:r w:rsidDel="00000000" w:rsidR="00000000" w:rsidRPr="00000000">
              <w:rPr>
                <w:rtl w:val="0"/>
              </w:rPr>
            </w:r>
          </w:p>
          <w:p w:rsidR="00000000" w:rsidDel="00000000" w:rsidP="00000000" w:rsidRDefault="00000000" w:rsidRPr="00000000" w14:paraId="0000045B">
            <w:pPr>
              <w:rPr/>
            </w:pPr>
            <w:r w:rsidDel="00000000" w:rsidR="00000000" w:rsidRPr="00000000">
              <w:rPr>
                <w:rFonts w:ascii="Bookman Old Style" w:cs="Bookman Old Style" w:eastAsia="Bookman Old Style" w:hAnsi="Bookman Old Style"/>
                <w:sz w:val="20"/>
                <w:szCs w:val="20"/>
                <w:rtl w:val="0"/>
              </w:rPr>
              <w:t xml:space="preserve">2. Proses kimia organik dan anorganik</w:t>
            </w:r>
            <w:r w:rsidDel="00000000" w:rsidR="00000000" w:rsidRPr="00000000">
              <w:rPr>
                <w:rtl w:val="0"/>
              </w:rPr>
            </w:r>
          </w:p>
          <w:p w:rsidR="00000000" w:rsidDel="00000000" w:rsidP="00000000" w:rsidRDefault="00000000" w:rsidRPr="00000000" w14:paraId="0000045C">
            <w:pPr>
              <w:rPr/>
            </w:pPr>
            <w:r w:rsidDel="00000000" w:rsidR="00000000" w:rsidRPr="00000000">
              <w:rPr>
                <w:rFonts w:ascii="Bookman Old Style" w:cs="Bookman Old Style" w:eastAsia="Bookman Old Style" w:hAnsi="Bookman Old Style"/>
                <w:sz w:val="20"/>
                <w:szCs w:val="20"/>
                <w:rtl w:val="0"/>
              </w:rPr>
              <w:t xml:space="preserve">3. Pemantauan kualitas emisi gas buang</w:t>
            </w:r>
            <w:r w:rsidDel="00000000" w:rsidR="00000000" w:rsidRPr="00000000">
              <w:rPr>
                <w:rtl w:val="0"/>
              </w:rPr>
            </w:r>
          </w:p>
          <w:p w:rsidR="00000000" w:rsidDel="00000000" w:rsidP="00000000" w:rsidRDefault="00000000" w:rsidRPr="00000000" w14:paraId="0000045D">
            <w:pPr>
              <w:rPr/>
            </w:pPr>
            <w:r w:rsidDel="00000000" w:rsidR="00000000" w:rsidRPr="00000000">
              <w:rPr>
                <w:rFonts w:ascii="Bookman Old Style" w:cs="Bookman Old Style" w:eastAsia="Bookman Old Style" w:hAnsi="Bookman Old Style"/>
                <w:sz w:val="20"/>
                <w:szCs w:val="20"/>
                <w:rtl w:val="0"/>
              </w:rPr>
              <w:t xml:space="preserve">4. K3 dan penanganan B3</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45E">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2.1</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45F">
            <w:pPr>
              <w:rPr/>
            </w:pPr>
            <w:r w:rsidDel="00000000" w:rsidR="00000000" w:rsidRPr="00000000">
              <w:rPr>
                <w:rFonts w:ascii="Bookman Old Style" w:cs="Bookman Old Style" w:eastAsia="Bookman Old Style" w:hAnsi="Bookman Old Style"/>
                <w:sz w:val="20"/>
                <w:szCs w:val="20"/>
                <w:rtl w:val="0"/>
              </w:rPr>
              <w:t xml:space="preserve">Memeriksa kelaikan operasional seluruh komponen sistem penanganan gas sesuai dengan prosedur secara cermat dan taat mengikuti prosedur.</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460">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4 JP</w:t>
            </w:r>
            <w:r w:rsidDel="00000000" w:rsidR="00000000" w:rsidRPr="00000000">
              <w:rPr>
                <w:rtl w:val="0"/>
              </w:rPr>
            </w:r>
          </w:p>
        </w:tc>
      </w:tr>
      <w:tr>
        <w:trPr>
          <w:cantSplit w:val="1"/>
          <w:tblHeader w:val="0"/>
        </w:trPr>
        <w:tc>
          <w:tcPr>
            <w:vMerge w:val="continue"/>
            <w:tcMar>
              <w:top w:w="30.0" w:type="dxa"/>
              <w:left w:w="35.0" w:type="dxa"/>
              <w:bottom w:w="30.0" w:type="dxa"/>
              <w:right w:w="35.0" w:type="dxa"/>
            </w:tcMar>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463">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2.2</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464">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Sistem emisi gas buang dioperasikan sesuai dengan prosedur.</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467">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2.2</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468">
            <w:pPr>
              <w:rPr/>
            </w:pPr>
            <w:r w:rsidDel="00000000" w:rsidR="00000000" w:rsidRPr="00000000">
              <w:rPr>
                <w:rFonts w:ascii="Bookman Old Style" w:cs="Bookman Old Style" w:eastAsia="Bookman Old Style" w:hAnsi="Bookman Old Style"/>
                <w:sz w:val="20"/>
                <w:szCs w:val="20"/>
                <w:rtl w:val="0"/>
              </w:rPr>
              <w:t xml:space="preserve">Mengoperasikan sistem emisi gas buang sesuai dengan prosedur secara cermat dan taat mengikuti prosedur.</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blHeader w:val="0"/>
        </w:trPr>
        <w:tc>
          <w:tcPr>
            <w:vMerge w:val="restart"/>
            <w:tcMar>
              <w:top w:w="30.0" w:type="dxa"/>
              <w:left w:w="35.0" w:type="dxa"/>
              <w:bottom w:w="30.0" w:type="dxa"/>
              <w:right w:w="35.0" w:type="dxa"/>
            </w:tcMar>
          </w:tcPr>
          <w:p w:rsidR="00000000" w:rsidDel="00000000" w:rsidP="00000000" w:rsidRDefault="00000000" w:rsidRPr="00000000" w14:paraId="0000046A">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3.</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46B">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Menangani partikulat</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46C">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3.1</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46D">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Semua komponen sistem penanganan partikulat diperiksa kelaikan operasionalnya sesuai dengan prosedur.</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46E">
            <w:pPr>
              <w:rPr/>
            </w:pPr>
            <w:r w:rsidDel="00000000" w:rsidR="00000000" w:rsidRPr="00000000">
              <w:rPr>
                <w:rFonts w:ascii="Bookman Old Style" w:cs="Bookman Old Style" w:eastAsia="Bookman Old Style" w:hAnsi="Bookman Old Style"/>
                <w:sz w:val="20"/>
                <w:szCs w:val="20"/>
                <w:rtl w:val="0"/>
              </w:rPr>
              <w:t xml:space="preserve">Terperiksanya kelaikan komponen dan teroperasikannya sistem penanganan partikulat sesuai prosedur secara cermat.</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46F">
            <w:pPr>
              <w:rPr/>
            </w:pPr>
            <w:r w:rsidDel="00000000" w:rsidR="00000000" w:rsidRPr="00000000">
              <w:rPr>
                <w:rFonts w:ascii="Bookman Old Style" w:cs="Bookman Old Style" w:eastAsia="Bookman Old Style" w:hAnsi="Bookman Old Style"/>
                <w:sz w:val="20"/>
                <w:szCs w:val="20"/>
                <w:rtl w:val="0"/>
              </w:rPr>
              <w:t xml:space="preserve">Penjelasan tentang:</w:t>
            </w:r>
            <w:r w:rsidDel="00000000" w:rsidR="00000000" w:rsidRPr="00000000">
              <w:rPr>
                <w:rtl w:val="0"/>
              </w:rPr>
            </w:r>
          </w:p>
          <w:p w:rsidR="00000000" w:rsidDel="00000000" w:rsidP="00000000" w:rsidRDefault="00000000" w:rsidRPr="00000000" w14:paraId="00000470">
            <w:pPr>
              <w:rPr/>
            </w:pPr>
            <w:r w:rsidDel="00000000" w:rsidR="00000000" w:rsidRPr="00000000">
              <w:rPr>
                <w:rFonts w:ascii="Bookman Old Style" w:cs="Bookman Old Style" w:eastAsia="Bookman Old Style" w:hAnsi="Bookman Old Style"/>
                <w:sz w:val="20"/>
                <w:szCs w:val="20"/>
                <w:rtl w:val="0"/>
              </w:rPr>
              <w:t xml:space="preserve">1. Komponen dan prosedur operasi sistem penanganan partikulat</w:t>
            </w:r>
            <w:r w:rsidDel="00000000" w:rsidR="00000000" w:rsidRPr="00000000">
              <w:rPr>
                <w:rtl w:val="0"/>
              </w:rPr>
            </w:r>
          </w:p>
          <w:p w:rsidR="00000000" w:rsidDel="00000000" w:rsidP="00000000" w:rsidRDefault="00000000" w:rsidRPr="00000000" w14:paraId="00000471">
            <w:pPr>
              <w:rPr/>
            </w:pPr>
            <w:r w:rsidDel="00000000" w:rsidR="00000000" w:rsidRPr="00000000">
              <w:rPr>
                <w:rFonts w:ascii="Bookman Old Style" w:cs="Bookman Old Style" w:eastAsia="Bookman Old Style" w:hAnsi="Bookman Old Style"/>
                <w:sz w:val="20"/>
                <w:szCs w:val="20"/>
                <w:rtl w:val="0"/>
              </w:rPr>
              <w:t xml:space="preserve">2. Pemantauan partikulat dan kualitas emisi</w:t>
            </w:r>
            <w:r w:rsidDel="00000000" w:rsidR="00000000" w:rsidRPr="00000000">
              <w:rPr>
                <w:rtl w:val="0"/>
              </w:rPr>
            </w:r>
          </w:p>
          <w:p w:rsidR="00000000" w:rsidDel="00000000" w:rsidP="00000000" w:rsidRDefault="00000000" w:rsidRPr="00000000" w14:paraId="00000472">
            <w:pPr>
              <w:rPr/>
            </w:pPr>
            <w:r w:rsidDel="00000000" w:rsidR="00000000" w:rsidRPr="00000000">
              <w:rPr>
                <w:rFonts w:ascii="Bookman Old Style" w:cs="Bookman Old Style" w:eastAsia="Bookman Old Style" w:hAnsi="Bookman Old Style"/>
                <w:sz w:val="20"/>
                <w:szCs w:val="20"/>
                <w:rtl w:val="0"/>
              </w:rPr>
              <w:t xml:space="preserve">3. K3 dan penanganan B3</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473">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3.1</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474">
            <w:pPr>
              <w:rPr/>
            </w:pPr>
            <w:r w:rsidDel="00000000" w:rsidR="00000000" w:rsidRPr="00000000">
              <w:rPr>
                <w:rFonts w:ascii="Bookman Old Style" w:cs="Bookman Old Style" w:eastAsia="Bookman Old Style" w:hAnsi="Bookman Old Style"/>
                <w:sz w:val="20"/>
                <w:szCs w:val="20"/>
                <w:rtl w:val="0"/>
              </w:rPr>
              <w:t xml:space="preserve">Memeriksa kelaikan operasional seluruh komponen sistem penanganan partikulat sesuai dengan prosedur secara cermat dan taat mengikuti prosedur.</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475">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4 JP</w:t>
            </w:r>
            <w:r w:rsidDel="00000000" w:rsidR="00000000" w:rsidRPr="00000000">
              <w:rPr>
                <w:rtl w:val="0"/>
              </w:rPr>
            </w:r>
          </w:p>
        </w:tc>
      </w:tr>
      <w:tr>
        <w:trPr>
          <w:cantSplit w:val="1"/>
          <w:tblHeader w:val="0"/>
        </w:trPr>
        <w:tc>
          <w:tcPr>
            <w:vMerge w:val="continue"/>
            <w:tcMar>
              <w:top w:w="30.0" w:type="dxa"/>
              <w:left w:w="35.0" w:type="dxa"/>
              <w:bottom w:w="30.0" w:type="dxa"/>
              <w:right w:w="35.0" w:type="dxa"/>
            </w:tcMar>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478">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3.2</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479">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Sistem penanganan partikulat dioperasikan sesuai dengan prosedur.</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47C">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3.2</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47D">
            <w:pPr>
              <w:rPr/>
            </w:pPr>
            <w:r w:rsidDel="00000000" w:rsidR="00000000" w:rsidRPr="00000000">
              <w:rPr>
                <w:rFonts w:ascii="Bookman Old Style" w:cs="Bookman Old Style" w:eastAsia="Bookman Old Style" w:hAnsi="Bookman Old Style"/>
                <w:sz w:val="20"/>
                <w:szCs w:val="20"/>
                <w:rtl w:val="0"/>
              </w:rPr>
              <w:t xml:space="preserve">Mengoperasikan sistem penanganan partikulat sesuai dengan prosedur secara cermat dan taat mengikuti prosedur.</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blHeader w:val="0"/>
        </w:trPr>
        <w:tc>
          <w:tcPr>
            <w:vMerge w:val="restart"/>
            <w:tcMar>
              <w:top w:w="30.0" w:type="dxa"/>
              <w:left w:w="35.0" w:type="dxa"/>
              <w:bottom w:w="30.0" w:type="dxa"/>
              <w:right w:w="35.0" w:type="dxa"/>
            </w:tcMar>
          </w:tcPr>
          <w:p w:rsidR="00000000" w:rsidDel="00000000" w:rsidP="00000000" w:rsidRDefault="00000000" w:rsidRPr="00000000" w14:paraId="0000047F">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4.</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480">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Melepaskan gas</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481">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4.1</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482">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Semua komponen sistem pelepasan gas diperiksa kelaikan operasionalnya sesuai dengan prosedur.</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483">
            <w:pPr>
              <w:rPr/>
            </w:pPr>
            <w:r w:rsidDel="00000000" w:rsidR="00000000" w:rsidRPr="00000000">
              <w:rPr>
                <w:rFonts w:ascii="Bookman Old Style" w:cs="Bookman Old Style" w:eastAsia="Bookman Old Style" w:hAnsi="Bookman Old Style"/>
                <w:sz w:val="20"/>
                <w:szCs w:val="20"/>
                <w:rtl w:val="0"/>
              </w:rPr>
              <w:t xml:space="preserve">Terperiksanya kelaikan komponen dan teroperasikannya sistem pelepasan gas sesuai prosedur secara cermat.</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484">
            <w:pPr>
              <w:rPr/>
            </w:pPr>
            <w:r w:rsidDel="00000000" w:rsidR="00000000" w:rsidRPr="00000000">
              <w:rPr>
                <w:rFonts w:ascii="Bookman Old Style" w:cs="Bookman Old Style" w:eastAsia="Bookman Old Style" w:hAnsi="Bookman Old Style"/>
                <w:sz w:val="20"/>
                <w:szCs w:val="20"/>
                <w:rtl w:val="0"/>
              </w:rPr>
              <w:t xml:space="preserve">Penjelasan tentang:</w:t>
            </w:r>
            <w:r w:rsidDel="00000000" w:rsidR="00000000" w:rsidRPr="00000000">
              <w:rPr>
                <w:rtl w:val="0"/>
              </w:rPr>
            </w:r>
          </w:p>
          <w:p w:rsidR="00000000" w:rsidDel="00000000" w:rsidP="00000000" w:rsidRDefault="00000000" w:rsidRPr="00000000" w14:paraId="00000485">
            <w:pPr>
              <w:rPr/>
            </w:pPr>
            <w:r w:rsidDel="00000000" w:rsidR="00000000" w:rsidRPr="00000000">
              <w:rPr>
                <w:rFonts w:ascii="Bookman Old Style" w:cs="Bookman Old Style" w:eastAsia="Bookman Old Style" w:hAnsi="Bookman Old Style"/>
                <w:sz w:val="20"/>
                <w:szCs w:val="20"/>
                <w:rtl w:val="0"/>
              </w:rPr>
              <w:t xml:space="preserve">1. Komponen dan prosedur operasi sistem pelepasan gas</w:t>
            </w:r>
            <w:r w:rsidDel="00000000" w:rsidR="00000000" w:rsidRPr="00000000">
              <w:rPr>
                <w:rtl w:val="0"/>
              </w:rPr>
            </w:r>
          </w:p>
          <w:p w:rsidR="00000000" w:rsidDel="00000000" w:rsidP="00000000" w:rsidRDefault="00000000" w:rsidRPr="00000000" w14:paraId="00000486">
            <w:pPr>
              <w:rPr/>
            </w:pPr>
            <w:r w:rsidDel="00000000" w:rsidR="00000000" w:rsidRPr="00000000">
              <w:rPr>
                <w:rFonts w:ascii="Bookman Old Style" w:cs="Bookman Old Style" w:eastAsia="Bookman Old Style" w:hAnsi="Bookman Old Style"/>
                <w:sz w:val="20"/>
                <w:szCs w:val="20"/>
                <w:rtl w:val="0"/>
              </w:rPr>
              <w:t xml:space="preserve">2. Parameter dan baku mutu emisi pengolahan sampah secara termal</w:t>
            </w:r>
            <w:r w:rsidDel="00000000" w:rsidR="00000000" w:rsidRPr="00000000">
              <w:rPr>
                <w:rtl w:val="0"/>
              </w:rPr>
            </w:r>
          </w:p>
          <w:p w:rsidR="00000000" w:rsidDel="00000000" w:rsidP="00000000" w:rsidRDefault="00000000" w:rsidRPr="00000000" w14:paraId="00000487">
            <w:pPr>
              <w:rPr/>
            </w:pPr>
            <w:r w:rsidDel="00000000" w:rsidR="00000000" w:rsidRPr="00000000">
              <w:rPr>
                <w:rFonts w:ascii="Bookman Old Style" w:cs="Bookman Old Style" w:eastAsia="Bookman Old Style" w:hAnsi="Bookman Old Style"/>
                <w:sz w:val="20"/>
                <w:szCs w:val="20"/>
                <w:rtl w:val="0"/>
              </w:rPr>
              <w:t xml:space="preserve">3. Pemantauan kualitas emisi gas buang</w:t>
            </w:r>
            <w:r w:rsidDel="00000000" w:rsidR="00000000" w:rsidRPr="00000000">
              <w:rPr>
                <w:rtl w:val="0"/>
              </w:rPr>
            </w:r>
          </w:p>
          <w:p w:rsidR="00000000" w:rsidDel="00000000" w:rsidP="00000000" w:rsidRDefault="00000000" w:rsidRPr="00000000" w14:paraId="00000488">
            <w:pPr>
              <w:rPr/>
            </w:pPr>
            <w:r w:rsidDel="00000000" w:rsidR="00000000" w:rsidRPr="00000000">
              <w:rPr>
                <w:rFonts w:ascii="Bookman Old Style" w:cs="Bookman Old Style" w:eastAsia="Bookman Old Style" w:hAnsi="Bookman Old Style"/>
                <w:sz w:val="20"/>
                <w:szCs w:val="20"/>
                <w:rtl w:val="0"/>
              </w:rPr>
              <w:t xml:space="preserve">4. K3 dan penanganan B3</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489">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4.1</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48A">
            <w:pPr>
              <w:rPr/>
            </w:pPr>
            <w:r w:rsidDel="00000000" w:rsidR="00000000" w:rsidRPr="00000000">
              <w:rPr>
                <w:rFonts w:ascii="Bookman Old Style" w:cs="Bookman Old Style" w:eastAsia="Bookman Old Style" w:hAnsi="Bookman Old Style"/>
                <w:sz w:val="20"/>
                <w:szCs w:val="20"/>
                <w:rtl w:val="0"/>
              </w:rPr>
              <w:t xml:space="preserve">Memeriksa kelaikan operasional seluruh komponen sistem pelepasan gas sesuai dengan prosedur secara cermat dan taat mengikuti prosedur.</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48B">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4 JP</w:t>
            </w:r>
            <w:r w:rsidDel="00000000" w:rsidR="00000000" w:rsidRPr="00000000">
              <w:rPr>
                <w:rtl w:val="0"/>
              </w:rPr>
            </w:r>
          </w:p>
        </w:tc>
      </w:tr>
      <w:tr>
        <w:trPr>
          <w:cantSplit w:val="1"/>
          <w:tblHeader w:val="0"/>
        </w:trPr>
        <w:tc>
          <w:tcPr>
            <w:vMerge w:val="continue"/>
            <w:tcMar>
              <w:top w:w="30.0" w:type="dxa"/>
              <w:left w:w="35.0" w:type="dxa"/>
              <w:bottom w:w="30.0" w:type="dxa"/>
              <w:right w:w="35.0" w:type="dxa"/>
            </w:tcMar>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48E">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4.2</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48F">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Sistem pelepasan gas dioperasikan sesuai dengan prosedur.</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492">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4.2</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493">
            <w:pPr>
              <w:rPr/>
            </w:pPr>
            <w:r w:rsidDel="00000000" w:rsidR="00000000" w:rsidRPr="00000000">
              <w:rPr>
                <w:rFonts w:ascii="Bookman Old Style" w:cs="Bookman Old Style" w:eastAsia="Bookman Old Style" w:hAnsi="Bookman Old Style"/>
                <w:sz w:val="20"/>
                <w:szCs w:val="20"/>
                <w:rtl w:val="0"/>
              </w:rPr>
              <w:t xml:space="preserve">Mengoperasikan sistem pelepasan gas sesuai dengan prosedur secara cermat dan taat mengikuti prosedur.</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blHeader w:val="0"/>
        </w:trPr>
        <w:tc>
          <w:tcPr>
            <w:vMerge w:val="restart"/>
            <w:tcMar>
              <w:top w:w="30.0" w:type="dxa"/>
              <w:left w:w="35.0" w:type="dxa"/>
              <w:bottom w:w="30.0" w:type="dxa"/>
              <w:right w:w="35.0" w:type="dxa"/>
            </w:tcMar>
          </w:tcPr>
          <w:p w:rsidR="00000000" w:rsidDel="00000000" w:rsidP="00000000" w:rsidRDefault="00000000" w:rsidRPr="00000000" w14:paraId="00000495">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5.</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496">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Mengidentifikasi masalah pengoperasian</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497">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5.1</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498">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Gangguan pengoperasian unit diidentifikasi sesuai dengan prosedur.</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499">
            <w:pPr>
              <w:rPr/>
            </w:pPr>
            <w:r w:rsidDel="00000000" w:rsidR="00000000" w:rsidRPr="00000000">
              <w:rPr>
                <w:rFonts w:ascii="Bookman Old Style" w:cs="Bookman Old Style" w:eastAsia="Bookman Old Style" w:hAnsi="Bookman Old Style"/>
                <w:sz w:val="20"/>
                <w:szCs w:val="20"/>
                <w:rtl w:val="0"/>
              </w:rPr>
              <w:t xml:space="preserve">Teridentifikasi dan tertindaklanjutinya gangguan pengoperasian sistem emisi gas buang sesuai prosedur secara cermat.</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49A">
            <w:pPr>
              <w:rPr/>
            </w:pPr>
            <w:r w:rsidDel="00000000" w:rsidR="00000000" w:rsidRPr="00000000">
              <w:rPr>
                <w:rFonts w:ascii="Bookman Old Style" w:cs="Bookman Old Style" w:eastAsia="Bookman Old Style" w:hAnsi="Bookman Old Style"/>
                <w:sz w:val="20"/>
                <w:szCs w:val="20"/>
                <w:rtl w:val="0"/>
              </w:rPr>
              <w:t xml:space="preserve">Penjelasan tentang:</w:t>
            </w:r>
            <w:r w:rsidDel="00000000" w:rsidR="00000000" w:rsidRPr="00000000">
              <w:rPr>
                <w:rtl w:val="0"/>
              </w:rPr>
            </w:r>
          </w:p>
          <w:p w:rsidR="00000000" w:rsidDel="00000000" w:rsidP="00000000" w:rsidRDefault="00000000" w:rsidRPr="00000000" w14:paraId="0000049B">
            <w:pPr>
              <w:rPr/>
            </w:pPr>
            <w:r w:rsidDel="00000000" w:rsidR="00000000" w:rsidRPr="00000000">
              <w:rPr>
                <w:rFonts w:ascii="Bookman Old Style" w:cs="Bookman Old Style" w:eastAsia="Bookman Old Style" w:hAnsi="Bookman Old Style"/>
                <w:sz w:val="20"/>
                <w:szCs w:val="20"/>
                <w:rtl w:val="0"/>
              </w:rPr>
              <w:t xml:space="preserve">1. Jenis gangguan sistem penanganan emisi gas buang</w:t>
            </w:r>
            <w:r w:rsidDel="00000000" w:rsidR="00000000" w:rsidRPr="00000000">
              <w:rPr>
                <w:rtl w:val="0"/>
              </w:rPr>
            </w:r>
          </w:p>
          <w:p w:rsidR="00000000" w:rsidDel="00000000" w:rsidP="00000000" w:rsidRDefault="00000000" w:rsidRPr="00000000" w14:paraId="0000049C">
            <w:pPr>
              <w:rPr/>
            </w:pPr>
            <w:r w:rsidDel="00000000" w:rsidR="00000000" w:rsidRPr="00000000">
              <w:rPr>
                <w:rFonts w:ascii="Bookman Old Style" w:cs="Bookman Old Style" w:eastAsia="Bookman Old Style" w:hAnsi="Bookman Old Style"/>
                <w:sz w:val="20"/>
                <w:szCs w:val="20"/>
                <w:rtl w:val="0"/>
              </w:rPr>
              <w:t xml:space="preserve">2. Prosedur identifikasi dan tindak lanjut gangguan</w:t>
            </w:r>
            <w:r w:rsidDel="00000000" w:rsidR="00000000" w:rsidRPr="00000000">
              <w:rPr>
                <w:rtl w:val="0"/>
              </w:rPr>
            </w:r>
          </w:p>
          <w:p w:rsidR="00000000" w:rsidDel="00000000" w:rsidP="00000000" w:rsidRDefault="00000000" w:rsidRPr="00000000" w14:paraId="0000049D">
            <w:pPr>
              <w:rPr/>
            </w:pPr>
            <w:r w:rsidDel="00000000" w:rsidR="00000000" w:rsidRPr="00000000">
              <w:rPr>
                <w:rFonts w:ascii="Bookman Old Style" w:cs="Bookman Old Style" w:eastAsia="Bookman Old Style" w:hAnsi="Bookman Old Style"/>
                <w:sz w:val="20"/>
                <w:szCs w:val="20"/>
                <w:rtl w:val="0"/>
              </w:rPr>
              <w:t xml:space="preserve">3. Proses kimia organik dan anorganik</w:t>
            </w:r>
            <w:r w:rsidDel="00000000" w:rsidR="00000000" w:rsidRPr="00000000">
              <w:rPr>
                <w:rtl w:val="0"/>
              </w:rPr>
            </w:r>
          </w:p>
          <w:p w:rsidR="00000000" w:rsidDel="00000000" w:rsidP="00000000" w:rsidRDefault="00000000" w:rsidRPr="00000000" w14:paraId="0000049E">
            <w:pPr>
              <w:rPr/>
            </w:pPr>
            <w:r w:rsidDel="00000000" w:rsidR="00000000" w:rsidRPr="00000000">
              <w:rPr>
                <w:rFonts w:ascii="Bookman Old Style" w:cs="Bookman Old Style" w:eastAsia="Bookman Old Style" w:hAnsi="Bookman Old Style"/>
                <w:sz w:val="20"/>
                <w:szCs w:val="20"/>
                <w:rtl w:val="0"/>
              </w:rPr>
              <w:t xml:space="preserve">4. Pemantauan kualitas emisi gas buang</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49F">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5.1</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4A0">
            <w:pPr>
              <w:rPr/>
            </w:pPr>
            <w:r w:rsidDel="00000000" w:rsidR="00000000" w:rsidRPr="00000000">
              <w:rPr>
                <w:rFonts w:ascii="Bookman Old Style" w:cs="Bookman Old Style" w:eastAsia="Bookman Old Style" w:hAnsi="Bookman Old Style"/>
                <w:sz w:val="20"/>
                <w:szCs w:val="20"/>
                <w:rtl w:val="0"/>
              </w:rPr>
              <w:t xml:space="preserve">Mengidentifikasi gangguan pengoperasian unit sesuai dengan prosedur secara cermat dan taat mengikuti prosedur.</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4A1">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4 JP</w:t>
            </w:r>
            <w:r w:rsidDel="00000000" w:rsidR="00000000" w:rsidRPr="00000000">
              <w:rPr>
                <w:rtl w:val="0"/>
              </w:rPr>
            </w:r>
          </w:p>
        </w:tc>
      </w:tr>
      <w:tr>
        <w:trPr>
          <w:cantSplit w:val="1"/>
          <w:tblHeader w:val="0"/>
        </w:trPr>
        <w:tc>
          <w:tcPr>
            <w:vMerge w:val="continue"/>
            <w:tcMar>
              <w:top w:w="30.0" w:type="dxa"/>
              <w:left w:w="35.0" w:type="dxa"/>
              <w:bottom w:w="30.0" w:type="dxa"/>
              <w:right w:w="35.0" w:type="dxa"/>
            </w:tcMar>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4A4">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5.2</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4A5">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Gangguan pengoperasian ditindaklanjuti sesuai dengan prosedur.</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4A8">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5.2</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4A9">
            <w:pPr>
              <w:rPr/>
            </w:pPr>
            <w:r w:rsidDel="00000000" w:rsidR="00000000" w:rsidRPr="00000000">
              <w:rPr>
                <w:rFonts w:ascii="Bookman Old Style" w:cs="Bookman Old Style" w:eastAsia="Bookman Old Style" w:hAnsi="Bookman Old Style"/>
                <w:sz w:val="20"/>
                <w:szCs w:val="20"/>
                <w:rtl w:val="0"/>
              </w:rPr>
              <w:t xml:space="preserve">Menindaklanjuti gangguan pengoperasian sesuai dengan prosedur secara cermat dan taat mengikuti prosedur.</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blHeader w:val="0"/>
        </w:trPr>
        <w:tc>
          <w:tcPr>
            <w:vMerge w:val="restart"/>
            <w:tcMar>
              <w:top w:w="30.0" w:type="dxa"/>
              <w:left w:w="35.0" w:type="dxa"/>
              <w:bottom w:w="30.0" w:type="dxa"/>
              <w:right w:w="35.0" w:type="dxa"/>
            </w:tcMar>
          </w:tcPr>
          <w:p w:rsidR="00000000" w:rsidDel="00000000" w:rsidP="00000000" w:rsidRDefault="00000000" w:rsidRPr="00000000" w14:paraId="000004AB">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6.</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4AC">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Membuat laporan</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4AD">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6.1</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4AE">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Penanganan emisi gas buang dicatat di dalam formulir laporan sesuai dengan prosedur.</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4AF">
            <w:pPr>
              <w:rPr/>
            </w:pPr>
            <w:r w:rsidDel="00000000" w:rsidR="00000000" w:rsidRPr="00000000">
              <w:rPr>
                <w:rFonts w:ascii="Bookman Old Style" w:cs="Bookman Old Style" w:eastAsia="Bookman Old Style" w:hAnsi="Bookman Old Style"/>
                <w:sz w:val="20"/>
                <w:szCs w:val="20"/>
                <w:rtl w:val="0"/>
              </w:rPr>
              <w:t xml:space="preserve">Tercatatnya penanganan emisi gas buang serta tersusun dan terarsipkannya laporan sesuai prosedur secara cermat.</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4B0">
            <w:pPr>
              <w:rPr/>
            </w:pPr>
            <w:r w:rsidDel="00000000" w:rsidR="00000000" w:rsidRPr="00000000">
              <w:rPr>
                <w:rFonts w:ascii="Bookman Old Style" w:cs="Bookman Old Style" w:eastAsia="Bookman Old Style" w:hAnsi="Bookman Old Style"/>
                <w:sz w:val="20"/>
                <w:szCs w:val="20"/>
                <w:rtl w:val="0"/>
              </w:rPr>
              <w:t xml:space="preserve">Penjelasan tentang:</w:t>
            </w:r>
            <w:r w:rsidDel="00000000" w:rsidR="00000000" w:rsidRPr="00000000">
              <w:rPr>
                <w:rtl w:val="0"/>
              </w:rPr>
            </w:r>
          </w:p>
          <w:p w:rsidR="00000000" w:rsidDel="00000000" w:rsidP="00000000" w:rsidRDefault="00000000" w:rsidRPr="00000000" w14:paraId="000004B1">
            <w:pPr>
              <w:rPr/>
            </w:pPr>
            <w:r w:rsidDel="00000000" w:rsidR="00000000" w:rsidRPr="00000000">
              <w:rPr>
                <w:rFonts w:ascii="Bookman Old Style" w:cs="Bookman Old Style" w:eastAsia="Bookman Old Style" w:hAnsi="Bookman Old Style"/>
                <w:sz w:val="20"/>
                <w:szCs w:val="20"/>
                <w:rtl w:val="0"/>
              </w:rPr>
              <w:t xml:space="preserve">1. Parameter dan data penanganan emisi gas buang</w:t>
            </w:r>
            <w:r w:rsidDel="00000000" w:rsidR="00000000" w:rsidRPr="00000000">
              <w:rPr>
                <w:rtl w:val="0"/>
              </w:rPr>
            </w:r>
          </w:p>
          <w:p w:rsidR="00000000" w:rsidDel="00000000" w:rsidP="00000000" w:rsidRDefault="00000000" w:rsidRPr="00000000" w14:paraId="000004B2">
            <w:pPr>
              <w:rPr/>
            </w:pPr>
            <w:r w:rsidDel="00000000" w:rsidR="00000000" w:rsidRPr="00000000">
              <w:rPr>
                <w:rFonts w:ascii="Bookman Old Style" w:cs="Bookman Old Style" w:eastAsia="Bookman Old Style" w:hAnsi="Bookman Old Style"/>
                <w:sz w:val="20"/>
                <w:szCs w:val="20"/>
                <w:rtl w:val="0"/>
              </w:rPr>
              <w:t xml:space="preserve">2. Formulir laporan</w:t>
            </w:r>
            <w:r w:rsidDel="00000000" w:rsidR="00000000" w:rsidRPr="00000000">
              <w:rPr>
                <w:rtl w:val="0"/>
              </w:rPr>
            </w:r>
          </w:p>
          <w:p w:rsidR="00000000" w:rsidDel="00000000" w:rsidP="00000000" w:rsidRDefault="00000000" w:rsidRPr="00000000" w14:paraId="000004B3">
            <w:pPr>
              <w:rPr/>
            </w:pPr>
            <w:r w:rsidDel="00000000" w:rsidR="00000000" w:rsidRPr="00000000">
              <w:rPr>
                <w:rFonts w:ascii="Bookman Old Style" w:cs="Bookman Old Style" w:eastAsia="Bookman Old Style" w:hAnsi="Bookman Old Style"/>
                <w:sz w:val="20"/>
                <w:szCs w:val="20"/>
                <w:rtl w:val="0"/>
              </w:rPr>
              <w:t xml:space="preserve">3. Penyusunan dan pengarsipan laporan</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4B4">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6.1</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4B5">
            <w:pPr>
              <w:rPr/>
            </w:pPr>
            <w:r w:rsidDel="00000000" w:rsidR="00000000" w:rsidRPr="00000000">
              <w:rPr>
                <w:rFonts w:ascii="Bookman Old Style" w:cs="Bookman Old Style" w:eastAsia="Bookman Old Style" w:hAnsi="Bookman Old Style"/>
                <w:sz w:val="20"/>
                <w:szCs w:val="20"/>
                <w:rtl w:val="0"/>
              </w:rPr>
              <w:t xml:space="preserve">Mencatat penanganan emisi gas buang di dalam formulir laporan sesuai dengan prosedur secara cermat dan taat mengikuti prosedur.</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4B6">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4 JP</w:t>
            </w:r>
            <w:r w:rsidDel="00000000" w:rsidR="00000000" w:rsidRPr="00000000">
              <w:rPr>
                <w:rtl w:val="0"/>
              </w:rPr>
            </w:r>
          </w:p>
        </w:tc>
      </w:tr>
      <w:tr>
        <w:trPr>
          <w:cantSplit w:val="1"/>
          <w:tblHeader w:val="0"/>
        </w:trPr>
        <w:tc>
          <w:tcPr>
            <w:vMerge w:val="continue"/>
            <w:tcMar>
              <w:top w:w="30.0" w:type="dxa"/>
              <w:left w:w="35.0" w:type="dxa"/>
              <w:bottom w:w="30.0" w:type="dxa"/>
              <w:right w:w="35.0" w:type="dxa"/>
            </w:tcMar>
          </w:tcPr>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4B9">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6.2</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4BA">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Catatan disusun dalam bentuk laporan sesuai dengan prosedur.</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4BD">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6.2</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4BE">
            <w:pPr>
              <w:rPr/>
            </w:pPr>
            <w:r w:rsidDel="00000000" w:rsidR="00000000" w:rsidRPr="00000000">
              <w:rPr>
                <w:rFonts w:ascii="Bookman Old Style" w:cs="Bookman Old Style" w:eastAsia="Bookman Old Style" w:hAnsi="Bookman Old Style"/>
                <w:sz w:val="20"/>
                <w:szCs w:val="20"/>
                <w:rtl w:val="0"/>
              </w:rPr>
              <w:t xml:space="preserve">Menyusun catatan dalam bentuk laporan sesuai dengan prosedur secara cermat dan taat mengikuti prosedur.</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blHeader w:val="0"/>
        </w:trPr>
        <w:tc>
          <w:tcPr>
            <w:vMerge w:val="continue"/>
            <w:tcMar>
              <w:top w:w="30.0" w:type="dxa"/>
              <w:left w:w="35.0" w:type="dxa"/>
              <w:bottom w:w="30.0" w:type="dxa"/>
              <w:right w:w="35.0" w:type="dxa"/>
            </w:tcMar>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4C2">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6.3</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4C3">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Laporan diarsipkan sesuai dengan prosedur.</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4C6">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6.3</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4C7">
            <w:pPr>
              <w:rPr/>
            </w:pPr>
            <w:r w:rsidDel="00000000" w:rsidR="00000000" w:rsidRPr="00000000">
              <w:rPr>
                <w:rFonts w:ascii="Bookman Old Style" w:cs="Bookman Old Style" w:eastAsia="Bookman Old Style" w:hAnsi="Bookman Old Style"/>
                <w:sz w:val="20"/>
                <w:szCs w:val="20"/>
                <w:rtl w:val="0"/>
              </w:rPr>
              <w:t xml:space="preserve">Mengarsipkan laporan sesuai dengan prosedur secara cermat dan taat mengikuti prosedur.</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blHeader w:val="0"/>
        </w:trPr>
        <w:tc>
          <w:tcPr>
            <w:gridSpan w:val="9"/>
            <w:tcMar>
              <w:top w:w="30.0" w:type="dxa"/>
              <w:left w:w="35.0" w:type="dxa"/>
              <w:bottom w:w="30.0" w:type="dxa"/>
              <w:right w:w="35.0" w:type="dxa"/>
            </w:tcMar>
          </w:tcPr>
          <w:p w:rsidR="00000000" w:rsidDel="00000000" w:rsidP="00000000" w:rsidRDefault="00000000" w:rsidRPr="00000000" w14:paraId="000004C9">
            <w:pPr>
              <w:jc w:val="both"/>
              <w:rPr/>
            </w:pPr>
            <w:r w:rsidDel="00000000" w:rsidR="00000000" w:rsidRPr="00000000">
              <w:rPr>
                <w:rFonts w:ascii="Bookman Old Style" w:cs="Bookman Old Style" w:eastAsia="Bookman Old Style" w:hAnsi="Bookman Old Style"/>
                <w:b w:val="1"/>
                <w:bCs w:val="1"/>
                <w:sz w:val="20"/>
                <w:szCs w:val="20"/>
                <w:rtl w:val="0"/>
              </w:rPr>
              <w:t xml:space="preserve">Asesmen</w:t>
            </w:r>
            <w:r w:rsidDel="00000000" w:rsidR="00000000" w:rsidRPr="00000000">
              <w:rPr>
                <w:rFonts w:ascii="Bookman Old Style" w:cs="Bookman Old Style" w:eastAsia="Bookman Old Style" w:hAnsi="Bookman Old Style"/>
                <w:sz w:val="20"/>
                <w:szCs w:val="20"/>
                <w:rtl w:val="0"/>
              </w:rPr>
              <w:t xml:space="preserve">.</w:t>
            </w:r>
            <w:r w:rsidDel="00000000" w:rsidR="00000000" w:rsidRPr="00000000">
              <w:rPr>
                <w:rtl w:val="0"/>
              </w:rPr>
            </w:r>
          </w:p>
        </w:tc>
      </w:tr>
    </w:tbl>
    <w:p w:rsidR="00000000" w:rsidDel="00000000" w:rsidP="00000000" w:rsidRDefault="00000000" w:rsidRPr="00000000" w14:paraId="000004D2">
      <w:pPr>
        <w:rPr>
          <w:rFonts w:ascii="Bookman Old Style" w:cs="Bookman Old Style" w:eastAsia="Bookman Old Style" w:hAnsi="Bookman Old Style"/>
          <w:sz w:val="24"/>
          <w:szCs w:val="24"/>
        </w:rPr>
      </w:pPr>
      <w:r w:rsidDel="00000000" w:rsidR="00000000" w:rsidRPr="00000000">
        <w:rPr>
          <w:rtl w:val="0"/>
        </w:rPr>
      </w:r>
    </w:p>
    <w:tbl>
      <w:tblPr>
        <w:tblStyle w:val="Table13"/>
        <w:tblW w:w="13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60"/>
        <w:gridCol w:w="2500"/>
        <w:gridCol w:w="360"/>
        <w:gridCol w:w="10100"/>
        <w:tblGridChange w:id="0">
          <w:tblGrid>
            <w:gridCol w:w="760"/>
            <w:gridCol w:w="2500"/>
            <w:gridCol w:w="360"/>
            <w:gridCol w:w="10100"/>
          </w:tblGrid>
        </w:tblGridChange>
      </w:tblGrid>
      <w:tr>
        <w:trPr>
          <w:cantSplit w:val="1"/>
          <w:tblHeader w:val="0"/>
        </w:trPr>
        <w:tc>
          <w:tcPr>
            <w:vMerge w:val="restart"/>
            <w:tcMar>
              <w:top w:w="35.0" w:type="dxa"/>
              <w:left w:w="55.0" w:type="dxa"/>
              <w:bottom w:w="35.0" w:type="dxa"/>
              <w:right w:w="55.0" w:type="dxa"/>
            </w:tcMar>
          </w:tcPr>
          <w:p w:rsidR="00000000" w:rsidDel="00000000" w:rsidP="00000000" w:rsidRDefault="00000000" w:rsidRPr="00000000" w14:paraId="000004D3">
            <w:pPr>
              <w:rPr/>
            </w:pPr>
            <w:r w:rsidDel="00000000" w:rsidR="00000000" w:rsidRPr="00000000">
              <w:rPr>
                <w:rFonts w:ascii="Bookman Old Style" w:cs="Bookman Old Style" w:eastAsia="Bookman Old Style" w:hAnsi="Bookman Old Style"/>
                <w:rtl w:val="0"/>
              </w:rPr>
              <w:t xml:space="preserve">1.6.</w:t>
            </w: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4D4">
            <w:pPr>
              <w:rPr/>
            </w:pPr>
            <w:r w:rsidDel="00000000" w:rsidR="00000000" w:rsidRPr="00000000">
              <w:rPr>
                <w:rFonts w:ascii="Bookman Old Style" w:cs="Bookman Old Style" w:eastAsia="Bookman Old Style" w:hAnsi="Bookman Old Style"/>
                <w:rtl w:val="0"/>
              </w:rPr>
              <w:t xml:space="preserve">Judul Unit Kompetensi</w:t>
            </w: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4D5">
            <w:pPr>
              <w:jc w:val="center"/>
              <w:rPr/>
            </w:pPr>
            <w:r w:rsidDel="00000000" w:rsidR="00000000" w:rsidRPr="00000000">
              <w:rPr>
                <w:rFonts w:ascii="Bookman Old Style" w:cs="Bookman Old Style" w:eastAsia="Bookman Old Style" w:hAnsi="Bookman Old Style"/>
                <w:rtl w:val="0"/>
              </w:rPr>
              <w:t xml:space="preserve">:</w:t>
            </w:r>
            <w:r w:rsidDel="00000000" w:rsidR="00000000" w:rsidRPr="00000000">
              <w:rPr>
                <w:rtl w:val="0"/>
              </w:rPr>
            </w:r>
          </w:p>
        </w:tc>
        <w:tc>
          <w:tcPr>
            <w:tcMar>
              <w:top w:w="35.0" w:type="dxa"/>
              <w:left w:w="55.0" w:type="dxa"/>
              <w:bottom w:w="35.0" w:type="dxa"/>
              <w:right w:w="55.0" w:type="dxa"/>
            </w:tcMar>
          </w:tcPr>
          <w:p w:rsidR="00000000" w:rsidDel="00000000" w:rsidP="00000000" w:rsidRDefault="00000000" w:rsidRPr="00000000" w14:paraId="000004D6">
            <w:pPr>
              <w:rPr/>
            </w:pPr>
            <w:r w:rsidDel="00000000" w:rsidR="00000000" w:rsidRPr="00000000">
              <w:rPr>
                <w:rFonts w:ascii="Bookman Old Style" w:cs="Bookman Old Style" w:eastAsia="Bookman Old Style" w:hAnsi="Bookman Old Style"/>
                <w:rtl w:val="0"/>
              </w:rPr>
              <w:t xml:space="preserve">Mengoperasikan Boiler pada Insinerator</w:t>
            </w:r>
            <w:r w:rsidDel="00000000" w:rsidR="00000000" w:rsidRPr="00000000">
              <w:rPr>
                <w:rtl w:val="0"/>
              </w:rPr>
            </w:r>
          </w:p>
        </w:tc>
      </w:tr>
      <w:tr>
        <w:trPr>
          <w:cantSplit w:val="1"/>
          <w:tblHeader w:val="0"/>
        </w:trPr>
        <w:tc>
          <w:tcPr>
            <w:vMerge w:val="continue"/>
            <w:tcMar>
              <w:top w:w="35.0" w:type="dxa"/>
              <w:left w:w="55.0" w:type="dxa"/>
              <w:bottom w:w="35.0" w:type="dxa"/>
              <w:right w:w="55.0" w:type="dxa"/>
            </w:tcMar>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4D8">
            <w:pPr>
              <w:rPr/>
            </w:pPr>
            <w:r w:rsidDel="00000000" w:rsidR="00000000" w:rsidRPr="00000000">
              <w:rPr>
                <w:rFonts w:ascii="Bookman Old Style" w:cs="Bookman Old Style" w:eastAsia="Bookman Old Style" w:hAnsi="Bookman Old Style"/>
                <w:rtl w:val="0"/>
              </w:rPr>
              <w:t xml:space="preserve">Kode</w:t>
            </w: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4D9">
            <w:pPr>
              <w:jc w:val="center"/>
              <w:rPr/>
            </w:pPr>
            <w:r w:rsidDel="00000000" w:rsidR="00000000" w:rsidRPr="00000000">
              <w:rPr>
                <w:rFonts w:ascii="Bookman Old Style" w:cs="Bookman Old Style" w:eastAsia="Bookman Old Style" w:hAnsi="Bookman Old Style"/>
                <w:rtl w:val="0"/>
              </w:rPr>
              <w:t xml:space="preserve">:</w:t>
            </w:r>
            <w:r w:rsidDel="00000000" w:rsidR="00000000" w:rsidRPr="00000000">
              <w:rPr>
                <w:rtl w:val="0"/>
              </w:rPr>
            </w:r>
          </w:p>
        </w:tc>
        <w:tc>
          <w:tcPr>
            <w:tcMar>
              <w:top w:w="35.0" w:type="dxa"/>
              <w:left w:w="55.0" w:type="dxa"/>
              <w:bottom w:w="35.0" w:type="dxa"/>
              <w:right w:w="55.0" w:type="dxa"/>
            </w:tcMar>
          </w:tcPr>
          <w:p w:rsidR="00000000" w:rsidDel="00000000" w:rsidP="00000000" w:rsidRDefault="00000000" w:rsidRPr="00000000" w14:paraId="000004DA">
            <w:pPr>
              <w:rPr/>
            </w:pPr>
            <w:r w:rsidDel="00000000" w:rsidR="00000000" w:rsidRPr="00000000">
              <w:rPr>
                <w:rFonts w:ascii="Bookman Old Style" w:cs="Bookman Old Style" w:eastAsia="Bookman Old Style" w:hAnsi="Bookman Old Style"/>
                <w:rtl w:val="0"/>
              </w:rPr>
              <w:t xml:space="preserve">E.38SPH02.030.01</w:t>
            </w:r>
            <w:r w:rsidDel="00000000" w:rsidR="00000000" w:rsidRPr="00000000">
              <w:rPr>
                <w:rtl w:val="0"/>
              </w:rPr>
            </w:r>
          </w:p>
        </w:tc>
      </w:tr>
      <w:tr>
        <w:trPr>
          <w:cantSplit w:val="1"/>
          <w:tblHeader w:val="0"/>
        </w:trPr>
        <w:tc>
          <w:tcPr>
            <w:vMerge w:val="continue"/>
            <w:tcMar>
              <w:top w:w="35.0" w:type="dxa"/>
              <w:left w:w="55.0" w:type="dxa"/>
              <w:bottom w:w="35.0" w:type="dxa"/>
              <w:right w:w="55.0" w:type="dxa"/>
            </w:tcMar>
          </w:tcPr>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4DC">
            <w:pPr>
              <w:rPr/>
            </w:pPr>
            <w:r w:rsidDel="00000000" w:rsidR="00000000" w:rsidRPr="00000000">
              <w:rPr>
                <w:rFonts w:ascii="Bookman Old Style" w:cs="Bookman Old Style" w:eastAsia="Bookman Old Style" w:hAnsi="Bookman Old Style"/>
                <w:rtl w:val="0"/>
              </w:rPr>
              <w:t xml:space="preserve">Perkiraan Waktu</w:t>
            </w: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4DD">
            <w:pPr>
              <w:jc w:val="center"/>
              <w:rPr/>
            </w:pPr>
            <w:r w:rsidDel="00000000" w:rsidR="00000000" w:rsidRPr="00000000">
              <w:rPr>
                <w:rFonts w:ascii="Bookman Old Style" w:cs="Bookman Old Style" w:eastAsia="Bookman Old Style" w:hAnsi="Bookman Old Style"/>
                <w:rtl w:val="0"/>
              </w:rPr>
              <w:t xml:space="preserve">:</w:t>
            </w:r>
            <w:r w:rsidDel="00000000" w:rsidR="00000000" w:rsidRPr="00000000">
              <w:rPr>
                <w:rtl w:val="0"/>
              </w:rPr>
            </w:r>
          </w:p>
        </w:tc>
        <w:tc>
          <w:tcPr>
            <w:tcMar>
              <w:top w:w="35.0" w:type="dxa"/>
              <w:left w:w="55.0" w:type="dxa"/>
              <w:bottom w:w="35.0" w:type="dxa"/>
              <w:right w:w="55.0" w:type="dxa"/>
            </w:tcMar>
          </w:tcPr>
          <w:p w:rsidR="00000000" w:rsidDel="00000000" w:rsidP="00000000" w:rsidRDefault="00000000" w:rsidRPr="00000000" w14:paraId="000004DE">
            <w:pPr>
              <w:rPr/>
            </w:pPr>
            <w:r w:rsidDel="00000000" w:rsidR="00000000" w:rsidRPr="00000000">
              <w:rPr>
                <w:rFonts w:ascii="Bookman Old Style" w:cs="Bookman Old Style" w:eastAsia="Bookman Old Style" w:hAnsi="Bookman Old Style"/>
                <w:rtl w:val="0"/>
              </w:rPr>
              <w:t xml:space="preserve">40 JP @ 45 menit</w:t>
            </w:r>
            <w:r w:rsidDel="00000000" w:rsidR="00000000" w:rsidRPr="00000000">
              <w:rPr>
                <w:rtl w:val="0"/>
              </w:rPr>
            </w:r>
          </w:p>
        </w:tc>
      </w:tr>
      <w:tr>
        <w:trPr>
          <w:cantSplit w:val="1"/>
          <w:tblHeader w:val="0"/>
        </w:trPr>
        <w:tc>
          <w:tcPr>
            <w:vMerge w:val="continue"/>
            <w:tcMar>
              <w:top w:w="35.0" w:type="dxa"/>
              <w:left w:w="55.0" w:type="dxa"/>
              <w:bottom w:w="35.0" w:type="dxa"/>
              <w:right w:w="55.0" w:type="dxa"/>
            </w:tcMar>
          </w:tcPr>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4E0">
            <w:pPr>
              <w:rPr/>
            </w:pPr>
            <w:r w:rsidDel="00000000" w:rsidR="00000000" w:rsidRPr="00000000">
              <w:rPr>
                <w:rFonts w:ascii="Bookman Old Style" w:cs="Bookman Old Style" w:eastAsia="Bookman Old Style" w:hAnsi="Bookman Old Style"/>
                <w:rtl w:val="0"/>
              </w:rPr>
              <w:t xml:space="preserve">Metode</w:t>
            </w: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4E1">
            <w:pPr>
              <w:jc w:val="center"/>
              <w:rPr/>
            </w:pPr>
            <w:r w:rsidDel="00000000" w:rsidR="00000000" w:rsidRPr="00000000">
              <w:rPr>
                <w:rFonts w:ascii="Bookman Old Style" w:cs="Bookman Old Style" w:eastAsia="Bookman Old Style" w:hAnsi="Bookman Old Style"/>
                <w:rtl w:val="0"/>
              </w:rPr>
              <w:t xml:space="preserve">:</w:t>
            </w:r>
            <w:r w:rsidDel="00000000" w:rsidR="00000000" w:rsidRPr="00000000">
              <w:rPr>
                <w:rtl w:val="0"/>
              </w:rPr>
            </w:r>
          </w:p>
        </w:tc>
        <w:tc>
          <w:tcPr>
            <w:tcMar>
              <w:top w:w="35.0" w:type="dxa"/>
              <w:left w:w="55.0" w:type="dxa"/>
              <w:bottom w:w="35.0" w:type="dxa"/>
              <w:right w:w="55.0" w:type="dxa"/>
            </w:tcMar>
          </w:tcPr>
          <w:p w:rsidR="00000000" w:rsidDel="00000000" w:rsidP="00000000" w:rsidRDefault="00000000" w:rsidRPr="00000000" w14:paraId="000004E2">
            <w:pPr>
              <w:rPr/>
            </w:pPr>
            <w:r w:rsidDel="00000000" w:rsidR="00000000" w:rsidRPr="00000000">
              <w:rPr>
                <w:rFonts w:ascii="Bookman Old Style" w:cs="Bookman Old Style" w:eastAsia="Bookman Old Style" w:hAnsi="Bookman Old Style"/>
                <w:rtl w:val="0"/>
              </w:rPr>
              <w:t xml:space="preserve">Luring</w:t>
            </w:r>
            <w:r w:rsidDel="00000000" w:rsidR="00000000" w:rsidRPr="00000000">
              <w:rPr>
                <w:rtl w:val="0"/>
              </w:rPr>
            </w:r>
          </w:p>
        </w:tc>
      </w:tr>
      <w:tr>
        <w:trPr>
          <w:cantSplit w:val="1"/>
          <w:tblHeader w:val="0"/>
        </w:trPr>
        <w:tc>
          <w:tcPr>
            <w:vMerge w:val="continue"/>
            <w:tcMar>
              <w:top w:w="35.0" w:type="dxa"/>
              <w:left w:w="55.0" w:type="dxa"/>
              <w:bottom w:w="35.0" w:type="dxa"/>
              <w:right w:w="55.0" w:type="dxa"/>
            </w:tcMar>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4E4">
            <w:pPr>
              <w:rPr/>
            </w:pPr>
            <w:r w:rsidDel="00000000" w:rsidR="00000000" w:rsidRPr="00000000">
              <w:rPr>
                <w:rFonts w:ascii="Bookman Old Style" w:cs="Bookman Old Style" w:eastAsia="Bookman Old Style" w:hAnsi="Bookman Old Style"/>
                <w:rtl w:val="0"/>
              </w:rPr>
              <w:t xml:space="preserve">Capaian</w:t>
            </w: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4E5">
            <w:pPr>
              <w:jc w:val="center"/>
              <w:rPr/>
            </w:pPr>
            <w:r w:rsidDel="00000000" w:rsidR="00000000" w:rsidRPr="00000000">
              <w:rPr>
                <w:rFonts w:ascii="Bookman Old Style" w:cs="Bookman Old Style" w:eastAsia="Bookman Old Style" w:hAnsi="Bookman Old Style"/>
                <w:rtl w:val="0"/>
              </w:rPr>
              <w:t xml:space="preserve">:</w:t>
            </w:r>
            <w:r w:rsidDel="00000000" w:rsidR="00000000" w:rsidRPr="00000000">
              <w:rPr>
                <w:rtl w:val="0"/>
              </w:rPr>
            </w:r>
          </w:p>
        </w:tc>
        <w:tc>
          <w:tcPr>
            <w:tcMar>
              <w:top w:w="35.0" w:type="dxa"/>
              <w:left w:w="55.0" w:type="dxa"/>
              <w:bottom w:w="35.0" w:type="dxa"/>
              <w:right w:w="55.0" w:type="dxa"/>
            </w:tcMar>
          </w:tcPr>
          <w:p w:rsidR="00000000" w:rsidDel="00000000" w:rsidP="00000000" w:rsidRDefault="00000000" w:rsidRPr="00000000" w14:paraId="000004E6">
            <w:pPr>
              <w:rPr/>
            </w:pPr>
            <w:r w:rsidDel="00000000" w:rsidR="00000000" w:rsidRPr="00000000">
              <w:rPr>
                <w:rFonts w:ascii="Bookman Old Style" w:cs="Bookman Old Style" w:eastAsia="Bookman Old Style" w:hAnsi="Bookman Old Style"/>
                <w:rtl w:val="0"/>
              </w:rPr>
              <w:t xml:space="preserve">Terlaksananya pengoperasian boiler pada insinerator sesuai prosedur dan ketentuan K3 secara cermat da</w:t>
            </w:r>
            <w:commentRangeStart w:id="1"/>
            <w:r w:rsidDel="00000000" w:rsidR="00000000" w:rsidRPr="00000000">
              <w:rPr>
                <w:rFonts w:ascii="Bookman Old Style" w:cs="Bookman Old Style" w:eastAsia="Bookman Old Style" w:hAnsi="Bookman Old Style"/>
                <w:rtl w:val="0"/>
              </w:rPr>
              <w:t xml:space="preserve">n taat.</w:t>
            </w:r>
            <w:commentRangeEnd w:id="1"/>
            <w:r w:rsidDel="00000000" w:rsidR="00000000" w:rsidRPr="00000000">
              <w:commentReference w:id="1"/>
            </w:r>
            <w:r w:rsidDel="00000000" w:rsidR="00000000" w:rsidRPr="00000000">
              <w:rPr>
                <w:rtl w:val="0"/>
              </w:rPr>
            </w:r>
          </w:p>
        </w:tc>
      </w:tr>
    </w:tbl>
    <w:p w:rsidR="00000000" w:rsidDel="00000000" w:rsidP="00000000" w:rsidRDefault="00000000" w:rsidRPr="00000000" w14:paraId="000004E7">
      <w:pPr>
        <w:spacing w:after="0" w:line="20" w:lineRule="auto"/>
        <w:rPr>
          <w:sz w:val="2"/>
          <w:szCs w:val="2"/>
        </w:rPr>
      </w:pPr>
      <w:r w:rsidDel="00000000" w:rsidR="00000000" w:rsidRPr="00000000">
        <w:rPr>
          <w:rtl w:val="0"/>
        </w:rPr>
      </w:r>
    </w:p>
    <w:tbl>
      <w:tblPr>
        <w:tblStyle w:val="Table14"/>
        <w:tblW w:w="1390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0"/>
        <w:gridCol w:w="1550"/>
        <w:gridCol w:w="450"/>
        <w:gridCol w:w="2050"/>
        <w:gridCol w:w="2350"/>
        <w:gridCol w:w="2700"/>
        <w:gridCol w:w="450"/>
        <w:gridCol w:w="3300"/>
        <w:gridCol w:w="651"/>
        <w:tblGridChange w:id="0">
          <w:tblGrid>
            <w:gridCol w:w="400"/>
            <w:gridCol w:w="1550"/>
            <w:gridCol w:w="450"/>
            <w:gridCol w:w="2050"/>
            <w:gridCol w:w="2350"/>
            <w:gridCol w:w="2700"/>
            <w:gridCol w:w="450"/>
            <w:gridCol w:w="3300"/>
            <w:gridCol w:w="651"/>
          </w:tblGrid>
        </w:tblGridChange>
      </w:tblGrid>
      <w:tr>
        <w:trPr>
          <w:cantSplit w:val="1"/>
          <w:tblHeader w:val="1"/>
        </w:trPr>
        <w:tc>
          <w:tcPr>
            <w:gridSpan w:val="2"/>
            <w:tcMar>
              <w:top w:w="30.0" w:type="dxa"/>
              <w:left w:w="35.0" w:type="dxa"/>
              <w:bottom w:w="30.0" w:type="dxa"/>
              <w:right w:w="35.0" w:type="dxa"/>
            </w:tcMar>
          </w:tcPr>
          <w:p w:rsidR="00000000" w:rsidDel="00000000" w:rsidP="00000000" w:rsidRDefault="00000000" w:rsidRPr="00000000" w14:paraId="000004E8">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0"/>
                <w:szCs w:val="20"/>
                <w:rtl w:val="0"/>
              </w:rPr>
              <w:t xml:space="preserve">Elemen</w:t>
              <w:br w:type="textWrapping"/>
              <w:t xml:space="preserve">Kompetensi</w:t>
            </w:r>
            <w:r w:rsidDel="00000000" w:rsidR="00000000" w:rsidRPr="00000000">
              <w:rPr>
                <w:rtl w:val="0"/>
              </w:rPr>
            </w:r>
          </w:p>
        </w:tc>
        <w:tc>
          <w:tcPr>
            <w:gridSpan w:val="2"/>
            <w:tcMar>
              <w:top w:w="30.0" w:type="dxa"/>
              <w:left w:w="35.0" w:type="dxa"/>
              <w:bottom w:w="30.0" w:type="dxa"/>
              <w:right w:w="35.0" w:type="dxa"/>
            </w:tcMar>
          </w:tcPr>
          <w:p w:rsidR="00000000" w:rsidDel="00000000" w:rsidP="00000000" w:rsidRDefault="00000000" w:rsidRPr="00000000" w14:paraId="000004EA">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0"/>
                <w:szCs w:val="20"/>
                <w:rtl w:val="0"/>
              </w:rPr>
              <w:t xml:space="preserve">Kriteria</w:t>
              <w:br w:type="textWrapping"/>
              <w:t xml:space="preserve">Unjuk Kerja</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4EC">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0"/>
                <w:szCs w:val="20"/>
                <w:rtl w:val="0"/>
              </w:rPr>
              <w:t xml:space="preserve">Indikator</w:t>
              <w:br w:type="textWrapping"/>
              <w:t xml:space="preserve">Unjuk Kerja</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4ED">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0"/>
                <w:szCs w:val="20"/>
                <w:rtl w:val="0"/>
              </w:rPr>
              <w:t xml:space="preserve">Pengetahuan</w:t>
            </w:r>
            <w:r w:rsidDel="00000000" w:rsidR="00000000" w:rsidRPr="00000000">
              <w:rPr>
                <w:rtl w:val="0"/>
              </w:rPr>
            </w:r>
          </w:p>
        </w:tc>
        <w:tc>
          <w:tcPr>
            <w:gridSpan w:val="2"/>
            <w:tcMar>
              <w:top w:w="30.0" w:type="dxa"/>
              <w:left w:w="35.0" w:type="dxa"/>
              <w:bottom w:w="30.0" w:type="dxa"/>
              <w:right w:w="35.0" w:type="dxa"/>
            </w:tcMar>
          </w:tcPr>
          <w:p w:rsidR="00000000" w:rsidDel="00000000" w:rsidP="00000000" w:rsidRDefault="00000000" w:rsidRPr="00000000" w14:paraId="000004EE">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0"/>
                <w:szCs w:val="20"/>
                <w:rtl w:val="0"/>
              </w:rPr>
              <w:t xml:space="preserve">Keterampilan</w:t>
              <w:br w:type="textWrapping"/>
              <w:t xml:space="preserve">dan Sikap</w:t>
            </w:r>
            <w:r w:rsidDel="00000000" w:rsidR="00000000" w:rsidRPr="00000000">
              <w:rPr>
                <w:rtl w:val="0"/>
              </w:rPr>
            </w:r>
          </w:p>
        </w:tc>
        <w:tc>
          <w:tcPr>
            <w:tcMar>
              <w:top w:w="30.0" w:type="dxa"/>
              <w:left w:w="5.0" w:type="dxa"/>
              <w:bottom w:w="30.0" w:type="dxa"/>
              <w:right w:w="5.0" w:type="dxa"/>
            </w:tcMar>
          </w:tcPr>
          <w:p w:rsidR="00000000" w:rsidDel="00000000" w:rsidP="00000000" w:rsidRDefault="00000000" w:rsidRPr="00000000" w14:paraId="000004F0">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16"/>
                <w:szCs w:val="16"/>
                <w:rtl w:val="0"/>
              </w:rPr>
              <w:t xml:space="preserve">Durasi</w:t>
            </w:r>
            <w:r w:rsidDel="00000000" w:rsidR="00000000" w:rsidRPr="00000000">
              <w:rPr>
                <w:rtl w:val="0"/>
              </w:rPr>
            </w:r>
          </w:p>
        </w:tc>
      </w:tr>
      <w:tr>
        <w:trPr>
          <w:cantSplit w:val="1"/>
          <w:tblHeader w:val="0"/>
        </w:trPr>
        <w:tc>
          <w:tcPr>
            <w:vMerge w:val="restart"/>
            <w:tcMar>
              <w:top w:w="30.0" w:type="dxa"/>
              <w:left w:w="35.0" w:type="dxa"/>
              <w:bottom w:w="30.0" w:type="dxa"/>
              <w:right w:w="35.0" w:type="dxa"/>
            </w:tcMar>
          </w:tcPr>
          <w:p w:rsidR="00000000" w:rsidDel="00000000" w:rsidP="00000000" w:rsidRDefault="00000000" w:rsidRPr="00000000" w14:paraId="000004F1">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1.</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4F2">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Melakukan pekerjaan persiapan</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4F3">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1.1</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4F4">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Alat Pelindung Diri (APD) diidentifikasi sesuai dengan kebutuhan.</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4F5">
            <w:pPr>
              <w:rPr/>
            </w:pPr>
            <w:r w:rsidDel="00000000" w:rsidR="00000000" w:rsidRPr="00000000">
              <w:rPr>
                <w:rFonts w:ascii="Bookman Old Style" w:cs="Bookman Old Style" w:eastAsia="Bookman Old Style" w:hAnsi="Bookman Old Style"/>
                <w:sz w:val="20"/>
                <w:szCs w:val="20"/>
                <w:rtl w:val="0"/>
              </w:rPr>
              <w:t xml:space="preserve">Teridentifikasinya APD, diagram kerja, dan prinsip pengoperasian boiler serta terkoordinasikannya kesiapan operasi sesuai prosedur secara cermat.</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4F6">
            <w:pPr>
              <w:rPr/>
            </w:pPr>
            <w:r w:rsidDel="00000000" w:rsidR="00000000" w:rsidRPr="00000000">
              <w:rPr>
                <w:rFonts w:ascii="Bookman Old Style" w:cs="Bookman Old Style" w:eastAsia="Bookman Old Style" w:hAnsi="Bookman Old Style"/>
                <w:sz w:val="20"/>
                <w:szCs w:val="20"/>
                <w:rtl w:val="0"/>
              </w:rPr>
              <w:t xml:space="preserve">Penjelasan tentang:</w:t>
            </w:r>
            <w:r w:rsidDel="00000000" w:rsidR="00000000" w:rsidRPr="00000000">
              <w:rPr>
                <w:rtl w:val="0"/>
              </w:rPr>
            </w:r>
          </w:p>
          <w:p w:rsidR="00000000" w:rsidDel="00000000" w:rsidP="00000000" w:rsidRDefault="00000000" w:rsidRPr="00000000" w14:paraId="000004F7">
            <w:pPr>
              <w:rPr/>
            </w:pPr>
            <w:r w:rsidDel="00000000" w:rsidR="00000000" w:rsidRPr="00000000">
              <w:rPr>
                <w:rFonts w:ascii="Bookman Old Style" w:cs="Bookman Old Style" w:eastAsia="Bookman Old Style" w:hAnsi="Bookman Old Style"/>
                <w:sz w:val="20"/>
                <w:szCs w:val="20"/>
                <w:rtl w:val="0"/>
              </w:rPr>
              <w:t xml:space="preserve">1. Prosedur K3 dan penggunaan APD</w:t>
            </w:r>
            <w:r w:rsidDel="00000000" w:rsidR="00000000" w:rsidRPr="00000000">
              <w:rPr>
                <w:rtl w:val="0"/>
              </w:rPr>
            </w:r>
          </w:p>
          <w:p w:rsidR="00000000" w:rsidDel="00000000" w:rsidP="00000000" w:rsidRDefault="00000000" w:rsidRPr="00000000" w14:paraId="000004F8">
            <w:pPr>
              <w:rPr/>
            </w:pPr>
            <w:r w:rsidDel="00000000" w:rsidR="00000000" w:rsidRPr="00000000">
              <w:rPr>
                <w:rFonts w:ascii="Bookman Old Style" w:cs="Bookman Old Style" w:eastAsia="Bookman Old Style" w:hAnsi="Bookman Old Style"/>
                <w:sz w:val="20"/>
                <w:szCs w:val="20"/>
                <w:rtl w:val="0"/>
              </w:rPr>
              <w:t xml:space="preserve">2. Diagram kerja dan prinsip pengoperasian boiler</w:t>
            </w:r>
            <w:r w:rsidDel="00000000" w:rsidR="00000000" w:rsidRPr="00000000">
              <w:rPr>
                <w:rtl w:val="0"/>
              </w:rPr>
            </w:r>
          </w:p>
          <w:p w:rsidR="00000000" w:rsidDel="00000000" w:rsidP="00000000" w:rsidRDefault="00000000" w:rsidRPr="00000000" w14:paraId="000004F9">
            <w:pPr>
              <w:rPr/>
            </w:pPr>
            <w:r w:rsidDel="00000000" w:rsidR="00000000" w:rsidRPr="00000000">
              <w:rPr>
                <w:rFonts w:ascii="Bookman Old Style" w:cs="Bookman Old Style" w:eastAsia="Bookman Old Style" w:hAnsi="Bookman Old Style"/>
                <w:sz w:val="20"/>
                <w:szCs w:val="20"/>
                <w:rtl w:val="0"/>
              </w:rPr>
              <w:t xml:space="preserve">3. Termodinamika, material, korosi, kontrol, dan instrumentasi</w:t>
            </w:r>
            <w:r w:rsidDel="00000000" w:rsidR="00000000" w:rsidRPr="00000000">
              <w:rPr>
                <w:rtl w:val="0"/>
              </w:rPr>
            </w:r>
          </w:p>
          <w:p w:rsidR="00000000" w:rsidDel="00000000" w:rsidP="00000000" w:rsidRDefault="00000000" w:rsidRPr="00000000" w14:paraId="000004FA">
            <w:pPr>
              <w:rPr/>
            </w:pPr>
            <w:r w:rsidDel="00000000" w:rsidR="00000000" w:rsidRPr="00000000">
              <w:rPr>
                <w:rFonts w:ascii="Bookman Old Style" w:cs="Bookman Old Style" w:eastAsia="Bookman Old Style" w:hAnsi="Bookman Old Style"/>
                <w:sz w:val="20"/>
                <w:szCs w:val="20"/>
                <w:rtl w:val="0"/>
              </w:rPr>
              <w:t xml:space="preserve">4. Koordinasi kesiapan pengoperasian</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4FB">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1.1</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4FC">
            <w:pPr>
              <w:rPr/>
            </w:pPr>
            <w:r w:rsidDel="00000000" w:rsidR="00000000" w:rsidRPr="00000000">
              <w:rPr>
                <w:rFonts w:ascii="Bookman Old Style" w:cs="Bookman Old Style" w:eastAsia="Bookman Old Style" w:hAnsi="Bookman Old Style"/>
                <w:sz w:val="20"/>
                <w:szCs w:val="20"/>
                <w:rtl w:val="0"/>
              </w:rPr>
              <w:t xml:space="preserve">Mengidentifikasi Alat Pelindung Diri (APD) sesuai dengan kebutuhan secara cermat dan taat mengikuti prosedur.</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4FD">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6 JP</w:t>
            </w:r>
            <w:r w:rsidDel="00000000" w:rsidR="00000000" w:rsidRPr="00000000">
              <w:rPr>
                <w:rtl w:val="0"/>
              </w:rPr>
            </w:r>
          </w:p>
        </w:tc>
      </w:tr>
      <w:tr>
        <w:trPr>
          <w:cantSplit w:val="1"/>
          <w:tblHeader w:val="0"/>
        </w:trPr>
        <w:tc>
          <w:tcPr>
            <w:vMerge w:val="continue"/>
            <w:tcMar>
              <w:top w:w="30.0" w:type="dxa"/>
              <w:left w:w="35.0" w:type="dxa"/>
              <w:bottom w:w="30.0" w:type="dxa"/>
              <w:right w:w="35.0" w:type="dxa"/>
            </w:tcMar>
          </w:tcPr>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500">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1.2</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501">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Diagram kerja dan prinsip unit pengoperasian boiler diidentifikasi sesuai dengan prosedur.</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504">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1.2</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505">
            <w:pPr>
              <w:rPr/>
            </w:pPr>
            <w:r w:rsidDel="00000000" w:rsidR="00000000" w:rsidRPr="00000000">
              <w:rPr>
                <w:rFonts w:ascii="Bookman Old Style" w:cs="Bookman Old Style" w:eastAsia="Bookman Old Style" w:hAnsi="Bookman Old Style"/>
                <w:sz w:val="20"/>
                <w:szCs w:val="20"/>
                <w:rtl w:val="0"/>
              </w:rPr>
              <w:t xml:space="preserve">Mengidentifikasi diagram kerja dan prinsip pengoperasian boiler sesuai dengan prosedur secara cermat dan taat mengikuti prosedur.</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blHeader w:val="0"/>
        </w:trPr>
        <w:tc>
          <w:tcPr>
            <w:vMerge w:val="continue"/>
            <w:tcMar>
              <w:top w:w="30.0" w:type="dxa"/>
              <w:left w:w="35.0" w:type="dxa"/>
              <w:bottom w:w="30.0" w:type="dxa"/>
              <w:right w:w="35.0" w:type="dxa"/>
            </w:tcMar>
          </w:tcPr>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509">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1.3</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50A">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Kesiapan pengoperasian unit pengoperasian boiler dikoordinasikan dengan pihak yang berkaitan sesuai dengan prosedur.</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50D">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1.3</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50E">
            <w:pPr>
              <w:rPr/>
            </w:pPr>
            <w:r w:rsidDel="00000000" w:rsidR="00000000" w:rsidRPr="00000000">
              <w:rPr>
                <w:rFonts w:ascii="Bookman Old Style" w:cs="Bookman Old Style" w:eastAsia="Bookman Old Style" w:hAnsi="Bookman Old Style"/>
                <w:sz w:val="20"/>
                <w:szCs w:val="20"/>
                <w:rtl w:val="0"/>
              </w:rPr>
              <w:t xml:space="preserve">Mengoordinasikan kesiapan pengoperasian boiler dengan pihak yang berkaitan sesuai dengan prosedur secara cermat dan taat mengikuti prosedur.</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blHeader w:val="0"/>
        </w:trPr>
        <w:tc>
          <w:tcPr>
            <w:vMerge w:val="restart"/>
            <w:tcMar>
              <w:top w:w="30.0" w:type="dxa"/>
              <w:left w:w="35.0" w:type="dxa"/>
              <w:bottom w:w="30.0" w:type="dxa"/>
              <w:right w:w="35.0" w:type="dxa"/>
            </w:tcMar>
          </w:tcPr>
          <w:p w:rsidR="00000000" w:rsidDel="00000000" w:rsidP="00000000" w:rsidRDefault="00000000" w:rsidRPr="00000000" w14:paraId="00000510">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2.</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511">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Mengoperasikan boiler pada insinerator</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512">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2.1</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513">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Semua komponen sistem diperiksa kelaikan operasionalnya sesuai dengan prosedur.</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514">
            <w:pPr>
              <w:rPr/>
            </w:pPr>
            <w:r w:rsidDel="00000000" w:rsidR="00000000" w:rsidRPr="00000000">
              <w:rPr>
                <w:rFonts w:ascii="Bookman Old Style" w:cs="Bookman Old Style" w:eastAsia="Bookman Old Style" w:hAnsi="Bookman Old Style"/>
                <w:sz w:val="20"/>
                <w:szCs w:val="20"/>
                <w:rtl w:val="0"/>
              </w:rPr>
              <w:t xml:space="preserve">Terperiksanya kelaikan komponen, teroperasikannya sistem air tambahan, dan terpantaunya tekanan serta temperatur boiler secara berkala sesuai prosedur secara cermat.</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515">
            <w:pPr>
              <w:rPr/>
            </w:pPr>
            <w:r w:rsidDel="00000000" w:rsidR="00000000" w:rsidRPr="00000000">
              <w:rPr>
                <w:rFonts w:ascii="Bookman Old Style" w:cs="Bookman Old Style" w:eastAsia="Bookman Old Style" w:hAnsi="Bookman Old Style"/>
                <w:sz w:val="20"/>
                <w:szCs w:val="20"/>
                <w:rtl w:val="0"/>
              </w:rPr>
              <w:t xml:space="preserve">Penjelasan tentang:</w:t>
            </w:r>
            <w:r w:rsidDel="00000000" w:rsidR="00000000" w:rsidRPr="00000000">
              <w:rPr>
                <w:rtl w:val="0"/>
              </w:rPr>
            </w:r>
          </w:p>
          <w:p w:rsidR="00000000" w:rsidDel="00000000" w:rsidP="00000000" w:rsidRDefault="00000000" w:rsidRPr="00000000" w14:paraId="00000516">
            <w:pPr>
              <w:rPr/>
            </w:pPr>
            <w:r w:rsidDel="00000000" w:rsidR="00000000" w:rsidRPr="00000000">
              <w:rPr>
                <w:rFonts w:ascii="Bookman Old Style" w:cs="Bookman Old Style" w:eastAsia="Bookman Old Style" w:hAnsi="Bookman Old Style"/>
                <w:sz w:val="20"/>
                <w:szCs w:val="20"/>
                <w:rtl w:val="0"/>
              </w:rPr>
              <w:t xml:space="preserve">1. Komponen dan prosedur operasi boiler pada insinerator</w:t>
            </w:r>
            <w:r w:rsidDel="00000000" w:rsidR="00000000" w:rsidRPr="00000000">
              <w:rPr>
                <w:rtl w:val="0"/>
              </w:rPr>
            </w:r>
          </w:p>
          <w:p w:rsidR="00000000" w:rsidDel="00000000" w:rsidP="00000000" w:rsidRDefault="00000000" w:rsidRPr="00000000" w14:paraId="00000517">
            <w:pPr>
              <w:rPr/>
            </w:pPr>
            <w:r w:rsidDel="00000000" w:rsidR="00000000" w:rsidRPr="00000000">
              <w:rPr>
                <w:rFonts w:ascii="Bookman Old Style" w:cs="Bookman Old Style" w:eastAsia="Bookman Old Style" w:hAnsi="Bookman Old Style"/>
                <w:sz w:val="20"/>
                <w:szCs w:val="20"/>
                <w:rtl w:val="0"/>
              </w:rPr>
              <w:t xml:space="preserve">2. Sistem air tambahan</w:t>
            </w:r>
            <w:r w:rsidDel="00000000" w:rsidR="00000000" w:rsidRPr="00000000">
              <w:rPr>
                <w:rtl w:val="0"/>
              </w:rPr>
            </w:r>
          </w:p>
          <w:p w:rsidR="00000000" w:rsidDel="00000000" w:rsidP="00000000" w:rsidRDefault="00000000" w:rsidRPr="00000000" w14:paraId="00000518">
            <w:pPr>
              <w:rPr/>
            </w:pPr>
            <w:r w:rsidDel="00000000" w:rsidR="00000000" w:rsidRPr="00000000">
              <w:rPr>
                <w:rFonts w:ascii="Bookman Old Style" w:cs="Bookman Old Style" w:eastAsia="Bookman Old Style" w:hAnsi="Bookman Old Style"/>
                <w:sz w:val="20"/>
                <w:szCs w:val="20"/>
                <w:rtl w:val="0"/>
              </w:rPr>
              <w:t xml:space="preserve">3. Tekanan dan temperatur sebagai parameter fisik boiler</w:t>
            </w:r>
            <w:r w:rsidDel="00000000" w:rsidR="00000000" w:rsidRPr="00000000">
              <w:rPr>
                <w:rtl w:val="0"/>
              </w:rPr>
            </w:r>
          </w:p>
          <w:p w:rsidR="00000000" w:rsidDel="00000000" w:rsidP="00000000" w:rsidRDefault="00000000" w:rsidRPr="00000000" w14:paraId="00000519">
            <w:pPr>
              <w:rPr/>
            </w:pPr>
            <w:r w:rsidDel="00000000" w:rsidR="00000000" w:rsidRPr="00000000">
              <w:rPr>
                <w:rFonts w:ascii="Bookman Old Style" w:cs="Bookman Old Style" w:eastAsia="Bookman Old Style" w:hAnsi="Bookman Old Style"/>
                <w:sz w:val="20"/>
                <w:szCs w:val="20"/>
                <w:rtl w:val="0"/>
              </w:rPr>
              <w:t xml:space="preserve">4. Kontrol, instrumentasi, dan sistem kontrol berbasis otomasi</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51A">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2.1</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51B">
            <w:pPr>
              <w:rPr/>
            </w:pPr>
            <w:r w:rsidDel="00000000" w:rsidR="00000000" w:rsidRPr="00000000">
              <w:rPr>
                <w:rFonts w:ascii="Bookman Old Style" w:cs="Bookman Old Style" w:eastAsia="Bookman Old Style" w:hAnsi="Bookman Old Style"/>
                <w:sz w:val="20"/>
                <w:szCs w:val="20"/>
                <w:rtl w:val="0"/>
              </w:rPr>
              <w:t xml:space="preserve">Memeriksa kelaikan operasional seluruh komponen sistem boiler sesuai dengan prosedur secara cermat dan taat mengikuti prosedur.</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51C">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12 JP</w:t>
            </w:r>
            <w:r w:rsidDel="00000000" w:rsidR="00000000" w:rsidRPr="00000000">
              <w:rPr>
                <w:rtl w:val="0"/>
              </w:rPr>
            </w:r>
          </w:p>
        </w:tc>
      </w:tr>
      <w:tr>
        <w:trPr>
          <w:cantSplit w:val="1"/>
          <w:tblHeader w:val="0"/>
        </w:trPr>
        <w:tc>
          <w:tcPr>
            <w:vMerge w:val="continue"/>
            <w:tcMar>
              <w:top w:w="30.0" w:type="dxa"/>
              <w:left w:w="35.0" w:type="dxa"/>
              <w:bottom w:w="30.0" w:type="dxa"/>
              <w:right w:w="35.0" w:type="dxa"/>
            </w:tcMar>
          </w:tcPr>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51F">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2.2</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520">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Sistem air tambahan dioperasikan sesuai dengan prosedur.</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523">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2.2</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524">
            <w:pPr>
              <w:rPr/>
            </w:pPr>
            <w:r w:rsidDel="00000000" w:rsidR="00000000" w:rsidRPr="00000000">
              <w:rPr>
                <w:rFonts w:ascii="Bookman Old Style" w:cs="Bookman Old Style" w:eastAsia="Bookman Old Style" w:hAnsi="Bookman Old Style"/>
                <w:sz w:val="20"/>
                <w:szCs w:val="20"/>
                <w:rtl w:val="0"/>
              </w:rPr>
              <w:t xml:space="preserve">Mengoperasikan sistem air tambahan sesuai dengan prosedur secara cermat dan taat mengikuti prosedur.</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blHeader w:val="0"/>
        </w:trPr>
        <w:tc>
          <w:tcPr>
            <w:vMerge w:val="continue"/>
            <w:tcMar>
              <w:top w:w="30.0" w:type="dxa"/>
              <w:left w:w="35.0" w:type="dxa"/>
              <w:bottom w:w="30.0" w:type="dxa"/>
              <w:right w:w="35.0" w:type="dxa"/>
            </w:tcMar>
          </w:tcPr>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528">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2.3</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529">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Parameter fisik diperiksa secara berkala.</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52C">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2.3</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52D">
            <w:pPr>
              <w:rPr/>
            </w:pPr>
            <w:r w:rsidDel="00000000" w:rsidR="00000000" w:rsidRPr="00000000">
              <w:rPr>
                <w:rFonts w:ascii="Bookman Old Style" w:cs="Bookman Old Style" w:eastAsia="Bookman Old Style" w:hAnsi="Bookman Old Style"/>
                <w:sz w:val="20"/>
                <w:szCs w:val="20"/>
                <w:rtl w:val="0"/>
              </w:rPr>
              <w:t xml:space="preserve">Memeriksa parameter fisik secara berkala secara cermat dan taat mengikuti prosedur.</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blHeader w:val="0"/>
        </w:trPr>
        <w:tc>
          <w:tcPr>
            <w:vMerge w:val="restart"/>
            <w:tcMar>
              <w:top w:w="30.0" w:type="dxa"/>
              <w:left w:w="35.0" w:type="dxa"/>
              <w:bottom w:w="30.0" w:type="dxa"/>
              <w:right w:w="35.0" w:type="dxa"/>
            </w:tcMar>
          </w:tcPr>
          <w:p w:rsidR="00000000" w:rsidDel="00000000" w:rsidP="00000000" w:rsidRDefault="00000000" w:rsidRPr="00000000" w14:paraId="0000052F">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3.</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530">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Mengidentifikasi masalah pengoperasian</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531">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3.1</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532">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Gangguan pengoperasian unit diidentifikasi sesuai dengan prosedur.</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533">
            <w:pPr>
              <w:rPr/>
            </w:pPr>
            <w:r w:rsidDel="00000000" w:rsidR="00000000" w:rsidRPr="00000000">
              <w:rPr>
                <w:rFonts w:ascii="Bookman Old Style" w:cs="Bookman Old Style" w:eastAsia="Bookman Old Style" w:hAnsi="Bookman Old Style"/>
                <w:sz w:val="20"/>
                <w:szCs w:val="20"/>
                <w:rtl w:val="0"/>
              </w:rPr>
              <w:t xml:space="preserve">Teridentifikasi dan tertindaklanjutinya gangguan pengoperasian boiler sesuai prosedur secara cermat.</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534">
            <w:pPr>
              <w:rPr/>
            </w:pPr>
            <w:r w:rsidDel="00000000" w:rsidR="00000000" w:rsidRPr="00000000">
              <w:rPr>
                <w:rFonts w:ascii="Bookman Old Style" w:cs="Bookman Old Style" w:eastAsia="Bookman Old Style" w:hAnsi="Bookman Old Style"/>
                <w:sz w:val="20"/>
                <w:szCs w:val="20"/>
                <w:rtl w:val="0"/>
              </w:rPr>
              <w:t xml:space="preserve">Penjelasan tentang:</w:t>
            </w:r>
            <w:r w:rsidDel="00000000" w:rsidR="00000000" w:rsidRPr="00000000">
              <w:rPr>
                <w:rtl w:val="0"/>
              </w:rPr>
            </w:r>
          </w:p>
          <w:p w:rsidR="00000000" w:rsidDel="00000000" w:rsidP="00000000" w:rsidRDefault="00000000" w:rsidRPr="00000000" w14:paraId="00000535">
            <w:pPr>
              <w:rPr/>
            </w:pPr>
            <w:r w:rsidDel="00000000" w:rsidR="00000000" w:rsidRPr="00000000">
              <w:rPr>
                <w:rFonts w:ascii="Bookman Old Style" w:cs="Bookman Old Style" w:eastAsia="Bookman Old Style" w:hAnsi="Bookman Old Style"/>
                <w:sz w:val="20"/>
                <w:szCs w:val="20"/>
                <w:rtl w:val="0"/>
              </w:rPr>
              <w:t xml:space="preserve">1. Jenis gangguan pengoperasian boiler</w:t>
            </w:r>
            <w:r w:rsidDel="00000000" w:rsidR="00000000" w:rsidRPr="00000000">
              <w:rPr>
                <w:rtl w:val="0"/>
              </w:rPr>
            </w:r>
          </w:p>
          <w:p w:rsidR="00000000" w:rsidDel="00000000" w:rsidP="00000000" w:rsidRDefault="00000000" w:rsidRPr="00000000" w14:paraId="00000536">
            <w:pPr>
              <w:rPr/>
            </w:pPr>
            <w:r w:rsidDel="00000000" w:rsidR="00000000" w:rsidRPr="00000000">
              <w:rPr>
                <w:rFonts w:ascii="Bookman Old Style" w:cs="Bookman Old Style" w:eastAsia="Bookman Old Style" w:hAnsi="Bookman Old Style"/>
                <w:sz w:val="20"/>
                <w:szCs w:val="20"/>
                <w:rtl w:val="0"/>
              </w:rPr>
              <w:t xml:space="preserve">2. Prosedur identifikasi dan tindak lanjut gangguan</w:t>
            </w:r>
            <w:r w:rsidDel="00000000" w:rsidR="00000000" w:rsidRPr="00000000">
              <w:rPr>
                <w:rtl w:val="0"/>
              </w:rPr>
            </w:r>
          </w:p>
          <w:p w:rsidR="00000000" w:rsidDel="00000000" w:rsidP="00000000" w:rsidRDefault="00000000" w:rsidRPr="00000000" w14:paraId="00000537">
            <w:pPr>
              <w:rPr/>
            </w:pPr>
            <w:r w:rsidDel="00000000" w:rsidR="00000000" w:rsidRPr="00000000">
              <w:rPr>
                <w:rFonts w:ascii="Bookman Old Style" w:cs="Bookman Old Style" w:eastAsia="Bookman Old Style" w:hAnsi="Bookman Old Style"/>
                <w:sz w:val="20"/>
                <w:szCs w:val="20"/>
                <w:rtl w:val="0"/>
              </w:rPr>
              <w:t xml:space="preserve">3. Termodinamika, material, korosi, kontrol, dan instrumentasi</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538">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3.1</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539">
            <w:pPr>
              <w:rPr/>
            </w:pPr>
            <w:r w:rsidDel="00000000" w:rsidR="00000000" w:rsidRPr="00000000">
              <w:rPr>
                <w:rFonts w:ascii="Bookman Old Style" w:cs="Bookman Old Style" w:eastAsia="Bookman Old Style" w:hAnsi="Bookman Old Style"/>
                <w:sz w:val="20"/>
                <w:szCs w:val="20"/>
                <w:rtl w:val="0"/>
              </w:rPr>
              <w:t xml:space="preserve">Mengidentifikasi gangguan pengoperasian unit sesuai dengan prosedur secara cermat dan taat mengikuti prosedur.</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53A">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14 JP</w:t>
            </w:r>
            <w:r w:rsidDel="00000000" w:rsidR="00000000" w:rsidRPr="00000000">
              <w:rPr>
                <w:rtl w:val="0"/>
              </w:rPr>
            </w:r>
          </w:p>
        </w:tc>
      </w:tr>
      <w:tr>
        <w:trPr>
          <w:cantSplit w:val="1"/>
          <w:tblHeader w:val="0"/>
        </w:trPr>
        <w:tc>
          <w:tcPr>
            <w:vMerge w:val="continue"/>
            <w:tcMar>
              <w:top w:w="30.0" w:type="dxa"/>
              <w:left w:w="35.0" w:type="dxa"/>
              <w:bottom w:w="30.0" w:type="dxa"/>
              <w:right w:w="35.0" w:type="dxa"/>
            </w:tcMar>
          </w:tcPr>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53D">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3.2</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53E">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Gangguan pengoperasian ditindaklanjuti sesuai dengan prosedur.</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541">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3.2</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542">
            <w:pPr>
              <w:rPr/>
            </w:pPr>
            <w:r w:rsidDel="00000000" w:rsidR="00000000" w:rsidRPr="00000000">
              <w:rPr>
                <w:rFonts w:ascii="Bookman Old Style" w:cs="Bookman Old Style" w:eastAsia="Bookman Old Style" w:hAnsi="Bookman Old Style"/>
                <w:sz w:val="20"/>
                <w:szCs w:val="20"/>
                <w:rtl w:val="0"/>
              </w:rPr>
              <w:t xml:space="preserve">Menindaklanjuti gangguan pengoperasian sesuai dengan prosedur secara cermat dan taat mengikuti prosedur.</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blHeader w:val="0"/>
        </w:trPr>
        <w:tc>
          <w:tcPr>
            <w:vMerge w:val="restart"/>
            <w:tcMar>
              <w:top w:w="30.0" w:type="dxa"/>
              <w:left w:w="35.0" w:type="dxa"/>
              <w:bottom w:w="30.0" w:type="dxa"/>
              <w:right w:w="35.0" w:type="dxa"/>
            </w:tcMar>
          </w:tcPr>
          <w:p w:rsidR="00000000" w:rsidDel="00000000" w:rsidP="00000000" w:rsidRDefault="00000000" w:rsidRPr="00000000" w14:paraId="00000544">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4.</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545">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Membuat laporan</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546">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4.1</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547">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Pengoperasian boiler dicatat di dalam formulir laporan sesuai dengan prosedur.</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548">
            <w:pPr>
              <w:rPr/>
            </w:pPr>
            <w:r w:rsidDel="00000000" w:rsidR="00000000" w:rsidRPr="00000000">
              <w:rPr>
                <w:rFonts w:ascii="Bookman Old Style" w:cs="Bookman Old Style" w:eastAsia="Bookman Old Style" w:hAnsi="Bookman Old Style"/>
                <w:sz w:val="20"/>
                <w:szCs w:val="20"/>
                <w:rtl w:val="0"/>
              </w:rPr>
              <w:t xml:space="preserve">Tercatatnya pengoperasian boiler serta tersusun dan terarsipkannya laporan sesuai prosedur secara cermat.</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549">
            <w:pPr>
              <w:rPr/>
            </w:pPr>
            <w:r w:rsidDel="00000000" w:rsidR="00000000" w:rsidRPr="00000000">
              <w:rPr>
                <w:rFonts w:ascii="Bookman Old Style" w:cs="Bookman Old Style" w:eastAsia="Bookman Old Style" w:hAnsi="Bookman Old Style"/>
                <w:sz w:val="20"/>
                <w:szCs w:val="20"/>
                <w:rtl w:val="0"/>
              </w:rPr>
              <w:t xml:space="preserve">Penjelasan tentang:</w:t>
            </w:r>
            <w:r w:rsidDel="00000000" w:rsidR="00000000" w:rsidRPr="00000000">
              <w:rPr>
                <w:rtl w:val="0"/>
              </w:rPr>
            </w:r>
          </w:p>
          <w:p w:rsidR="00000000" w:rsidDel="00000000" w:rsidP="00000000" w:rsidRDefault="00000000" w:rsidRPr="00000000" w14:paraId="0000054A">
            <w:pPr>
              <w:rPr/>
            </w:pPr>
            <w:r w:rsidDel="00000000" w:rsidR="00000000" w:rsidRPr="00000000">
              <w:rPr>
                <w:rFonts w:ascii="Bookman Old Style" w:cs="Bookman Old Style" w:eastAsia="Bookman Old Style" w:hAnsi="Bookman Old Style"/>
                <w:sz w:val="20"/>
                <w:szCs w:val="20"/>
                <w:rtl w:val="0"/>
              </w:rPr>
              <w:t xml:space="preserve">1. Parameter dan data pengoperasian boiler</w:t>
            </w:r>
            <w:r w:rsidDel="00000000" w:rsidR="00000000" w:rsidRPr="00000000">
              <w:rPr>
                <w:rtl w:val="0"/>
              </w:rPr>
            </w:r>
          </w:p>
          <w:p w:rsidR="00000000" w:rsidDel="00000000" w:rsidP="00000000" w:rsidRDefault="00000000" w:rsidRPr="00000000" w14:paraId="0000054B">
            <w:pPr>
              <w:rPr/>
            </w:pPr>
            <w:r w:rsidDel="00000000" w:rsidR="00000000" w:rsidRPr="00000000">
              <w:rPr>
                <w:rFonts w:ascii="Bookman Old Style" w:cs="Bookman Old Style" w:eastAsia="Bookman Old Style" w:hAnsi="Bookman Old Style"/>
                <w:sz w:val="20"/>
                <w:szCs w:val="20"/>
                <w:rtl w:val="0"/>
              </w:rPr>
              <w:t xml:space="preserve">2. Formulir laporan</w:t>
            </w:r>
            <w:r w:rsidDel="00000000" w:rsidR="00000000" w:rsidRPr="00000000">
              <w:rPr>
                <w:rtl w:val="0"/>
              </w:rPr>
            </w:r>
          </w:p>
          <w:p w:rsidR="00000000" w:rsidDel="00000000" w:rsidP="00000000" w:rsidRDefault="00000000" w:rsidRPr="00000000" w14:paraId="0000054C">
            <w:pPr>
              <w:rPr/>
            </w:pPr>
            <w:r w:rsidDel="00000000" w:rsidR="00000000" w:rsidRPr="00000000">
              <w:rPr>
                <w:rFonts w:ascii="Bookman Old Style" w:cs="Bookman Old Style" w:eastAsia="Bookman Old Style" w:hAnsi="Bookman Old Style"/>
                <w:sz w:val="20"/>
                <w:szCs w:val="20"/>
                <w:rtl w:val="0"/>
              </w:rPr>
              <w:t xml:space="preserve">3. Penyusunan dan pengarsipan laporan</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54D">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4.1</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54E">
            <w:pPr>
              <w:rPr/>
            </w:pPr>
            <w:r w:rsidDel="00000000" w:rsidR="00000000" w:rsidRPr="00000000">
              <w:rPr>
                <w:rFonts w:ascii="Bookman Old Style" w:cs="Bookman Old Style" w:eastAsia="Bookman Old Style" w:hAnsi="Bookman Old Style"/>
                <w:sz w:val="20"/>
                <w:szCs w:val="20"/>
                <w:rtl w:val="0"/>
              </w:rPr>
              <w:t xml:space="preserve">Mencatat pengoperasian boiler di dalam formulir laporan sesuai dengan prosedur secara cermat dan taat mengikuti prosedur.</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54F">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8 JP</w:t>
            </w:r>
            <w:r w:rsidDel="00000000" w:rsidR="00000000" w:rsidRPr="00000000">
              <w:rPr>
                <w:rtl w:val="0"/>
              </w:rPr>
            </w:r>
          </w:p>
        </w:tc>
      </w:tr>
      <w:tr>
        <w:trPr>
          <w:cantSplit w:val="1"/>
          <w:tblHeader w:val="0"/>
        </w:trPr>
        <w:tc>
          <w:tcPr>
            <w:vMerge w:val="continue"/>
            <w:tcMar>
              <w:top w:w="30.0" w:type="dxa"/>
              <w:left w:w="35.0" w:type="dxa"/>
              <w:bottom w:w="30.0" w:type="dxa"/>
              <w:right w:w="35.0" w:type="dxa"/>
            </w:tcMar>
          </w:tcPr>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552">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4.2</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553">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Catatan disusun dalam bentuk laporan sesuai dengan prosedur.</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556">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4.2</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557">
            <w:pPr>
              <w:rPr/>
            </w:pPr>
            <w:r w:rsidDel="00000000" w:rsidR="00000000" w:rsidRPr="00000000">
              <w:rPr>
                <w:rFonts w:ascii="Bookman Old Style" w:cs="Bookman Old Style" w:eastAsia="Bookman Old Style" w:hAnsi="Bookman Old Style"/>
                <w:sz w:val="20"/>
                <w:szCs w:val="20"/>
                <w:rtl w:val="0"/>
              </w:rPr>
              <w:t xml:space="preserve">Menyusun catatan dalam bentuk laporan sesuai dengan prosedur secara cermat dan taat mengikuti prosedur.</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blHeader w:val="0"/>
        </w:trPr>
        <w:tc>
          <w:tcPr>
            <w:vMerge w:val="continue"/>
            <w:tcMar>
              <w:top w:w="30.0" w:type="dxa"/>
              <w:left w:w="35.0" w:type="dxa"/>
              <w:bottom w:w="30.0" w:type="dxa"/>
              <w:right w:w="35.0" w:type="dxa"/>
            </w:tcMar>
          </w:tcPr>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55B">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4.3</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55C">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Laporan diarsipkan sesuai dengan prosedur.</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55F">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4.3</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560">
            <w:pPr>
              <w:rPr/>
            </w:pPr>
            <w:r w:rsidDel="00000000" w:rsidR="00000000" w:rsidRPr="00000000">
              <w:rPr>
                <w:rFonts w:ascii="Bookman Old Style" w:cs="Bookman Old Style" w:eastAsia="Bookman Old Style" w:hAnsi="Bookman Old Style"/>
                <w:sz w:val="20"/>
                <w:szCs w:val="20"/>
                <w:rtl w:val="0"/>
              </w:rPr>
              <w:t xml:space="preserve">Mengarsipkan laporan sesuai dengan prosedur secara cermat dan taat mengikuti prosedur.</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blHeader w:val="0"/>
        </w:trPr>
        <w:tc>
          <w:tcPr>
            <w:gridSpan w:val="9"/>
            <w:tcMar>
              <w:top w:w="30.0" w:type="dxa"/>
              <w:left w:w="35.0" w:type="dxa"/>
              <w:bottom w:w="30.0" w:type="dxa"/>
              <w:right w:w="35.0" w:type="dxa"/>
            </w:tcMar>
          </w:tcPr>
          <w:p w:rsidR="00000000" w:rsidDel="00000000" w:rsidP="00000000" w:rsidRDefault="00000000" w:rsidRPr="00000000" w14:paraId="00000562">
            <w:pPr>
              <w:jc w:val="both"/>
              <w:rPr/>
            </w:pPr>
            <w:r w:rsidDel="00000000" w:rsidR="00000000" w:rsidRPr="00000000">
              <w:rPr>
                <w:rFonts w:ascii="Bookman Old Style" w:cs="Bookman Old Style" w:eastAsia="Bookman Old Style" w:hAnsi="Bookman Old Style"/>
                <w:b w:val="1"/>
                <w:bCs w:val="1"/>
                <w:sz w:val="20"/>
                <w:szCs w:val="20"/>
                <w:rtl w:val="0"/>
              </w:rPr>
              <w:t xml:space="preserve">Asesmen</w:t>
              <w:br w:type="textWrapping"/>
            </w:r>
            <w:del w:author="Rina Resnawati" w:id="114" w:date="2026-08-29T04:42:49Z">
              <w:r w:rsidDel="00000000" w:rsidR="00000000" w:rsidRPr="00000000">
                <w:rPr>
                  <w:rFonts w:ascii="Bookman Old Style" w:cs="Bookman Old Style" w:eastAsia="Bookman Old Style" w:hAnsi="Bookman Old Style"/>
                  <w:sz w:val="20"/>
                  <w:szCs w:val="20"/>
                  <w:rtl w:val="0"/>
                </w:rPr>
                <w:delText xml:space="preserve">Penilaian mengacu pada Panduan Penilaian unit kompetensi E.38SPH02.030.01 dalam Keputusan Menteri Ketenagakerjaan Republik Indonesia Nomor 61 Tahun 2018.</w:delText>
              </w:r>
            </w:del>
            <w:r w:rsidDel="00000000" w:rsidR="00000000" w:rsidRPr="00000000">
              <w:rPr>
                <w:rtl w:val="0"/>
              </w:rPr>
            </w:r>
          </w:p>
        </w:tc>
      </w:tr>
    </w:tbl>
    <w:p w:rsidR="00000000" w:rsidDel="00000000" w:rsidP="00000000" w:rsidRDefault="00000000" w:rsidRPr="00000000" w14:paraId="0000056B">
      <w:pPr>
        <w:rPr/>
      </w:pPr>
      <w:r w:rsidDel="00000000" w:rsidR="00000000" w:rsidRPr="00000000">
        <w:rPr>
          <w:rtl w:val="0"/>
        </w:rPr>
      </w:r>
    </w:p>
    <w:tbl>
      <w:tblPr>
        <w:tblStyle w:val="Table15"/>
        <w:tblW w:w="13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60"/>
        <w:gridCol w:w="2500"/>
        <w:gridCol w:w="360"/>
        <w:gridCol w:w="10100"/>
        <w:tblGridChange w:id="0">
          <w:tblGrid>
            <w:gridCol w:w="760"/>
            <w:gridCol w:w="2500"/>
            <w:gridCol w:w="360"/>
            <w:gridCol w:w="10100"/>
          </w:tblGrid>
        </w:tblGridChange>
      </w:tblGrid>
      <w:tr>
        <w:trPr>
          <w:cantSplit w:val="1"/>
          <w:tblHeader w:val="0"/>
        </w:trPr>
        <w:tc>
          <w:tcPr>
            <w:vMerge w:val="restart"/>
            <w:tcMar>
              <w:top w:w="35.0" w:type="dxa"/>
              <w:left w:w="55.0" w:type="dxa"/>
              <w:bottom w:w="35.0" w:type="dxa"/>
              <w:right w:w="55.0" w:type="dxa"/>
            </w:tcMar>
          </w:tcPr>
          <w:p w:rsidR="00000000" w:rsidDel="00000000" w:rsidP="00000000" w:rsidRDefault="00000000" w:rsidRPr="00000000" w14:paraId="0000056C">
            <w:pPr>
              <w:rPr/>
            </w:pPr>
            <w:r w:rsidDel="00000000" w:rsidR="00000000" w:rsidRPr="00000000">
              <w:rPr>
                <w:rFonts w:ascii="Bookman Old Style" w:cs="Bookman Old Style" w:eastAsia="Bookman Old Style" w:hAnsi="Bookman Old Style"/>
                <w:rtl w:val="0"/>
              </w:rPr>
              <w:t xml:space="preserve">1.7.</w:t>
            </w: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56D">
            <w:pPr>
              <w:rPr/>
            </w:pPr>
            <w:r w:rsidDel="00000000" w:rsidR="00000000" w:rsidRPr="00000000">
              <w:rPr>
                <w:rFonts w:ascii="Bookman Old Style" w:cs="Bookman Old Style" w:eastAsia="Bookman Old Style" w:hAnsi="Bookman Old Style"/>
                <w:rtl w:val="0"/>
              </w:rPr>
              <w:t xml:space="preserve">Judul Unit Kompetensi</w:t>
            </w: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56E">
            <w:pPr>
              <w:jc w:val="center"/>
              <w:rPr/>
            </w:pPr>
            <w:r w:rsidDel="00000000" w:rsidR="00000000" w:rsidRPr="00000000">
              <w:rPr>
                <w:rFonts w:ascii="Bookman Old Style" w:cs="Bookman Old Style" w:eastAsia="Bookman Old Style" w:hAnsi="Bookman Old Style"/>
                <w:rtl w:val="0"/>
              </w:rPr>
              <w:t xml:space="preserve">:</w:t>
            </w:r>
            <w:r w:rsidDel="00000000" w:rsidR="00000000" w:rsidRPr="00000000">
              <w:rPr>
                <w:rtl w:val="0"/>
              </w:rPr>
            </w:r>
          </w:p>
        </w:tc>
        <w:tc>
          <w:tcPr>
            <w:tcMar>
              <w:top w:w="35.0" w:type="dxa"/>
              <w:left w:w="55.0" w:type="dxa"/>
              <w:bottom w:w="35.0" w:type="dxa"/>
              <w:right w:w="55.0" w:type="dxa"/>
            </w:tcMar>
          </w:tcPr>
          <w:p w:rsidR="00000000" w:rsidDel="00000000" w:rsidP="00000000" w:rsidRDefault="00000000" w:rsidRPr="00000000" w14:paraId="0000056F">
            <w:pPr>
              <w:rPr/>
            </w:pPr>
            <w:r w:rsidDel="00000000" w:rsidR="00000000" w:rsidRPr="00000000">
              <w:rPr>
                <w:rFonts w:ascii="Bookman Old Style" w:cs="Bookman Old Style" w:eastAsia="Bookman Old Style" w:hAnsi="Bookman Old Style"/>
                <w:rtl w:val="0"/>
              </w:rPr>
              <w:t xml:space="preserve">Mengoperasikan Instalasi Pengolahan Lindi</w:t>
            </w:r>
            <w:r w:rsidDel="00000000" w:rsidR="00000000" w:rsidRPr="00000000">
              <w:rPr>
                <w:rtl w:val="0"/>
              </w:rPr>
            </w:r>
          </w:p>
        </w:tc>
      </w:tr>
      <w:tr>
        <w:trPr>
          <w:cantSplit w:val="1"/>
          <w:tblHeader w:val="0"/>
        </w:trPr>
        <w:tc>
          <w:tcPr>
            <w:vMerge w:val="continue"/>
            <w:tcMar>
              <w:top w:w="35.0" w:type="dxa"/>
              <w:left w:w="55.0" w:type="dxa"/>
              <w:bottom w:w="35.0" w:type="dxa"/>
              <w:right w:w="55.0" w:type="dxa"/>
            </w:tcMar>
          </w:tcPr>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571">
            <w:pPr>
              <w:rPr/>
            </w:pPr>
            <w:r w:rsidDel="00000000" w:rsidR="00000000" w:rsidRPr="00000000">
              <w:rPr>
                <w:rFonts w:ascii="Bookman Old Style" w:cs="Bookman Old Style" w:eastAsia="Bookman Old Style" w:hAnsi="Bookman Old Style"/>
                <w:rtl w:val="0"/>
              </w:rPr>
              <w:t xml:space="preserve">Kode</w:t>
            </w: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572">
            <w:pPr>
              <w:jc w:val="center"/>
              <w:rPr/>
            </w:pPr>
            <w:r w:rsidDel="00000000" w:rsidR="00000000" w:rsidRPr="00000000">
              <w:rPr>
                <w:rFonts w:ascii="Bookman Old Style" w:cs="Bookman Old Style" w:eastAsia="Bookman Old Style" w:hAnsi="Bookman Old Style"/>
                <w:rtl w:val="0"/>
              </w:rPr>
              <w:t xml:space="preserve">:</w:t>
            </w:r>
            <w:r w:rsidDel="00000000" w:rsidR="00000000" w:rsidRPr="00000000">
              <w:rPr>
                <w:rtl w:val="0"/>
              </w:rPr>
            </w:r>
          </w:p>
        </w:tc>
        <w:tc>
          <w:tcPr>
            <w:tcMar>
              <w:top w:w="35.0" w:type="dxa"/>
              <w:left w:w="55.0" w:type="dxa"/>
              <w:bottom w:w="35.0" w:type="dxa"/>
              <w:right w:w="55.0" w:type="dxa"/>
            </w:tcMar>
          </w:tcPr>
          <w:p w:rsidR="00000000" w:rsidDel="00000000" w:rsidP="00000000" w:rsidRDefault="00000000" w:rsidRPr="00000000" w14:paraId="00000573">
            <w:pPr>
              <w:rPr/>
            </w:pPr>
            <w:r w:rsidDel="00000000" w:rsidR="00000000" w:rsidRPr="00000000">
              <w:rPr>
                <w:rFonts w:ascii="Bookman Old Style" w:cs="Bookman Old Style" w:eastAsia="Bookman Old Style" w:hAnsi="Bookman Old Style"/>
                <w:rtl w:val="0"/>
              </w:rPr>
              <w:t xml:space="preserve">E.38SPH02.034.01</w:t>
            </w:r>
            <w:r w:rsidDel="00000000" w:rsidR="00000000" w:rsidRPr="00000000">
              <w:rPr>
                <w:rtl w:val="0"/>
              </w:rPr>
            </w:r>
          </w:p>
        </w:tc>
      </w:tr>
      <w:tr>
        <w:trPr>
          <w:cantSplit w:val="1"/>
          <w:tblHeader w:val="0"/>
        </w:trPr>
        <w:tc>
          <w:tcPr>
            <w:vMerge w:val="continue"/>
            <w:tcMar>
              <w:top w:w="35.0" w:type="dxa"/>
              <w:left w:w="55.0" w:type="dxa"/>
              <w:bottom w:w="35.0" w:type="dxa"/>
              <w:right w:w="55.0" w:type="dxa"/>
            </w:tcMar>
          </w:tcPr>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575">
            <w:pPr>
              <w:rPr/>
            </w:pPr>
            <w:r w:rsidDel="00000000" w:rsidR="00000000" w:rsidRPr="00000000">
              <w:rPr>
                <w:rFonts w:ascii="Bookman Old Style" w:cs="Bookman Old Style" w:eastAsia="Bookman Old Style" w:hAnsi="Bookman Old Style"/>
                <w:rtl w:val="0"/>
              </w:rPr>
              <w:t xml:space="preserve">Perkiraan Waktu</w:t>
            </w: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576">
            <w:pPr>
              <w:jc w:val="center"/>
              <w:rPr/>
            </w:pPr>
            <w:r w:rsidDel="00000000" w:rsidR="00000000" w:rsidRPr="00000000">
              <w:rPr>
                <w:rFonts w:ascii="Bookman Old Style" w:cs="Bookman Old Style" w:eastAsia="Bookman Old Style" w:hAnsi="Bookman Old Style"/>
                <w:rtl w:val="0"/>
              </w:rPr>
              <w:t xml:space="preserve">:</w:t>
            </w:r>
            <w:r w:rsidDel="00000000" w:rsidR="00000000" w:rsidRPr="00000000">
              <w:rPr>
                <w:rtl w:val="0"/>
              </w:rPr>
            </w:r>
          </w:p>
        </w:tc>
        <w:tc>
          <w:tcPr>
            <w:tcMar>
              <w:top w:w="35.0" w:type="dxa"/>
              <w:left w:w="55.0" w:type="dxa"/>
              <w:bottom w:w="35.0" w:type="dxa"/>
              <w:right w:w="55.0" w:type="dxa"/>
            </w:tcMar>
          </w:tcPr>
          <w:p w:rsidR="00000000" w:rsidDel="00000000" w:rsidP="00000000" w:rsidRDefault="00000000" w:rsidRPr="00000000" w14:paraId="00000577">
            <w:pPr>
              <w:rPr/>
            </w:pPr>
            <w:r w:rsidDel="00000000" w:rsidR="00000000" w:rsidRPr="00000000">
              <w:rPr>
                <w:rFonts w:ascii="Bookman Old Style" w:cs="Bookman Old Style" w:eastAsia="Bookman Old Style" w:hAnsi="Bookman Old Style"/>
                <w:rtl w:val="0"/>
              </w:rPr>
              <w:t xml:space="preserve">6 JP @ 45 menit</w:t>
            </w:r>
            <w:r w:rsidDel="00000000" w:rsidR="00000000" w:rsidRPr="00000000">
              <w:rPr>
                <w:rtl w:val="0"/>
              </w:rPr>
            </w:r>
          </w:p>
        </w:tc>
      </w:tr>
      <w:tr>
        <w:trPr>
          <w:cantSplit w:val="1"/>
          <w:tblHeader w:val="0"/>
        </w:trPr>
        <w:tc>
          <w:tcPr>
            <w:vMerge w:val="continue"/>
            <w:tcMar>
              <w:top w:w="35.0" w:type="dxa"/>
              <w:left w:w="55.0" w:type="dxa"/>
              <w:bottom w:w="35.0" w:type="dxa"/>
              <w:right w:w="55.0" w:type="dxa"/>
            </w:tcMar>
          </w:tcPr>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579">
            <w:pPr>
              <w:rPr/>
            </w:pPr>
            <w:r w:rsidDel="00000000" w:rsidR="00000000" w:rsidRPr="00000000">
              <w:rPr>
                <w:rFonts w:ascii="Bookman Old Style" w:cs="Bookman Old Style" w:eastAsia="Bookman Old Style" w:hAnsi="Bookman Old Style"/>
                <w:rtl w:val="0"/>
              </w:rPr>
              <w:t xml:space="preserve">Metode</w:t>
            </w: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57A">
            <w:pPr>
              <w:jc w:val="center"/>
              <w:rPr/>
            </w:pPr>
            <w:r w:rsidDel="00000000" w:rsidR="00000000" w:rsidRPr="00000000">
              <w:rPr>
                <w:rFonts w:ascii="Bookman Old Style" w:cs="Bookman Old Style" w:eastAsia="Bookman Old Style" w:hAnsi="Bookman Old Style"/>
                <w:rtl w:val="0"/>
              </w:rPr>
              <w:t xml:space="preserve">:</w:t>
            </w:r>
            <w:r w:rsidDel="00000000" w:rsidR="00000000" w:rsidRPr="00000000">
              <w:rPr>
                <w:rtl w:val="0"/>
              </w:rPr>
            </w:r>
          </w:p>
        </w:tc>
        <w:tc>
          <w:tcPr>
            <w:tcMar>
              <w:top w:w="35.0" w:type="dxa"/>
              <w:left w:w="55.0" w:type="dxa"/>
              <w:bottom w:w="35.0" w:type="dxa"/>
              <w:right w:w="55.0" w:type="dxa"/>
            </w:tcMar>
          </w:tcPr>
          <w:p w:rsidR="00000000" w:rsidDel="00000000" w:rsidP="00000000" w:rsidRDefault="00000000" w:rsidRPr="00000000" w14:paraId="0000057B">
            <w:pPr>
              <w:rPr/>
            </w:pPr>
            <w:r w:rsidDel="00000000" w:rsidR="00000000" w:rsidRPr="00000000">
              <w:rPr>
                <w:rFonts w:ascii="Bookman Old Style" w:cs="Bookman Old Style" w:eastAsia="Bookman Old Style" w:hAnsi="Bookman Old Style"/>
                <w:rtl w:val="0"/>
              </w:rPr>
              <w:t xml:space="preserve">Luring</w:t>
            </w:r>
            <w:r w:rsidDel="00000000" w:rsidR="00000000" w:rsidRPr="00000000">
              <w:rPr>
                <w:rtl w:val="0"/>
              </w:rPr>
            </w:r>
          </w:p>
        </w:tc>
      </w:tr>
      <w:tr>
        <w:trPr>
          <w:cantSplit w:val="1"/>
          <w:tblHeader w:val="0"/>
        </w:trPr>
        <w:tc>
          <w:tcPr>
            <w:vMerge w:val="continue"/>
            <w:tcMar>
              <w:top w:w="35.0" w:type="dxa"/>
              <w:left w:w="55.0" w:type="dxa"/>
              <w:bottom w:w="35.0" w:type="dxa"/>
              <w:right w:w="55.0" w:type="dxa"/>
            </w:tcMar>
          </w:tcPr>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57D">
            <w:pPr>
              <w:rPr/>
            </w:pPr>
            <w:r w:rsidDel="00000000" w:rsidR="00000000" w:rsidRPr="00000000">
              <w:rPr>
                <w:rFonts w:ascii="Bookman Old Style" w:cs="Bookman Old Style" w:eastAsia="Bookman Old Style" w:hAnsi="Bookman Old Style"/>
                <w:rtl w:val="0"/>
              </w:rPr>
              <w:t xml:space="preserve">Capaian</w:t>
            </w: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57E">
            <w:pPr>
              <w:jc w:val="center"/>
              <w:rPr/>
            </w:pPr>
            <w:r w:rsidDel="00000000" w:rsidR="00000000" w:rsidRPr="00000000">
              <w:rPr>
                <w:rFonts w:ascii="Bookman Old Style" w:cs="Bookman Old Style" w:eastAsia="Bookman Old Style" w:hAnsi="Bookman Old Style"/>
                <w:rtl w:val="0"/>
              </w:rPr>
              <w:t xml:space="preserve">:</w:t>
            </w:r>
            <w:r w:rsidDel="00000000" w:rsidR="00000000" w:rsidRPr="00000000">
              <w:rPr>
                <w:rtl w:val="0"/>
              </w:rPr>
            </w:r>
          </w:p>
        </w:tc>
        <w:tc>
          <w:tcPr>
            <w:tcMar>
              <w:top w:w="35.0" w:type="dxa"/>
              <w:left w:w="55.0" w:type="dxa"/>
              <w:bottom w:w="35.0" w:type="dxa"/>
              <w:right w:w="55.0" w:type="dxa"/>
            </w:tcMar>
          </w:tcPr>
          <w:p w:rsidR="00000000" w:rsidDel="00000000" w:rsidP="00000000" w:rsidRDefault="00000000" w:rsidRPr="00000000" w14:paraId="0000057F">
            <w:pPr>
              <w:rPr/>
            </w:pPr>
            <w:r w:rsidDel="00000000" w:rsidR="00000000" w:rsidRPr="00000000">
              <w:rPr>
                <w:rFonts w:ascii="Bookman Old Style" w:cs="Bookman Old Style" w:eastAsia="Bookman Old Style" w:hAnsi="Bookman Old Style"/>
                <w:rtl w:val="0"/>
              </w:rPr>
              <w:t xml:space="preserve">Terlaksananya pengoperasian instalasi pengolahan lindi sesuai prosedur, ketentuan K3, dan ketentuan lingkungan secara cermat dan taat.</w:t>
            </w:r>
            <w:r w:rsidDel="00000000" w:rsidR="00000000" w:rsidRPr="00000000">
              <w:rPr>
                <w:rtl w:val="0"/>
              </w:rPr>
            </w:r>
          </w:p>
        </w:tc>
      </w:tr>
    </w:tbl>
    <w:p w:rsidR="00000000" w:rsidDel="00000000" w:rsidP="00000000" w:rsidRDefault="00000000" w:rsidRPr="00000000" w14:paraId="00000580">
      <w:pPr>
        <w:spacing w:after="0" w:line="20" w:lineRule="auto"/>
        <w:rPr>
          <w:sz w:val="2"/>
          <w:szCs w:val="2"/>
        </w:rPr>
      </w:pPr>
      <w:r w:rsidDel="00000000" w:rsidR="00000000" w:rsidRPr="00000000">
        <w:rPr>
          <w:rtl w:val="0"/>
        </w:rPr>
      </w:r>
    </w:p>
    <w:tbl>
      <w:tblPr>
        <w:tblStyle w:val="Table16"/>
        <w:tblW w:w="139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0"/>
        <w:gridCol w:w="1550"/>
        <w:gridCol w:w="450"/>
        <w:gridCol w:w="2050"/>
        <w:gridCol w:w="2350"/>
        <w:gridCol w:w="2700"/>
        <w:gridCol w:w="450"/>
        <w:gridCol w:w="3300"/>
        <w:gridCol w:w="650"/>
        <w:tblGridChange w:id="0">
          <w:tblGrid>
            <w:gridCol w:w="400"/>
            <w:gridCol w:w="1550"/>
            <w:gridCol w:w="450"/>
            <w:gridCol w:w="2050"/>
            <w:gridCol w:w="2350"/>
            <w:gridCol w:w="2700"/>
            <w:gridCol w:w="450"/>
            <w:gridCol w:w="3300"/>
            <w:gridCol w:w="650"/>
          </w:tblGrid>
        </w:tblGridChange>
      </w:tblGrid>
      <w:tr>
        <w:trPr>
          <w:cantSplit w:val="1"/>
          <w:tblHeader w:val="1"/>
        </w:trPr>
        <w:tc>
          <w:tcPr>
            <w:gridSpan w:val="2"/>
            <w:tcMar>
              <w:top w:w="30.0" w:type="dxa"/>
              <w:left w:w="35.0" w:type="dxa"/>
              <w:bottom w:w="30.0" w:type="dxa"/>
              <w:right w:w="35.0" w:type="dxa"/>
            </w:tcMar>
          </w:tcPr>
          <w:p w:rsidR="00000000" w:rsidDel="00000000" w:rsidP="00000000" w:rsidRDefault="00000000" w:rsidRPr="00000000" w14:paraId="00000581">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0"/>
                <w:szCs w:val="20"/>
                <w:rtl w:val="0"/>
              </w:rPr>
              <w:t xml:space="preserve">Elemen</w:t>
              <w:br w:type="textWrapping"/>
              <w:t xml:space="preserve">Kompetensi</w:t>
            </w:r>
            <w:r w:rsidDel="00000000" w:rsidR="00000000" w:rsidRPr="00000000">
              <w:rPr>
                <w:rtl w:val="0"/>
              </w:rPr>
            </w:r>
          </w:p>
        </w:tc>
        <w:tc>
          <w:tcPr>
            <w:gridSpan w:val="2"/>
            <w:tcMar>
              <w:top w:w="30.0" w:type="dxa"/>
              <w:left w:w="35.0" w:type="dxa"/>
              <w:bottom w:w="30.0" w:type="dxa"/>
              <w:right w:w="35.0" w:type="dxa"/>
            </w:tcMar>
          </w:tcPr>
          <w:p w:rsidR="00000000" w:rsidDel="00000000" w:rsidP="00000000" w:rsidRDefault="00000000" w:rsidRPr="00000000" w14:paraId="00000583">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0"/>
                <w:szCs w:val="20"/>
                <w:rtl w:val="0"/>
              </w:rPr>
              <w:t xml:space="preserve">Kriteria</w:t>
              <w:br w:type="textWrapping"/>
              <w:t xml:space="preserve">Unjuk Kerja</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585">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0"/>
                <w:szCs w:val="20"/>
                <w:rtl w:val="0"/>
              </w:rPr>
              <w:t xml:space="preserve">Indikator</w:t>
              <w:br w:type="textWrapping"/>
              <w:t xml:space="preserve">Unjuk Kerja</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586">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0"/>
                <w:szCs w:val="20"/>
                <w:rtl w:val="0"/>
              </w:rPr>
              <w:t xml:space="preserve">Pengetahuan</w:t>
            </w:r>
            <w:r w:rsidDel="00000000" w:rsidR="00000000" w:rsidRPr="00000000">
              <w:rPr>
                <w:rtl w:val="0"/>
              </w:rPr>
            </w:r>
          </w:p>
        </w:tc>
        <w:tc>
          <w:tcPr>
            <w:gridSpan w:val="2"/>
            <w:tcMar>
              <w:top w:w="30.0" w:type="dxa"/>
              <w:left w:w="35.0" w:type="dxa"/>
              <w:bottom w:w="30.0" w:type="dxa"/>
              <w:right w:w="35.0" w:type="dxa"/>
            </w:tcMar>
          </w:tcPr>
          <w:p w:rsidR="00000000" w:rsidDel="00000000" w:rsidP="00000000" w:rsidRDefault="00000000" w:rsidRPr="00000000" w14:paraId="00000587">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0"/>
                <w:szCs w:val="20"/>
                <w:rtl w:val="0"/>
              </w:rPr>
              <w:t xml:space="preserve">Keterampilan</w:t>
              <w:br w:type="textWrapping"/>
              <w:t xml:space="preserve">dan Sikap</w:t>
            </w:r>
            <w:r w:rsidDel="00000000" w:rsidR="00000000" w:rsidRPr="00000000">
              <w:rPr>
                <w:rtl w:val="0"/>
              </w:rPr>
            </w:r>
          </w:p>
        </w:tc>
        <w:tc>
          <w:tcPr>
            <w:tcMar>
              <w:top w:w="30.0" w:type="dxa"/>
              <w:left w:w="5.0" w:type="dxa"/>
              <w:bottom w:w="30.0" w:type="dxa"/>
              <w:right w:w="5.0" w:type="dxa"/>
            </w:tcMar>
          </w:tcPr>
          <w:p w:rsidR="00000000" w:rsidDel="00000000" w:rsidP="00000000" w:rsidRDefault="00000000" w:rsidRPr="00000000" w14:paraId="00000589">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16"/>
                <w:szCs w:val="16"/>
                <w:rtl w:val="0"/>
              </w:rPr>
              <w:t xml:space="preserve">Durasi</w:t>
            </w:r>
            <w:r w:rsidDel="00000000" w:rsidR="00000000" w:rsidRPr="00000000">
              <w:rPr>
                <w:rtl w:val="0"/>
              </w:rPr>
            </w:r>
          </w:p>
        </w:tc>
      </w:tr>
      <w:tr>
        <w:trPr>
          <w:cantSplit w:val="1"/>
          <w:tblHeader w:val="0"/>
        </w:trPr>
        <w:tc>
          <w:tcPr>
            <w:vMerge w:val="restart"/>
            <w:tcMar>
              <w:top w:w="30.0" w:type="dxa"/>
              <w:left w:w="35.0" w:type="dxa"/>
              <w:bottom w:w="30.0" w:type="dxa"/>
              <w:right w:w="35.0" w:type="dxa"/>
            </w:tcMar>
          </w:tcPr>
          <w:p w:rsidR="00000000" w:rsidDel="00000000" w:rsidP="00000000" w:rsidRDefault="00000000" w:rsidRPr="00000000" w14:paraId="0000058A">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1.</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58B">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Melakukan pekerjaan persiapan</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58C">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1.1</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58D">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Peralatan kerja diidentifikasi sesuai dengan kebutuhan.</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58E">
            <w:pPr>
              <w:rPr/>
            </w:pPr>
            <w:r w:rsidDel="00000000" w:rsidR="00000000" w:rsidRPr="00000000">
              <w:rPr>
                <w:rFonts w:ascii="Bookman Old Style" w:cs="Bookman Old Style" w:eastAsia="Bookman Old Style" w:hAnsi="Bookman Old Style"/>
                <w:sz w:val="20"/>
                <w:szCs w:val="20"/>
                <w:rtl w:val="0"/>
              </w:rPr>
              <w:t xml:space="preserve">Didentifikasinya peralatan kerja dan APD serta terperiksanya peralatan ME dan ketersediaan bahan kimia sesuai prosedur secara cermat.</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58F">
            <w:pPr>
              <w:rPr/>
            </w:pPr>
            <w:r w:rsidDel="00000000" w:rsidR="00000000" w:rsidRPr="00000000">
              <w:rPr>
                <w:rFonts w:ascii="Bookman Old Style" w:cs="Bookman Old Style" w:eastAsia="Bookman Old Style" w:hAnsi="Bookman Old Style"/>
                <w:sz w:val="20"/>
                <w:szCs w:val="20"/>
                <w:rtl w:val="0"/>
              </w:rPr>
              <w:t xml:space="preserve">Penjelasan tentang:</w:t>
            </w:r>
            <w:r w:rsidDel="00000000" w:rsidR="00000000" w:rsidRPr="00000000">
              <w:rPr>
                <w:rtl w:val="0"/>
              </w:rPr>
            </w:r>
          </w:p>
          <w:p w:rsidR="00000000" w:rsidDel="00000000" w:rsidP="00000000" w:rsidRDefault="00000000" w:rsidRPr="00000000" w14:paraId="00000590">
            <w:pPr>
              <w:rPr/>
            </w:pPr>
            <w:del w:author="fakhira nur" w:id="115" w:date="2026-08-29T04:40:18Z">
              <w:r w:rsidDel="00000000" w:rsidR="00000000" w:rsidRPr="00000000">
                <w:rPr>
                  <w:rFonts w:ascii="Bookman Old Style" w:cs="Bookman Old Style" w:eastAsia="Bookman Old Style" w:hAnsi="Bookman Old Style"/>
                  <w:sz w:val="20"/>
                  <w:szCs w:val="20"/>
                  <w:rtl w:val="0"/>
                </w:rPr>
                <w:delText xml:space="preserve">1. Prosedur K3 dan penggunaan APD</w:delText>
              </w:r>
            </w:del>
            <w:ins w:author="fakhira nur" w:id="115" w:date="2026-08-29T04:40:18Z">
              <w:del w:author="fakhira nur" w:id="115" w:date="2026-08-29T04:40:18Z">
                <w:r w:rsidDel="00000000" w:rsidR="00000000" w:rsidRPr="00000000">
                  <w:rPr>
                    <w:rFonts w:ascii="Bookman Old Style" w:cs="Bookman Old Style" w:eastAsia="Bookman Old Style" w:hAnsi="Bookman Old Style"/>
                    <w:sz w:val="20"/>
                    <w:szCs w:val="20"/>
                    <w:rtl w:val="0"/>
                  </w:rPr>
                  <w:delText xml:space="preserve"> </w:delText>
                </w:r>
              </w:del>
              <w:r w:rsidDel="00000000" w:rsidR="00000000" w:rsidRPr="00000000">
                <w:rPr>
                  <w:rFonts w:ascii="Roboto" w:cs="Roboto" w:eastAsia="Roboto" w:hAnsi="Roboto"/>
                  <w:color w:val="444746"/>
                  <w:sz w:val="21"/>
                  <w:szCs w:val="21"/>
                  <w:rtl w:val="0"/>
                  <w:rPrChange w:author="fakhira nur" w:id="116" w:date="2026-08-29T04:40:18Z">
                    <w:rPr>
                      <w:rFonts w:ascii="Bookman Old Style" w:cs="Bookman Old Style" w:eastAsia="Bookman Old Style" w:hAnsi="Bookman Old Style"/>
                      <w:sz w:val="20"/>
                      <w:szCs w:val="20"/>
                    </w:rPr>
                  </w:rPrChange>
                </w:rPr>
                <w:t xml:space="preserve">Prosedur Keselamatan dan Kesehatan Kerja (K3) dan Penggunaan APD</w:t>
              </w:r>
              <w:r w:rsidDel="00000000" w:rsidR="00000000" w:rsidRPr="00000000">
                <w:rPr>
                  <w:rFonts w:ascii="Bookman Old Style" w:cs="Bookman Old Style" w:eastAsia="Bookman Old Style" w:hAnsi="Bookman Old Style"/>
                  <w:sz w:val="20"/>
                  <w:szCs w:val="20"/>
                  <w:rtl w:val="0"/>
                </w:rPr>
                <w:t xml:space="preserve"> </w:t>
              </w:r>
            </w:ins>
            <w:r w:rsidDel="00000000" w:rsidR="00000000" w:rsidRPr="00000000">
              <w:rPr>
                <w:rtl w:val="0"/>
              </w:rPr>
            </w:r>
          </w:p>
          <w:p w:rsidR="00000000" w:rsidDel="00000000" w:rsidP="00000000" w:rsidRDefault="00000000" w:rsidRPr="00000000" w14:paraId="00000591">
            <w:pPr>
              <w:rPr/>
            </w:pPr>
            <w:del w:author="fakhira nur" w:id="117" w:date="2026-08-29T04:48:16Z">
              <w:r w:rsidDel="00000000" w:rsidR="00000000" w:rsidRPr="00000000">
                <w:rPr>
                  <w:rFonts w:ascii="Bookman Old Style" w:cs="Bookman Old Style" w:eastAsia="Bookman Old Style" w:hAnsi="Bookman Old Style"/>
                  <w:sz w:val="20"/>
                  <w:szCs w:val="20"/>
                  <w:rtl w:val="0"/>
                </w:rPr>
                <w:delText xml:space="preserve">2. Peralatan mekanikal dan elektrikal, termasuk pipa, pompa, blower, dan shaft</w:delText>
              </w:r>
            </w:del>
            <w:ins w:author="fakhira nur" w:id="117" w:date="2026-08-29T04:48:16Z">
              <w:r w:rsidDel="00000000" w:rsidR="00000000" w:rsidRPr="00000000">
                <w:rPr>
                  <w:rFonts w:ascii="Bookman Old Style" w:cs="Bookman Old Style" w:eastAsia="Bookman Old Style" w:hAnsi="Bookman Old Style"/>
                  <w:sz w:val="20"/>
                  <w:szCs w:val="20"/>
                  <w:rtl w:val="0"/>
                </w:rPr>
                <w:t xml:space="preserve"> 1.2</w:t>
                <w:tab/>
                <w:t xml:space="preserve">Peralatan Mekanikal dan Elektrikal (ME) pada intalasi pengolahan lindi.</w:t>
              </w:r>
            </w:ins>
            <w:r w:rsidDel="00000000" w:rsidR="00000000" w:rsidRPr="00000000">
              <w:rPr>
                <w:rtl w:val="0"/>
              </w:rPr>
            </w:r>
          </w:p>
          <w:p w:rsidR="00000000" w:rsidDel="00000000" w:rsidP="00000000" w:rsidRDefault="00000000" w:rsidRPr="00000000" w14:paraId="00000592">
            <w:pPr>
              <w:rPr/>
            </w:pPr>
            <w:del w:author="fakhira nur" w:id="118" w:date="2026-08-29T04:41:23Z">
              <w:r w:rsidDel="00000000" w:rsidR="00000000" w:rsidRPr="00000000">
                <w:rPr>
                  <w:rFonts w:ascii="Bookman Old Style" w:cs="Bookman Old Style" w:eastAsia="Bookman Old Style" w:hAnsi="Bookman Old Style"/>
                  <w:sz w:val="20"/>
                  <w:szCs w:val="20"/>
                  <w:rtl w:val="0"/>
                </w:rPr>
                <w:delText xml:space="preserve">3. Bahan kimia pengolahan lindi, termasuk polimer dan koagulan</w:delText>
              </w:r>
            </w:del>
            <w:ins w:author="fakhira nur" w:id="118" w:date="2026-08-29T04:41:23Z">
              <w:r w:rsidDel="00000000" w:rsidR="00000000" w:rsidRPr="00000000">
                <w:rPr>
                  <w:rFonts w:ascii="Bookman Old Style" w:cs="Bookman Old Style" w:eastAsia="Bookman Old Style" w:hAnsi="Bookman Old Style"/>
                  <w:sz w:val="20"/>
                  <w:szCs w:val="20"/>
                  <w:rtl w:val="0"/>
                </w:rPr>
                <w:t xml:space="preserve"> </w:t>
              </w:r>
              <w:r w:rsidDel="00000000" w:rsidR="00000000" w:rsidRPr="00000000">
                <w:rPr>
                  <w:rFonts w:ascii="Roboto" w:cs="Roboto" w:eastAsia="Roboto" w:hAnsi="Roboto"/>
                  <w:color w:val="444746"/>
                  <w:sz w:val="21"/>
                  <w:szCs w:val="21"/>
                  <w:rtl w:val="0"/>
                  <w:rPrChange w:author="fakhira nur" w:id="119" w:date="2026-08-29T04:41:23Z">
                    <w:rPr>
                      <w:rFonts w:ascii="Bookman Old Style" w:cs="Bookman Old Style" w:eastAsia="Bookman Old Style" w:hAnsi="Bookman Old Style"/>
                      <w:sz w:val="20"/>
                      <w:szCs w:val="20"/>
                    </w:rPr>
                  </w:rPrChange>
                </w:rPr>
                <w:t xml:space="preserve">Bahan kimia yang digunakan dalam pengolahan lindi.</w:t>
              </w:r>
              <w:r w:rsidDel="00000000" w:rsidR="00000000" w:rsidRPr="00000000">
                <w:rPr>
                  <w:rFonts w:ascii="Bookman Old Style" w:cs="Bookman Old Style" w:eastAsia="Bookman Old Style" w:hAnsi="Bookman Old Style"/>
                  <w:sz w:val="20"/>
                  <w:szCs w:val="20"/>
                  <w:rtl w:val="0"/>
                </w:rPr>
                <w:t xml:space="preserve"> </w:t>
              </w:r>
            </w:ins>
            <w:r w:rsidDel="00000000" w:rsidR="00000000" w:rsidRPr="00000000">
              <w:rPr>
                <w:rtl w:val="0"/>
              </w:rPr>
            </w:r>
          </w:p>
          <w:p w:rsidR="00000000" w:rsidDel="00000000" w:rsidP="00000000" w:rsidRDefault="00000000" w:rsidRPr="00000000" w14:paraId="00000593">
            <w:pPr>
              <w:rPr/>
            </w:pPr>
            <w:del w:author="fakhira nur" w:id="120" w:date="2026-08-29T04:41:48Z">
              <w:r w:rsidDel="00000000" w:rsidR="00000000" w:rsidRPr="00000000">
                <w:rPr>
                  <w:rFonts w:ascii="Bookman Old Style" w:cs="Bookman Old Style" w:eastAsia="Bookman Old Style" w:hAnsi="Bookman Old Style"/>
                  <w:sz w:val="20"/>
                  <w:szCs w:val="20"/>
                  <w:rtl w:val="0"/>
                </w:rPr>
                <w:delText xml:space="preserve">4. Alternatif proses pengolahan lindi</w:delText>
              </w:r>
            </w:del>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594">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1.1</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595">
            <w:pPr>
              <w:rPr/>
            </w:pPr>
            <w:r w:rsidDel="00000000" w:rsidR="00000000" w:rsidRPr="00000000">
              <w:rPr>
                <w:rFonts w:ascii="Bookman Old Style" w:cs="Bookman Old Style" w:eastAsia="Bookman Old Style" w:hAnsi="Bookman Old Style"/>
                <w:sz w:val="20"/>
                <w:szCs w:val="20"/>
                <w:rtl w:val="0"/>
              </w:rPr>
              <w:t xml:space="preserve">Mengidentifikasi peralatan kerja sesuai dengan kebutuhan secara cermat dan taat mengikuti prosedur.</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596">
            <w:pPr>
              <w:jc w:val="center"/>
              <w:rPr>
                <w:rFonts w:ascii="Bookman Old Style" w:cs="Bookman Old Style" w:eastAsia="Bookman Old Style" w:hAnsi="Bookman Old Style"/>
                <w:sz w:val="24"/>
                <w:szCs w:val="24"/>
              </w:rPr>
            </w:pPr>
            <w:ins w:author="Kamila Nurhusna" w:id="121" w:date="2026-08-29T04:47:11Z">
              <w:r w:rsidDel="00000000" w:rsidR="00000000" w:rsidRPr="00000000">
                <w:rPr>
                  <w:rFonts w:ascii="Bookman Old Style" w:cs="Bookman Old Style" w:eastAsia="Bookman Old Style" w:hAnsi="Bookman Old Style"/>
                  <w:sz w:val="20"/>
                  <w:szCs w:val="20"/>
                  <w:rtl w:val="0"/>
                  <w:rPrChange w:author="Kamila Nurhusna" w:id="122" w:date="2026-08-29T04:47:11Z">
                    <w:rPr/>
                  </w:rPrChange>
                </w:rPr>
                <w:t xml:space="preserve">2</w:t>
              </w:r>
            </w:ins>
            <w:del w:author="Kamila Nurhusna" w:id="121" w:date="2026-08-29T04:47:11Z">
              <w:r w:rsidDel="00000000" w:rsidR="00000000" w:rsidRPr="00000000">
                <w:rPr>
                  <w:rFonts w:ascii="Bookman Old Style" w:cs="Bookman Old Style" w:eastAsia="Bookman Old Style" w:hAnsi="Bookman Old Style"/>
                  <w:sz w:val="20"/>
                  <w:szCs w:val="20"/>
                  <w:rtl w:val="0"/>
                </w:rPr>
                <w:delText xml:space="preserve">10</w:delText>
              </w:r>
            </w:del>
            <w:r w:rsidDel="00000000" w:rsidR="00000000" w:rsidRPr="00000000">
              <w:rPr>
                <w:rFonts w:ascii="Bookman Old Style" w:cs="Bookman Old Style" w:eastAsia="Bookman Old Style" w:hAnsi="Bookman Old Style"/>
                <w:sz w:val="20"/>
                <w:szCs w:val="20"/>
                <w:rtl w:val="0"/>
              </w:rPr>
              <w:t xml:space="preserve"> JP</w:t>
            </w:r>
            <w:r w:rsidDel="00000000" w:rsidR="00000000" w:rsidRPr="00000000">
              <w:rPr>
                <w:rtl w:val="0"/>
              </w:rPr>
            </w:r>
          </w:p>
        </w:tc>
      </w:tr>
      <w:tr>
        <w:trPr>
          <w:cantSplit w:val="1"/>
          <w:tblHeader w:val="0"/>
        </w:trPr>
        <w:tc>
          <w:tcPr>
            <w:vMerge w:val="continue"/>
            <w:tcMar>
              <w:top w:w="30.0" w:type="dxa"/>
              <w:left w:w="35.0" w:type="dxa"/>
              <w:bottom w:w="30.0" w:type="dxa"/>
              <w:right w:w="35.0" w:type="dxa"/>
            </w:tcMar>
          </w:tcPr>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599">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1.2</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59A">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Peralatan Mekanikal dan Elektrikal (ME) diperiksa secara berkala sesuai dengan prosedur.</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59D">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1.2</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59E">
            <w:pPr>
              <w:rPr/>
            </w:pPr>
            <w:r w:rsidDel="00000000" w:rsidR="00000000" w:rsidRPr="00000000">
              <w:rPr>
                <w:rFonts w:ascii="Bookman Old Style" w:cs="Bookman Old Style" w:eastAsia="Bookman Old Style" w:hAnsi="Bookman Old Style"/>
                <w:sz w:val="20"/>
                <w:szCs w:val="20"/>
                <w:rtl w:val="0"/>
              </w:rPr>
              <w:t xml:space="preserve">Memeriksa peralatan Mekanikal dan Elektrikal (ME) secara berkala sesuai dengan prosedur secara cermat dan taat mengikuti prosedur.</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blHeader w:val="0"/>
        </w:trPr>
        <w:tc>
          <w:tcPr>
            <w:vMerge w:val="continue"/>
            <w:tcMar>
              <w:top w:w="30.0" w:type="dxa"/>
              <w:left w:w="35.0" w:type="dxa"/>
              <w:bottom w:w="30.0" w:type="dxa"/>
              <w:right w:w="35.0" w:type="dxa"/>
            </w:tcMar>
          </w:tcPr>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5A2">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1.3</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5A3">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Bahan kimia diperiksa ketersediaannya secara berkala sesuai dengan prosedur.</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5A6">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1.3</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5A7">
            <w:pPr>
              <w:rPr/>
            </w:pPr>
            <w:del w:author="fakhira nur" w:id="123" w:date="2026-08-29T05:05:56Z">
              <w:r w:rsidDel="00000000" w:rsidR="00000000" w:rsidRPr="00000000">
                <w:rPr>
                  <w:rFonts w:ascii="Bookman Old Style" w:cs="Bookman Old Style" w:eastAsia="Bookman Old Style" w:hAnsi="Bookman Old Style"/>
                  <w:sz w:val="20"/>
                  <w:szCs w:val="20"/>
                  <w:rtl w:val="0"/>
                </w:rPr>
                <w:delText xml:space="preserve">Memeriksa ketersediaan bahan kimia secara berkala sesuai dengan prosedur secara cermat dan taat mengikuti prosedur</w:delText>
              </w:r>
            </w:del>
            <w:r w:rsidDel="00000000" w:rsidR="00000000" w:rsidRPr="00000000">
              <w:rPr>
                <w:rFonts w:ascii="Bookman Old Style" w:cs="Bookman Old Style" w:eastAsia="Bookman Old Style" w:hAnsi="Bookman Old Style"/>
                <w:sz w:val="20"/>
                <w:szCs w:val="20"/>
                <w:rtl w:val="0"/>
              </w:rPr>
              <w:t xml:space="preserve">.</w:t>
            </w:r>
            <w:ins w:author="fakhira nur" w:id="124" w:date="2026-08-29T05:05:59Z">
              <w:r w:rsidDel="00000000" w:rsidR="00000000" w:rsidRPr="00000000">
                <w:rPr>
                  <w:rFonts w:ascii="Bookman Old Style" w:cs="Bookman Old Style" w:eastAsia="Bookman Old Style" w:hAnsi="Bookman Old Style"/>
                  <w:rtl w:val="0"/>
                  <w:rPrChange w:author="fakhira nur" w:id="125" w:date="2026-08-29T05:05:59Z">
                    <w:rPr>
                      <w:rFonts w:ascii="Bookman Old Style" w:cs="Bookman Old Style" w:eastAsia="Bookman Old Style" w:hAnsi="Bookman Old Style"/>
                      <w:sz w:val="20"/>
                      <w:szCs w:val="20"/>
                    </w:rPr>
                  </w:rPrChange>
                </w:rPr>
                <w:t xml:space="preserve">Memeriksa ketersediaan dan kondisi bahan kimia sesuai </w:t>
              </w:r>
              <w:r w:rsidDel="00000000" w:rsidR="00000000" w:rsidRPr="00000000">
                <w:rPr>
                  <w:rFonts w:ascii="Bookman Old Style" w:cs="Bookman Old Style" w:eastAsia="Bookman Old Style" w:hAnsi="Bookman Old Style"/>
                  <w:i w:val="1"/>
                  <w:iCs w:val="1"/>
                  <w:rtl w:val="0"/>
                  <w:rPrChange w:author="fakhira nur" w:id="125" w:date="2026-08-29T05:05:59Z">
                    <w:rPr>
                      <w:rFonts w:ascii="Bookman Old Style" w:cs="Bookman Old Style" w:eastAsia="Bookman Old Style" w:hAnsi="Bookman Old Style"/>
                      <w:sz w:val="20"/>
                      <w:szCs w:val="20"/>
                    </w:rPr>
                  </w:rPrChange>
                </w:rPr>
                <w:t xml:space="preserve">Material Safety Data Sheet</w:t>
              </w:r>
              <w:r w:rsidDel="00000000" w:rsidR="00000000" w:rsidRPr="00000000">
                <w:rPr>
                  <w:rFonts w:ascii="Bookman Old Style" w:cs="Bookman Old Style" w:eastAsia="Bookman Old Style" w:hAnsi="Bookman Old Style"/>
                  <w:rtl w:val="0"/>
                  <w:rPrChange w:author="fakhira nur" w:id="125" w:date="2026-08-29T05:05:59Z">
                    <w:rPr>
                      <w:rFonts w:ascii="Bookman Old Style" w:cs="Bookman Old Style" w:eastAsia="Bookman Old Style" w:hAnsi="Bookman Old Style"/>
                      <w:sz w:val="20"/>
                      <w:szCs w:val="20"/>
                    </w:rPr>
                  </w:rPrChange>
                </w:rPr>
                <w:t xml:space="preserve"> (MSDS) dan prosedur kerja secara teliti</w:t>
              </w:r>
              <w:r w:rsidDel="00000000" w:rsidR="00000000" w:rsidRPr="00000000">
                <w:rPr>
                  <w:rFonts w:ascii="Bookman Old Style" w:cs="Bookman Old Style" w:eastAsia="Bookman Old Style" w:hAnsi="Bookman Old Style"/>
                  <w:sz w:val="20"/>
                  <w:szCs w:val="20"/>
                  <w:rtl w:val="0"/>
                </w:rPr>
                <w:t xml:space="preserve"> </w:t>
              </w:r>
            </w:ins>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blHeader w:val="0"/>
        </w:trPr>
        <w:tc>
          <w:tcPr>
            <w:vMerge w:val="continue"/>
            <w:tcMar>
              <w:top w:w="30.0" w:type="dxa"/>
              <w:left w:w="35.0" w:type="dxa"/>
              <w:bottom w:w="30.0" w:type="dxa"/>
              <w:right w:w="35.0" w:type="dxa"/>
            </w:tcMar>
          </w:tcPr>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5AB">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1.4</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5AC">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Alat Pelindung Diri (APD) diidentifikasi sesuai dengan kebutuhan.</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5AF">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1.4</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5B0">
            <w:pPr>
              <w:rPr/>
            </w:pPr>
            <w:r w:rsidDel="00000000" w:rsidR="00000000" w:rsidRPr="00000000">
              <w:rPr>
                <w:rFonts w:ascii="Bookman Old Style" w:cs="Bookman Old Style" w:eastAsia="Bookman Old Style" w:hAnsi="Bookman Old Style"/>
                <w:sz w:val="20"/>
                <w:szCs w:val="20"/>
                <w:rtl w:val="0"/>
              </w:rPr>
              <w:t xml:space="preserve">Mengidentifikasi Alat Pelindung Diri (APD) sesuai dengan kebutuhan secara cermat dan taat mengikuti prosedur.</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blHeader w:val="0"/>
        </w:trPr>
        <w:tc>
          <w:tcPr>
            <w:vMerge w:val="restart"/>
            <w:tcMar>
              <w:top w:w="30.0" w:type="dxa"/>
              <w:left w:w="35.0" w:type="dxa"/>
              <w:bottom w:w="30.0" w:type="dxa"/>
              <w:right w:w="35.0" w:type="dxa"/>
            </w:tcMar>
          </w:tcPr>
          <w:p w:rsidR="00000000" w:rsidDel="00000000" w:rsidP="00000000" w:rsidRDefault="00000000" w:rsidRPr="00000000" w14:paraId="000005B2">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2.</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5B3">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Mengoperasikan instalasi pengolahan lindi</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5B4">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2.1</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5B5">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Unit pengolahan lindi dioperasikan sesuai dengan prosedur.</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5B6">
            <w:pPr>
              <w:rPr/>
            </w:pPr>
            <w:r w:rsidDel="00000000" w:rsidR="00000000" w:rsidRPr="00000000">
              <w:rPr>
                <w:rFonts w:ascii="Bookman Old Style" w:cs="Bookman Old Style" w:eastAsia="Bookman Old Style" w:hAnsi="Bookman Old Style"/>
                <w:sz w:val="20"/>
                <w:szCs w:val="20"/>
                <w:rtl w:val="0"/>
              </w:rPr>
              <w:t xml:space="preserve">Teroperasikannya instalasi pengolahan lindi dan tercatatnya setiap tahapan proses dalam formulir laporan sesuai prosedur secara cermat.</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5B7">
            <w:pPr>
              <w:rPr/>
            </w:pPr>
            <w:r w:rsidDel="00000000" w:rsidR="00000000" w:rsidRPr="00000000">
              <w:rPr>
                <w:rFonts w:ascii="Bookman Old Style" w:cs="Bookman Old Style" w:eastAsia="Bookman Old Style" w:hAnsi="Bookman Old Style"/>
                <w:sz w:val="20"/>
                <w:szCs w:val="20"/>
                <w:rtl w:val="0"/>
              </w:rPr>
              <w:t xml:space="preserve">Penjelasan tentang:</w:t>
            </w:r>
            <w:r w:rsidDel="00000000" w:rsidR="00000000" w:rsidRPr="00000000">
              <w:rPr>
                <w:rtl w:val="0"/>
              </w:rPr>
            </w:r>
          </w:p>
          <w:p w:rsidR="00000000" w:rsidDel="00000000" w:rsidP="00000000" w:rsidRDefault="00000000" w:rsidRPr="00000000" w14:paraId="000005B8">
            <w:pPr>
              <w:rPr>
                <w:del w:author="fakhira nur" w:id="126" w:date="2026-08-29T04:42:00Z"/>
              </w:rPr>
            </w:pPr>
            <w:del w:author="fakhira nur" w:id="126" w:date="2026-08-29T04:42:00Z">
              <w:r w:rsidDel="00000000" w:rsidR="00000000" w:rsidRPr="00000000">
                <w:rPr>
                  <w:rFonts w:ascii="Bookman Old Style" w:cs="Bookman Old Style" w:eastAsia="Bookman Old Style" w:hAnsi="Bookman Old Style"/>
                  <w:sz w:val="20"/>
                  <w:szCs w:val="20"/>
                  <w:rtl w:val="0"/>
                </w:rPr>
                <w:delText xml:space="preserve">1. Prosedur dan tahapan pengoperasian instalasi pengolahan lindi</w:delText>
              </w:r>
              <w:r w:rsidDel="00000000" w:rsidR="00000000" w:rsidRPr="00000000">
                <w:rPr>
                  <w:rtl w:val="0"/>
                </w:rPr>
              </w:r>
            </w:del>
          </w:p>
          <w:p w:rsidR="00000000" w:rsidDel="00000000" w:rsidP="00000000" w:rsidRDefault="00000000" w:rsidRPr="00000000" w14:paraId="000005B9">
            <w:pPr>
              <w:rPr>
                <w:del w:author="fakhira nur" w:id="126" w:date="2026-08-29T04:42:00Z"/>
              </w:rPr>
            </w:pPr>
            <w:del w:author="fakhira nur" w:id="126" w:date="2026-08-29T04:42:00Z">
              <w:r w:rsidDel="00000000" w:rsidR="00000000" w:rsidRPr="00000000">
                <w:rPr>
                  <w:rFonts w:ascii="Bookman Old Style" w:cs="Bookman Old Style" w:eastAsia="Bookman Old Style" w:hAnsi="Bookman Old Style"/>
                  <w:sz w:val="20"/>
                  <w:szCs w:val="20"/>
                  <w:rtl w:val="0"/>
                </w:rPr>
                <w:delText xml:space="preserve">2. Pengoperasian peralatan mekanikal dan elektrikal</w:delText>
              </w:r>
              <w:r w:rsidDel="00000000" w:rsidR="00000000" w:rsidRPr="00000000">
                <w:rPr>
                  <w:rtl w:val="0"/>
                </w:rPr>
              </w:r>
            </w:del>
          </w:p>
          <w:p w:rsidR="00000000" w:rsidDel="00000000" w:rsidP="00000000" w:rsidRDefault="00000000" w:rsidRPr="00000000" w14:paraId="000005BA">
            <w:pPr>
              <w:rPr>
                <w:del w:author="fakhira nur" w:id="126" w:date="2026-08-29T04:42:00Z"/>
              </w:rPr>
            </w:pPr>
            <w:del w:author="fakhira nur" w:id="126" w:date="2026-08-29T04:42:00Z">
              <w:r w:rsidDel="00000000" w:rsidR="00000000" w:rsidRPr="00000000">
                <w:rPr>
                  <w:rFonts w:ascii="Bookman Old Style" w:cs="Bookman Old Style" w:eastAsia="Bookman Old Style" w:hAnsi="Bookman Old Style"/>
                  <w:sz w:val="20"/>
                  <w:szCs w:val="20"/>
                  <w:rtl w:val="0"/>
                </w:rPr>
                <w:delText xml:space="preserve">3. Pemeriksaan pipa penyalur lindi</w:delText>
              </w:r>
              <w:r w:rsidDel="00000000" w:rsidR="00000000" w:rsidRPr="00000000">
                <w:rPr>
                  <w:rtl w:val="0"/>
                </w:rPr>
              </w:r>
            </w:del>
          </w:p>
          <w:p w:rsidR="00000000" w:rsidDel="00000000" w:rsidP="00000000" w:rsidRDefault="00000000" w:rsidRPr="00000000" w14:paraId="000005BB">
            <w:pPr>
              <w:rPr>
                <w:ins w:author="fakhira nur" w:id="127" w:date="2026-08-29T04:45:36Z"/>
                <w:rFonts w:ascii="Roboto" w:cs="Roboto" w:eastAsia="Roboto" w:hAnsi="Roboto"/>
                <w:color w:val="444746"/>
                <w:sz w:val="21"/>
                <w:szCs w:val="21"/>
                <w:rPrChange w:author="fakhira nur" w:id="128" w:date="2026-08-29T04:45:36Z">
                  <w:rPr>
                    <w:rFonts w:ascii="Bookman Old Style" w:cs="Bookman Old Style" w:eastAsia="Bookman Old Style" w:hAnsi="Bookman Old Style"/>
                    <w:sz w:val="20"/>
                    <w:szCs w:val="20"/>
                  </w:rPr>
                </w:rPrChange>
              </w:rPr>
            </w:pPr>
            <w:del w:author="fakhira nur" w:id="126" w:date="2026-08-29T04:42:00Z">
              <w:r w:rsidDel="00000000" w:rsidR="00000000" w:rsidRPr="00000000">
                <w:rPr>
                  <w:rFonts w:ascii="Bookman Old Style" w:cs="Bookman Old Style" w:eastAsia="Bookman Old Style" w:hAnsi="Bookman Old Style"/>
                  <w:sz w:val="20"/>
                  <w:szCs w:val="20"/>
                  <w:rtl w:val="0"/>
                </w:rPr>
                <w:delText xml:space="preserve">4. Pencatatan setiap tahapan proses</w:delText>
              </w:r>
            </w:del>
            <w:ins w:author="fakhira nur" w:id="126" w:date="2026-08-29T04:42:00Z">
              <w:r w:rsidDel="00000000" w:rsidR="00000000" w:rsidRPr="00000000">
                <w:rPr>
                  <w:rFonts w:ascii="Bookman Old Style" w:cs="Bookman Old Style" w:eastAsia="Bookman Old Style" w:hAnsi="Bookman Old Style"/>
                  <w:sz w:val="20"/>
                  <w:szCs w:val="20"/>
                  <w:rtl w:val="0"/>
                </w:rPr>
                <w:br w:type="textWrapping"/>
              </w:r>
            </w:ins>
            <w:ins w:author="fakhira nur" w:id="127" w:date="2026-08-29T04:45:36Z">
              <w:r w:rsidDel="00000000" w:rsidR="00000000" w:rsidRPr="00000000">
                <w:rPr>
                  <w:rFonts w:ascii="Roboto" w:cs="Roboto" w:eastAsia="Roboto" w:hAnsi="Roboto"/>
                  <w:color w:val="444746"/>
                  <w:sz w:val="21"/>
                  <w:szCs w:val="21"/>
                  <w:rtl w:val="0"/>
                  <w:rPrChange w:author="fakhira nur" w:id="128" w:date="2026-08-29T04:45:36Z">
                    <w:rPr>
                      <w:rFonts w:ascii="Bookman Old Style" w:cs="Bookman Old Style" w:eastAsia="Bookman Old Style" w:hAnsi="Bookman Old Style"/>
                      <w:sz w:val="20"/>
                      <w:szCs w:val="20"/>
                    </w:rPr>
                  </w:rPrChange>
                </w:rPr>
                <w:t xml:space="preserve">2.1 Unit-unit dalam pengolahan lindi</w:t>
              </w:r>
            </w:ins>
          </w:p>
          <w:p w:rsidR="00000000" w:rsidDel="00000000" w:rsidP="00000000" w:rsidRDefault="00000000" w:rsidRPr="00000000" w14:paraId="000005BC">
            <w:pPr>
              <w:rPr>
                <w:rFonts w:ascii="Bookman Old Style" w:cs="Bookman Old Style" w:eastAsia="Bookman Old Style" w:hAnsi="Bookman Old Style"/>
                <w:sz w:val="20"/>
                <w:szCs w:val="20"/>
                <w:rPrChange w:author="fakhira nur" w:id="128" w:date="2026-08-29T04:45:36Z">
                  <w:rPr/>
                </w:rPrChange>
              </w:rPr>
            </w:pPr>
            <w:ins w:author="fakhira nur" w:id="127" w:date="2026-08-29T04:45:36Z">
              <w:r w:rsidDel="00000000" w:rsidR="00000000" w:rsidRPr="00000000">
                <w:rPr>
                  <w:rFonts w:ascii="Roboto" w:cs="Roboto" w:eastAsia="Roboto" w:hAnsi="Roboto"/>
                  <w:color w:val="444746"/>
                  <w:sz w:val="21"/>
                  <w:szCs w:val="21"/>
                  <w:rtl w:val="0"/>
                  <w:rPrChange w:author="fakhira nur" w:id="128" w:date="2026-08-29T04:45:36Z">
                    <w:rPr>
                      <w:rFonts w:ascii="Bookman Old Style" w:cs="Bookman Old Style" w:eastAsia="Bookman Old Style" w:hAnsi="Bookman Old Style"/>
                      <w:sz w:val="20"/>
                      <w:szCs w:val="20"/>
                    </w:rPr>
                  </w:rPrChange>
                </w:rPr>
                <w:t xml:space="preserve">2.2 Prosedur dan tahapan proses instalasi pengolahan lindi</w:t>
              </w:r>
              <w:r w:rsidDel="00000000" w:rsidR="00000000" w:rsidRPr="00000000">
                <w:rPr>
                  <w:rFonts w:ascii="Bookman Old Style" w:cs="Bookman Old Style" w:eastAsia="Bookman Old Style" w:hAnsi="Bookman Old Style"/>
                  <w:sz w:val="20"/>
                  <w:szCs w:val="20"/>
                  <w:rtl w:val="0"/>
                </w:rPr>
                <w:t xml:space="preserve"> </w:t>
              </w:r>
            </w:ins>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5BD">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2.1</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5BE">
            <w:pPr>
              <w:rPr/>
            </w:pPr>
            <w:r w:rsidDel="00000000" w:rsidR="00000000" w:rsidRPr="00000000">
              <w:rPr>
                <w:rFonts w:ascii="Bookman Old Style" w:cs="Bookman Old Style" w:eastAsia="Bookman Old Style" w:hAnsi="Bookman Old Style"/>
                <w:sz w:val="20"/>
                <w:szCs w:val="20"/>
                <w:rtl w:val="0"/>
              </w:rPr>
              <w:t xml:space="preserve">Mengoperasikan unit pengolahan lindi sesuai dengan prosedur secara cermat dan taat mengikuti prosedur.</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5BF">
            <w:pPr>
              <w:jc w:val="center"/>
              <w:rPr>
                <w:rFonts w:ascii="Bookman Old Style" w:cs="Bookman Old Style" w:eastAsia="Bookman Old Style" w:hAnsi="Bookman Old Style"/>
                <w:sz w:val="24"/>
                <w:szCs w:val="24"/>
              </w:rPr>
            </w:pPr>
            <w:ins w:author="Kamila Nurhusna" w:id="129" w:date="2026-08-29T04:47:40Z">
              <w:r w:rsidDel="00000000" w:rsidR="00000000" w:rsidRPr="00000000">
                <w:rPr>
                  <w:rFonts w:ascii="Bookman Old Style" w:cs="Bookman Old Style" w:eastAsia="Bookman Old Style" w:hAnsi="Bookman Old Style"/>
                  <w:sz w:val="20"/>
                  <w:szCs w:val="20"/>
                  <w:rtl w:val="0"/>
                  <w:rPrChange w:author="Kamila Nurhusna" w:id="130" w:date="2026-08-29T04:47:40Z">
                    <w:rPr/>
                  </w:rPrChange>
                </w:rPr>
                <w:t xml:space="preserve">4</w:t>
              </w:r>
            </w:ins>
            <w:del w:author="Kamila Nurhusna" w:id="129" w:date="2026-08-29T04:47:40Z">
              <w:r w:rsidDel="00000000" w:rsidR="00000000" w:rsidRPr="00000000">
                <w:rPr>
                  <w:rFonts w:ascii="Bookman Old Style" w:cs="Bookman Old Style" w:eastAsia="Bookman Old Style" w:hAnsi="Bookman Old Style"/>
                  <w:sz w:val="20"/>
                  <w:szCs w:val="20"/>
                  <w:rtl w:val="0"/>
                </w:rPr>
                <w:delText xml:space="preserve">6</w:delText>
              </w:r>
            </w:del>
            <w:r w:rsidDel="00000000" w:rsidR="00000000" w:rsidRPr="00000000">
              <w:rPr>
                <w:rFonts w:ascii="Bookman Old Style" w:cs="Bookman Old Style" w:eastAsia="Bookman Old Style" w:hAnsi="Bookman Old Style"/>
                <w:sz w:val="20"/>
                <w:szCs w:val="20"/>
                <w:rtl w:val="0"/>
              </w:rPr>
              <w:t xml:space="preserve"> JP</w:t>
            </w:r>
            <w:r w:rsidDel="00000000" w:rsidR="00000000" w:rsidRPr="00000000">
              <w:rPr>
                <w:rtl w:val="0"/>
              </w:rPr>
            </w:r>
          </w:p>
        </w:tc>
      </w:tr>
      <w:tr>
        <w:trPr>
          <w:cantSplit w:val="1"/>
          <w:tblHeader w:val="0"/>
        </w:trPr>
        <w:tc>
          <w:tcPr>
            <w:vMerge w:val="continue"/>
            <w:tcMar>
              <w:top w:w="30.0" w:type="dxa"/>
              <w:left w:w="35.0" w:type="dxa"/>
              <w:bottom w:w="30.0" w:type="dxa"/>
              <w:right w:w="35.0" w:type="dxa"/>
            </w:tcMar>
          </w:tcPr>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5C2">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2.2</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5C3">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Setiap tahapan proses dicatat di dalam formulir laporan sesuai dengan prosedur.</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5C6">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2.2</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5C7">
            <w:pPr>
              <w:rPr/>
            </w:pPr>
            <w:r w:rsidDel="00000000" w:rsidR="00000000" w:rsidRPr="00000000">
              <w:rPr>
                <w:rFonts w:ascii="Bookman Old Style" w:cs="Bookman Old Style" w:eastAsia="Bookman Old Style" w:hAnsi="Bookman Old Style"/>
                <w:sz w:val="20"/>
                <w:szCs w:val="20"/>
                <w:rtl w:val="0"/>
              </w:rPr>
              <w:t xml:space="preserve">Mencatat setiap tahapan proses di dalam formulir laporan sesuai dengan prosedur secara cermat dan taat mengikuti prosedur.</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rHeight w:val="338.3203125" w:hRule="atLeast"/>
          <w:tblHeader w:val="0"/>
          <w:trPrChange w:author="Kamila Nurhusna" w:id="131" w:date="2026-08-29T04:47:59Z">
            <w:trPr>
              <w:cantSplit w:val="1"/>
              <w:tblHeader w:val="0"/>
            </w:trPr>
          </w:trPrChange>
        </w:trPr>
        <w:tc>
          <w:tcPr>
            <w:gridSpan w:val="9"/>
            <w:tcMar>
              <w:top w:w="30.0" w:type="dxa"/>
              <w:left w:w="35.0" w:type="dxa"/>
              <w:bottom w:w="30.0" w:type="dxa"/>
              <w:right w:w="35.0" w:type="dxa"/>
            </w:tcMar>
            <w:tcPrChange w:author="Kamila Nurhusna" w:id="131" w:date="2026-08-29T04:47:59Z">
              <w:tcPr>
                <w:tcMar>
                  <w:top w:w="30.0" w:type="dxa"/>
                  <w:left w:w="35.0" w:type="dxa"/>
                  <w:bottom w:w="30.0" w:type="dxa"/>
                  <w:right w:w="35.0" w:type="dxa"/>
                </w:tcMar>
              </w:tcPr>
            </w:tcPrChange>
          </w:tcPr>
          <w:p w:rsidR="00000000" w:rsidDel="00000000" w:rsidP="00000000" w:rsidRDefault="00000000" w:rsidRPr="00000000" w14:paraId="000005C9">
            <w:pPr>
              <w:jc w:val="center"/>
              <w:rPr/>
              <w:pPrChange w:author="Kamila Nurhusna" w:id="0" w:date="2026-08-29T04:47:50Z">
                <w:pPr>
                  <w:jc w:val="both"/>
                </w:pPr>
              </w:pPrChange>
            </w:pPr>
            <w:r w:rsidDel="00000000" w:rsidR="00000000" w:rsidRPr="00000000">
              <w:rPr>
                <w:rFonts w:ascii="Bookman Old Style" w:cs="Bookman Old Style" w:eastAsia="Bookman Old Style" w:hAnsi="Bookman Old Style"/>
                <w:b w:val="1"/>
                <w:bCs w:val="1"/>
                <w:sz w:val="20"/>
                <w:szCs w:val="20"/>
                <w:rtl w:val="0"/>
              </w:rPr>
              <w:t xml:space="preserve">Asesmen</w:t>
            </w:r>
            <w:del w:author="Kamila Nurhusna" w:id="132" w:date="2026-08-29T04:47:56Z">
              <w:r w:rsidDel="00000000" w:rsidR="00000000" w:rsidRPr="00000000">
                <w:rPr>
                  <w:rFonts w:ascii="Bookman Old Style" w:cs="Bookman Old Style" w:eastAsia="Bookman Old Style" w:hAnsi="Bookman Old Style"/>
                  <w:b w:val="1"/>
                  <w:bCs w:val="1"/>
                  <w:sz w:val="20"/>
                  <w:szCs w:val="20"/>
                  <w:rtl w:val="0"/>
                </w:rPr>
                <w:br w:type="textWrapping"/>
              </w:r>
            </w:del>
            <w:r w:rsidDel="00000000" w:rsidR="00000000" w:rsidRPr="00000000">
              <w:rPr>
                <w:rtl w:val="0"/>
              </w:rPr>
            </w:r>
          </w:p>
        </w:tc>
      </w:tr>
    </w:tbl>
    <w:p w:rsidR="00000000" w:rsidDel="00000000" w:rsidP="00000000" w:rsidRDefault="00000000" w:rsidRPr="00000000" w14:paraId="000005D2">
      <w:pPr>
        <w:rPr>
          <w:rFonts w:ascii="Bookman Old Style" w:cs="Bookman Old Style" w:eastAsia="Bookman Old Style" w:hAnsi="Bookman Old Style"/>
          <w:sz w:val="24"/>
          <w:szCs w:val="24"/>
        </w:rPr>
      </w:pPr>
      <w:r w:rsidDel="00000000" w:rsidR="00000000" w:rsidRPr="00000000">
        <w:rPr>
          <w:rtl w:val="0"/>
        </w:rPr>
      </w:r>
    </w:p>
    <w:tbl>
      <w:tblPr>
        <w:tblStyle w:val="Table17"/>
        <w:tblW w:w="13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60"/>
        <w:gridCol w:w="2500"/>
        <w:gridCol w:w="360"/>
        <w:gridCol w:w="10100"/>
        <w:tblGridChange w:id="0">
          <w:tblGrid>
            <w:gridCol w:w="760"/>
            <w:gridCol w:w="2500"/>
            <w:gridCol w:w="360"/>
            <w:gridCol w:w="10100"/>
          </w:tblGrid>
        </w:tblGridChange>
      </w:tblGrid>
      <w:tr>
        <w:trPr>
          <w:cantSplit w:val="1"/>
          <w:tblHeader w:val="0"/>
        </w:trPr>
        <w:tc>
          <w:tcPr>
            <w:vMerge w:val="restart"/>
            <w:tcMar>
              <w:top w:w="35.0" w:type="dxa"/>
              <w:left w:w="55.0" w:type="dxa"/>
              <w:bottom w:w="35.0" w:type="dxa"/>
              <w:right w:w="55.0" w:type="dxa"/>
            </w:tcMar>
          </w:tcPr>
          <w:p w:rsidR="00000000" w:rsidDel="00000000" w:rsidP="00000000" w:rsidRDefault="00000000" w:rsidRPr="00000000" w14:paraId="000005D3">
            <w:pPr>
              <w:rPr/>
            </w:pPr>
            <w:r w:rsidDel="00000000" w:rsidR="00000000" w:rsidRPr="00000000">
              <w:rPr>
                <w:rFonts w:ascii="Bookman Old Style" w:cs="Bookman Old Style" w:eastAsia="Bookman Old Style" w:hAnsi="Bookman Old Style"/>
                <w:rtl w:val="0"/>
              </w:rPr>
              <w:t xml:space="preserve">1.8.</w:t>
            </w: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5D4">
            <w:pPr>
              <w:rPr/>
            </w:pPr>
            <w:r w:rsidDel="00000000" w:rsidR="00000000" w:rsidRPr="00000000">
              <w:rPr>
                <w:rFonts w:ascii="Bookman Old Style" w:cs="Bookman Old Style" w:eastAsia="Bookman Old Style" w:hAnsi="Bookman Old Style"/>
                <w:rtl w:val="0"/>
              </w:rPr>
              <w:t xml:space="preserve">Judul Unit Kompetensi</w:t>
            </w: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5D5">
            <w:pPr>
              <w:jc w:val="center"/>
              <w:rPr/>
            </w:pPr>
            <w:r w:rsidDel="00000000" w:rsidR="00000000" w:rsidRPr="00000000">
              <w:rPr>
                <w:rFonts w:ascii="Bookman Old Style" w:cs="Bookman Old Style" w:eastAsia="Bookman Old Style" w:hAnsi="Bookman Old Style"/>
                <w:rtl w:val="0"/>
              </w:rPr>
              <w:t xml:space="preserve">:</w:t>
            </w:r>
            <w:r w:rsidDel="00000000" w:rsidR="00000000" w:rsidRPr="00000000">
              <w:rPr>
                <w:rtl w:val="0"/>
              </w:rPr>
            </w:r>
          </w:p>
        </w:tc>
        <w:tc>
          <w:tcPr>
            <w:tcMar>
              <w:top w:w="35.0" w:type="dxa"/>
              <w:left w:w="55.0" w:type="dxa"/>
              <w:bottom w:w="35.0" w:type="dxa"/>
              <w:right w:w="55.0" w:type="dxa"/>
            </w:tcMar>
          </w:tcPr>
          <w:p w:rsidR="00000000" w:rsidDel="00000000" w:rsidP="00000000" w:rsidRDefault="00000000" w:rsidRPr="00000000" w14:paraId="000005D6">
            <w:pPr>
              <w:rPr/>
            </w:pPr>
            <w:r w:rsidDel="00000000" w:rsidR="00000000" w:rsidRPr="00000000">
              <w:rPr>
                <w:rFonts w:ascii="Bookman Old Style" w:cs="Bookman Old Style" w:eastAsia="Bookman Old Style" w:hAnsi="Bookman Old Style"/>
                <w:rtl w:val="0"/>
              </w:rPr>
              <w:t xml:space="preserve">Membantu Pengoperasian Unit Pembangkit bagi Pelaksana Muda</w:t>
            </w:r>
            <w:r w:rsidDel="00000000" w:rsidR="00000000" w:rsidRPr="00000000">
              <w:rPr>
                <w:rtl w:val="0"/>
              </w:rPr>
            </w:r>
          </w:p>
        </w:tc>
      </w:tr>
      <w:tr>
        <w:trPr>
          <w:cantSplit w:val="1"/>
          <w:tblHeader w:val="0"/>
        </w:trPr>
        <w:tc>
          <w:tcPr>
            <w:vMerge w:val="continue"/>
            <w:tcMar>
              <w:top w:w="35.0" w:type="dxa"/>
              <w:left w:w="55.0" w:type="dxa"/>
              <w:bottom w:w="35.0" w:type="dxa"/>
              <w:right w:w="55.0" w:type="dxa"/>
            </w:tcMar>
          </w:tcPr>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5D8">
            <w:pPr>
              <w:rPr/>
            </w:pPr>
            <w:r w:rsidDel="00000000" w:rsidR="00000000" w:rsidRPr="00000000">
              <w:rPr>
                <w:rFonts w:ascii="Bookman Old Style" w:cs="Bookman Old Style" w:eastAsia="Bookman Old Style" w:hAnsi="Bookman Old Style"/>
                <w:rtl w:val="0"/>
              </w:rPr>
              <w:t xml:space="preserve">Kode</w:t>
            </w: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5D9">
            <w:pPr>
              <w:jc w:val="center"/>
              <w:rPr/>
            </w:pPr>
            <w:r w:rsidDel="00000000" w:rsidR="00000000" w:rsidRPr="00000000">
              <w:rPr>
                <w:rFonts w:ascii="Bookman Old Style" w:cs="Bookman Old Style" w:eastAsia="Bookman Old Style" w:hAnsi="Bookman Old Style"/>
                <w:rtl w:val="0"/>
              </w:rPr>
              <w:t xml:space="preserve">:</w:t>
            </w:r>
            <w:r w:rsidDel="00000000" w:rsidR="00000000" w:rsidRPr="00000000">
              <w:rPr>
                <w:rtl w:val="0"/>
              </w:rPr>
            </w:r>
          </w:p>
        </w:tc>
        <w:tc>
          <w:tcPr>
            <w:tcMar>
              <w:top w:w="35.0" w:type="dxa"/>
              <w:left w:w="55.0" w:type="dxa"/>
              <w:bottom w:w="35.0" w:type="dxa"/>
              <w:right w:w="55.0" w:type="dxa"/>
            </w:tcMar>
          </w:tcPr>
          <w:p w:rsidR="00000000" w:rsidDel="00000000" w:rsidP="00000000" w:rsidRDefault="00000000" w:rsidRPr="00000000" w14:paraId="000005DA">
            <w:pPr>
              <w:rPr/>
            </w:pPr>
            <w:r w:rsidDel="00000000" w:rsidR="00000000" w:rsidRPr="00000000">
              <w:rPr>
                <w:rFonts w:ascii="Bookman Old Style" w:cs="Bookman Old Style" w:eastAsia="Bookman Old Style" w:hAnsi="Bookman Old Style"/>
                <w:rtl w:val="0"/>
              </w:rPr>
              <w:t xml:space="preserve">D.35.114.00.006.1</w:t>
            </w:r>
            <w:r w:rsidDel="00000000" w:rsidR="00000000" w:rsidRPr="00000000">
              <w:rPr>
                <w:rtl w:val="0"/>
              </w:rPr>
            </w:r>
          </w:p>
        </w:tc>
      </w:tr>
      <w:tr>
        <w:trPr>
          <w:cantSplit w:val="1"/>
          <w:tblHeader w:val="0"/>
        </w:trPr>
        <w:tc>
          <w:tcPr>
            <w:vMerge w:val="continue"/>
            <w:tcMar>
              <w:top w:w="35.0" w:type="dxa"/>
              <w:left w:w="55.0" w:type="dxa"/>
              <w:bottom w:w="35.0" w:type="dxa"/>
              <w:right w:w="55.0" w:type="dxa"/>
            </w:tcMar>
          </w:tcPr>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5DC">
            <w:pPr>
              <w:rPr/>
            </w:pPr>
            <w:r w:rsidDel="00000000" w:rsidR="00000000" w:rsidRPr="00000000">
              <w:rPr>
                <w:rFonts w:ascii="Bookman Old Style" w:cs="Bookman Old Style" w:eastAsia="Bookman Old Style" w:hAnsi="Bookman Old Style"/>
                <w:rtl w:val="0"/>
              </w:rPr>
              <w:t xml:space="preserve">Perkiraan Waktu</w:t>
            </w: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5DD">
            <w:pPr>
              <w:jc w:val="center"/>
              <w:rPr/>
            </w:pPr>
            <w:r w:rsidDel="00000000" w:rsidR="00000000" w:rsidRPr="00000000">
              <w:rPr>
                <w:rFonts w:ascii="Bookman Old Style" w:cs="Bookman Old Style" w:eastAsia="Bookman Old Style" w:hAnsi="Bookman Old Style"/>
                <w:rtl w:val="0"/>
              </w:rPr>
              <w:t xml:space="preserve">:</w:t>
            </w:r>
            <w:r w:rsidDel="00000000" w:rsidR="00000000" w:rsidRPr="00000000">
              <w:rPr>
                <w:rtl w:val="0"/>
              </w:rPr>
            </w:r>
          </w:p>
        </w:tc>
        <w:tc>
          <w:tcPr>
            <w:tcMar>
              <w:top w:w="35.0" w:type="dxa"/>
              <w:left w:w="55.0" w:type="dxa"/>
              <w:bottom w:w="35.0" w:type="dxa"/>
              <w:right w:w="55.0" w:type="dxa"/>
            </w:tcMar>
          </w:tcPr>
          <w:p w:rsidR="00000000" w:rsidDel="00000000" w:rsidP="00000000" w:rsidRDefault="00000000" w:rsidRPr="00000000" w14:paraId="000005DE">
            <w:pPr>
              <w:rPr/>
            </w:pPr>
            <w:r w:rsidDel="00000000" w:rsidR="00000000" w:rsidRPr="00000000">
              <w:rPr>
                <w:rFonts w:ascii="Bookman Old Style" w:cs="Bookman Old Style" w:eastAsia="Bookman Old Style" w:hAnsi="Bookman Old Style"/>
                <w:rtl w:val="0"/>
              </w:rPr>
              <w:t xml:space="preserve">12 JP @ 45 menit</w:t>
            </w:r>
            <w:r w:rsidDel="00000000" w:rsidR="00000000" w:rsidRPr="00000000">
              <w:rPr>
                <w:rtl w:val="0"/>
              </w:rPr>
            </w:r>
          </w:p>
        </w:tc>
      </w:tr>
      <w:tr>
        <w:trPr>
          <w:cantSplit w:val="1"/>
          <w:tblHeader w:val="0"/>
        </w:trPr>
        <w:tc>
          <w:tcPr>
            <w:vMerge w:val="continue"/>
            <w:tcMar>
              <w:top w:w="35.0" w:type="dxa"/>
              <w:left w:w="55.0" w:type="dxa"/>
              <w:bottom w:w="35.0" w:type="dxa"/>
              <w:right w:w="55.0" w:type="dxa"/>
            </w:tcMar>
          </w:tcPr>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5E0">
            <w:pPr>
              <w:rPr/>
            </w:pPr>
            <w:r w:rsidDel="00000000" w:rsidR="00000000" w:rsidRPr="00000000">
              <w:rPr>
                <w:rFonts w:ascii="Bookman Old Style" w:cs="Bookman Old Style" w:eastAsia="Bookman Old Style" w:hAnsi="Bookman Old Style"/>
                <w:rtl w:val="0"/>
              </w:rPr>
              <w:t xml:space="preserve">Metode</w:t>
            </w: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5E1">
            <w:pPr>
              <w:jc w:val="center"/>
              <w:rPr/>
            </w:pPr>
            <w:r w:rsidDel="00000000" w:rsidR="00000000" w:rsidRPr="00000000">
              <w:rPr>
                <w:rFonts w:ascii="Bookman Old Style" w:cs="Bookman Old Style" w:eastAsia="Bookman Old Style" w:hAnsi="Bookman Old Style"/>
                <w:rtl w:val="0"/>
              </w:rPr>
              <w:t xml:space="preserve">:</w:t>
            </w:r>
            <w:r w:rsidDel="00000000" w:rsidR="00000000" w:rsidRPr="00000000">
              <w:rPr>
                <w:rtl w:val="0"/>
              </w:rPr>
            </w:r>
          </w:p>
        </w:tc>
        <w:tc>
          <w:tcPr>
            <w:tcMar>
              <w:top w:w="35.0" w:type="dxa"/>
              <w:left w:w="55.0" w:type="dxa"/>
              <w:bottom w:w="35.0" w:type="dxa"/>
              <w:right w:w="55.0" w:type="dxa"/>
            </w:tcMar>
          </w:tcPr>
          <w:p w:rsidR="00000000" w:rsidDel="00000000" w:rsidP="00000000" w:rsidRDefault="00000000" w:rsidRPr="00000000" w14:paraId="000005E2">
            <w:pPr>
              <w:rPr/>
            </w:pPr>
            <w:r w:rsidDel="00000000" w:rsidR="00000000" w:rsidRPr="00000000">
              <w:rPr>
                <w:rFonts w:ascii="Bookman Old Style" w:cs="Bookman Old Style" w:eastAsia="Bookman Old Style" w:hAnsi="Bookman Old Style"/>
                <w:rtl w:val="0"/>
              </w:rPr>
              <w:t xml:space="preserve">Luring</w:t>
            </w:r>
            <w:r w:rsidDel="00000000" w:rsidR="00000000" w:rsidRPr="00000000">
              <w:rPr>
                <w:rtl w:val="0"/>
              </w:rPr>
            </w:r>
          </w:p>
        </w:tc>
      </w:tr>
      <w:tr>
        <w:trPr>
          <w:cantSplit w:val="1"/>
          <w:tblHeader w:val="0"/>
        </w:trPr>
        <w:tc>
          <w:tcPr>
            <w:vMerge w:val="continue"/>
            <w:tcMar>
              <w:top w:w="35.0" w:type="dxa"/>
              <w:left w:w="55.0" w:type="dxa"/>
              <w:bottom w:w="35.0" w:type="dxa"/>
              <w:right w:w="55.0" w:type="dxa"/>
            </w:tcMar>
          </w:tcPr>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5E4">
            <w:pPr>
              <w:rPr/>
            </w:pPr>
            <w:r w:rsidDel="00000000" w:rsidR="00000000" w:rsidRPr="00000000">
              <w:rPr>
                <w:rFonts w:ascii="Bookman Old Style" w:cs="Bookman Old Style" w:eastAsia="Bookman Old Style" w:hAnsi="Bookman Old Style"/>
                <w:rtl w:val="0"/>
              </w:rPr>
              <w:t xml:space="preserve">Capaian</w:t>
            </w: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5E5">
            <w:pPr>
              <w:jc w:val="center"/>
              <w:rPr/>
            </w:pPr>
            <w:r w:rsidDel="00000000" w:rsidR="00000000" w:rsidRPr="00000000">
              <w:rPr>
                <w:rFonts w:ascii="Bookman Old Style" w:cs="Bookman Old Style" w:eastAsia="Bookman Old Style" w:hAnsi="Bookman Old Style"/>
                <w:rtl w:val="0"/>
              </w:rPr>
              <w:t xml:space="preserve">:</w:t>
            </w:r>
            <w:r w:rsidDel="00000000" w:rsidR="00000000" w:rsidRPr="00000000">
              <w:rPr>
                <w:rtl w:val="0"/>
              </w:rPr>
            </w:r>
          </w:p>
        </w:tc>
        <w:tc>
          <w:tcPr>
            <w:tcMar>
              <w:top w:w="35.0" w:type="dxa"/>
              <w:left w:w="55.0" w:type="dxa"/>
              <w:bottom w:w="35.0" w:type="dxa"/>
              <w:right w:w="55.0" w:type="dxa"/>
            </w:tcMar>
          </w:tcPr>
          <w:p w:rsidR="00000000" w:rsidDel="00000000" w:rsidP="00000000" w:rsidRDefault="00000000" w:rsidRPr="00000000" w14:paraId="000005E6">
            <w:pPr>
              <w:rPr/>
            </w:pPr>
            <w:ins w:author="hanifah nurawaliah" w:id="134" w:date="2026-08-29T05:19:49Z">
              <w:r w:rsidDel="00000000" w:rsidR="00000000" w:rsidRPr="00000000">
                <w:rPr>
                  <w:rFonts w:ascii="Bookman Old Style" w:cs="Bookman Old Style" w:eastAsia="Bookman Old Style" w:hAnsi="Bookman Old Style"/>
                  <w:sz w:val="24"/>
                  <w:szCs w:val="24"/>
                  <w:rtl w:val="0"/>
                  <w:rPrChange w:author="hanifah nurawaliah" w:id="135" w:date="2026-08-29T05:19:49Z">
                    <w:rPr/>
                  </w:rPrChange>
                </w:rPr>
                <w:t xml:space="preserve">Terlaksananya pelaksanaan bantuan Pengoperasian Unit Pembangkit bagi Pelaksana Muda sesuai perintah kerja, SOP, dan ketentuan Keselamatan Ketenagalistrikan (K2) secara disiplin dan cermat.</w:t>
              </w:r>
              <w:r w:rsidDel="00000000" w:rsidR="00000000" w:rsidRPr="00000000">
                <w:rPr>
                  <w:rtl w:val="0"/>
                  <w:rPrChange w:author="hanifah nurawaliah" w:id="135" w:date="2026-08-29T05:19:49Z">
                    <w:rPr/>
                  </w:rPrChange>
                </w:rPr>
                <w:t xml:space="preserve"> </w:t>
              </w:r>
            </w:ins>
            <w:del w:author="hanifah nurawaliah" w:id="134" w:date="2026-08-29T05:19:49Z">
              <w:r w:rsidDel="00000000" w:rsidR="00000000" w:rsidRPr="00000000">
                <w:rPr>
                  <w:rtl w:val="0"/>
                  <w:rPrChange w:author="hanifah nurawaliah" w:id="135" w:date="2026-08-29T05:19:49Z">
                    <w:rPr>
                      <w:rFonts w:ascii="Bookman Old Style" w:cs="Bookman Old Style" w:eastAsia="Bookman Old Style" w:hAnsi="Bookman Old Style"/>
                    </w:rPr>
                  </w:rPrChange>
                </w:rPr>
                <w:delText xml:space="preserve">Terlaksananya bantuan pengoperasian unit pembangkit berdasarkan perintah kerja dan ketentuan K2 secara disiplin.</w:delText>
              </w:r>
            </w:del>
            <w:r w:rsidDel="00000000" w:rsidR="00000000" w:rsidRPr="00000000">
              <w:rPr>
                <w:rtl w:val="0"/>
              </w:rPr>
            </w:r>
          </w:p>
        </w:tc>
      </w:tr>
    </w:tbl>
    <w:p w:rsidR="00000000" w:rsidDel="00000000" w:rsidP="00000000" w:rsidRDefault="00000000" w:rsidRPr="00000000" w14:paraId="000005E7">
      <w:pPr>
        <w:spacing w:after="0" w:line="20" w:lineRule="auto"/>
        <w:rPr>
          <w:sz w:val="2"/>
          <w:szCs w:val="2"/>
        </w:rPr>
      </w:pPr>
      <w:r w:rsidDel="00000000" w:rsidR="00000000" w:rsidRPr="00000000">
        <w:rPr>
          <w:rtl w:val="0"/>
        </w:rPr>
      </w:r>
    </w:p>
    <w:tbl>
      <w:tblPr>
        <w:tblStyle w:val="Table18"/>
        <w:tblW w:w="139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0"/>
        <w:gridCol w:w="1550"/>
        <w:gridCol w:w="450"/>
        <w:gridCol w:w="2050"/>
        <w:gridCol w:w="2350"/>
        <w:gridCol w:w="2700"/>
        <w:gridCol w:w="450"/>
        <w:gridCol w:w="3300"/>
        <w:gridCol w:w="650"/>
        <w:tblGridChange w:id="0">
          <w:tblGrid>
            <w:gridCol w:w="400"/>
            <w:gridCol w:w="1550"/>
            <w:gridCol w:w="450"/>
            <w:gridCol w:w="2050"/>
            <w:gridCol w:w="2350"/>
            <w:gridCol w:w="2700"/>
            <w:gridCol w:w="450"/>
            <w:gridCol w:w="3300"/>
            <w:gridCol w:w="650"/>
          </w:tblGrid>
        </w:tblGridChange>
      </w:tblGrid>
      <w:tr>
        <w:trPr>
          <w:cantSplit w:val="1"/>
          <w:tblHeader w:val="1"/>
        </w:trPr>
        <w:tc>
          <w:tcPr>
            <w:gridSpan w:val="2"/>
            <w:tcMar>
              <w:top w:w="30.0" w:type="dxa"/>
              <w:left w:w="35.0" w:type="dxa"/>
              <w:bottom w:w="30.0" w:type="dxa"/>
              <w:right w:w="35.0" w:type="dxa"/>
            </w:tcMar>
          </w:tcPr>
          <w:p w:rsidR="00000000" w:rsidDel="00000000" w:rsidP="00000000" w:rsidRDefault="00000000" w:rsidRPr="00000000" w14:paraId="000005E8">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0"/>
                <w:szCs w:val="20"/>
                <w:rtl w:val="0"/>
              </w:rPr>
              <w:t xml:space="preserve">Elemen</w:t>
              <w:br w:type="textWrapping"/>
              <w:t xml:space="preserve">Kompetensi</w:t>
            </w:r>
            <w:r w:rsidDel="00000000" w:rsidR="00000000" w:rsidRPr="00000000">
              <w:rPr>
                <w:rtl w:val="0"/>
              </w:rPr>
            </w:r>
          </w:p>
        </w:tc>
        <w:tc>
          <w:tcPr>
            <w:gridSpan w:val="2"/>
            <w:tcMar>
              <w:top w:w="30.0" w:type="dxa"/>
              <w:left w:w="35.0" w:type="dxa"/>
              <w:bottom w:w="30.0" w:type="dxa"/>
              <w:right w:w="35.0" w:type="dxa"/>
            </w:tcMar>
          </w:tcPr>
          <w:p w:rsidR="00000000" w:rsidDel="00000000" w:rsidP="00000000" w:rsidRDefault="00000000" w:rsidRPr="00000000" w14:paraId="000005EA">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0"/>
                <w:szCs w:val="20"/>
                <w:rtl w:val="0"/>
              </w:rPr>
              <w:t xml:space="preserve">Kriteria</w:t>
              <w:br w:type="textWrapping"/>
              <w:t xml:space="preserve">Unjuk Kerja</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5EC">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0"/>
                <w:szCs w:val="20"/>
                <w:rtl w:val="0"/>
              </w:rPr>
              <w:t xml:space="preserve">Indikator</w:t>
              <w:br w:type="textWrapping"/>
              <w:t xml:space="preserve">Unjuk Kerja</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5ED">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0"/>
                <w:szCs w:val="20"/>
                <w:rtl w:val="0"/>
              </w:rPr>
              <w:t xml:space="preserve">Pengetahuan</w:t>
            </w:r>
            <w:r w:rsidDel="00000000" w:rsidR="00000000" w:rsidRPr="00000000">
              <w:rPr>
                <w:rtl w:val="0"/>
              </w:rPr>
            </w:r>
          </w:p>
        </w:tc>
        <w:tc>
          <w:tcPr>
            <w:gridSpan w:val="2"/>
            <w:tcMar>
              <w:top w:w="30.0" w:type="dxa"/>
              <w:left w:w="35.0" w:type="dxa"/>
              <w:bottom w:w="30.0" w:type="dxa"/>
              <w:right w:w="35.0" w:type="dxa"/>
            </w:tcMar>
          </w:tcPr>
          <w:p w:rsidR="00000000" w:rsidDel="00000000" w:rsidP="00000000" w:rsidRDefault="00000000" w:rsidRPr="00000000" w14:paraId="000005EE">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0"/>
                <w:szCs w:val="20"/>
                <w:rtl w:val="0"/>
              </w:rPr>
              <w:t xml:space="preserve">Keterampilan</w:t>
              <w:br w:type="textWrapping"/>
              <w:t xml:space="preserve">dan Sikap</w:t>
            </w:r>
            <w:r w:rsidDel="00000000" w:rsidR="00000000" w:rsidRPr="00000000">
              <w:rPr>
                <w:rtl w:val="0"/>
              </w:rPr>
            </w:r>
          </w:p>
        </w:tc>
        <w:tc>
          <w:tcPr>
            <w:tcMar>
              <w:top w:w="30.0" w:type="dxa"/>
              <w:left w:w="5.0" w:type="dxa"/>
              <w:bottom w:w="30.0" w:type="dxa"/>
              <w:right w:w="5.0" w:type="dxa"/>
            </w:tcMar>
          </w:tcPr>
          <w:p w:rsidR="00000000" w:rsidDel="00000000" w:rsidP="00000000" w:rsidRDefault="00000000" w:rsidRPr="00000000" w14:paraId="000005F0">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16"/>
                <w:szCs w:val="16"/>
                <w:rtl w:val="0"/>
              </w:rPr>
              <w:t xml:space="preserve">Durasi</w:t>
            </w:r>
            <w:r w:rsidDel="00000000" w:rsidR="00000000" w:rsidRPr="00000000">
              <w:rPr>
                <w:rtl w:val="0"/>
              </w:rPr>
            </w:r>
          </w:p>
        </w:tc>
      </w:tr>
      <w:tr>
        <w:trPr>
          <w:cantSplit w:val="1"/>
          <w:tblHeader w:val="0"/>
          <w:trPrChange w:author="hanifah nurawaliah" w:id="142" w:date="2026-08-29T05:20:29Z">
            <w:trPr>
              <w:cantSplit w:val="1"/>
              <w:tblHeader w:val="0"/>
            </w:trPr>
          </w:trPrChange>
        </w:trPr>
        <w:tc>
          <w:tcPr>
            <w:vMerge w:val="restart"/>
            <w:tcMar>
              <w:top w:w="30.0" w:type="dxa"/>
              <w:left w:w="35.0" w:type="dxa"/>
              <w:bottom w:w="30.0" w:type="dxa"/>
              <w:right w:w="35.0" w:type="dxa"/>
            </w:tcMar>
          </w:tcPr>
          <w:p w:rsidR="00000000" w:rsidDel="00000000" w:rsidP="00000000" w:rsidRDefault="00000000" w:rsidRPr="00000000" w14:paraId="000005F1">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1.</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5F2">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Melaksanakan tugas yang diperintahkan</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5F3">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1.1</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5F4">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Prosedur pelaksanaan pekerjaan dari pemberi tugas diterapkan.</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5F5">
            <w:pPr>
              <w:rPr/>
            </w:pPr>
            <w:ins w:author="hanifah nurawaliah" w:id="136" w:date="2026-08-29T05:20:02Z">
              <w:r w:rsidDel="00000000" w:rsidR="00000000" w:rsidRPr="00000000">
                <w:rPr>
                  <w:rFonts w:ascii="Bookman Old Style" w:cs="Bookman Old Style" w:eastAsia="Bookman Old Style" w:hAnsi="Bookman Old Style"/>
                  <w:rtl w:val="0"/>
                  <w:rPrChange w:author="hanifah nurawaliah" w:id="137" w:date="2026-08-29T05:20:02Z">
                    <w:rPr>
                      <w:rFonts w:ascii="Bookman Old Style" w:cs="Bookman Old Style" w:eastAsia="Bookman Old Style" w:hAnsi="Bookman Old Style"/>
                      <w:sz w:val="24"/>
                      <w:szCs w:val="24"/>
                    </w:rPr>
                  </w:rPrChange>
                </w:rPr>
                <w:t xml:space="preserve">Diimplementasikannya prosedur pelaksanaan pekerjaan dan prosedur keselamatan ketenagalistrikan (K2) sesuai instruksi pemberi tugas secara disiplin, cermat, dan bertanggung jawab.</w:t>
              </w:r>
              <w:r w:rsidDel="00000000" w:rsidR="00000000" w:rsidRPr="00000000">
                <w:rPr>
                  <w:rtl w:val="0"/>
                  <w:rPrChange w:author="hanifah nurawaliah" w:id="137" w:date="2026-08-29T05:20:02Z">
                    <w:rPr>
                      <w:rFonts w:ascii="Bookman Old Style" w:cs="Bookman Old Style" w:eastAsia="Bookman Old Style" w:hAnsi="Bookman Old Style"/>
                      <w:sz w:val="24"/>
                      <w:szCs w:val="24"/>
                    </w:rPr>
                  </w:rPrChange>
                </w:rPr>
                <w:t xml:space="preserve"> </w:t>
              </w:r>
            </w:ins>
            <w:del w:author="hanifah nurawaliah" w:id="136" w:date="2026-08-29T05:20:02Z">
              <w:r w:rsidDel="00000000" w:rsidR="00000000" w:rsidRPr="00000000">
                <w:rPr>
                  <w:rtl w:val="0"/>
                  <w:rPrChange w:author="hanifah nurawaliah" w:id="137" w:date="2026-08-29T05:20:02Z">
                    <w:rPr>
                      <w:rFonts w:ascii="Bookman Old Style" w:cs="Bookman Old Style" w:eastAsia="Bookman Old Style" w:hAnsi="Bookman Old Style"/>
                      <w:sz w:val="20"/>
                      <w:szCs w:val="20"/>
                    </w:rPr>
                  </w:rPrChange>
                </w:rPr>
                <w:delText xml:space="preserve">Terlaksananya tugas yang diperintahkan sesuai prosedur pemberi tugas dan ketentuan K2 dalam batas tanggung jawab pemberi perintah secara disiplin.</w:delText>
              </w:r>
            </w:del>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5F6">
            <w:pPr>
              <w:rPr/>
            </w:pPr>
            <w:r w:rsidDel="00000000" w:rsidR="00000000" w:rsidRPr="00000000">
              <w:rPr>
                <w:rFonts w:ascii="Bookman Old Style" w:cs="Bookman Old Style" w:eastAsia="Bookman Old Style" w:hAnsi="Bookman Old Style"/>
                <w:sz w:val="20"/>
                <w:szCs w:val="20"/>
                <w:rtl w:val="0"/>
              </w:rPr>
              <w:t xml:space="preserve">Penjelasan tentang:</w:t>
            </w:r>
            <w:r w:rsidDel="00000000" w:rsidR="00000000" w:rsidRPr="00000000">
              <w:rPr>
                <w:rtl w:val="0"/>
              </w:rPr>
            </w:r>
          </w:p>
          <w:p w:rsidR="00000000" w:rsidDel="00000000" w:rsidP="00000000" w:rsidRDefault="00000000" w:rsidRPr="00000000" w14:paraId="000005F7">
            <w:pPr>
              <w:widowControl w:val="0"/>
              <w:numPr>
                <w:ilvl w:val="0"/>
                <w:numId w:val="28"/>
              </w:numPr>
              <w:spacing w:after="120" w:line="259" w:lineRule="auto"/>
              <w:ind w:left="720" w:right="56" w:hanging="360"/>
              <w:jc w:val="both"/>
              <w:rPr>
                <w:ins w:author="Kamila Nurhusna" w:id="138" w:date="2026-08-29T04:49:27Z"/>
                <w:rFonts w:ascii="Bookman Old Style" w:cs="Bookman Old Style" w:eastAsia="Bookman Old Style" w:hAnsi="Bookman Old Style"/>
              </w:rPr>
            </w:pPr>
            <w:ins w:author="Kamila Nurhusna" w:id="138" w:date="2026-08-29T04:49:27Z">
              <w:r w:rsidDel="00000000" w:rsidR="00000000" w:rsidRPr="00000000">
                <w:rPr>
                  <w:rFonts w:ascii="Bookman Old Style" w:cs="Bookman Old Style" w:eastAsia="Bookman Old Style" w:hAnsi="Bookman Old Style"/>
                  <w:rtl w:val="0"/>
                  <w:rPrChange w:author="Kamila Nurhusna" w:id="139" w:date="2026-08-29T04:49:27Z">
                    <w:rPr/>
                  </w:rPrChange>
                </w:rPr>
                <w:t xml:space="preserve">Prosedur pelaksanaan pekerjaan dari pemberi tugas.</w:t>
              </w:r>
            </w:ins>
          </w:p>
          <w:p w:rsidR="00000000" w:rsidDel="00000000" w:rsidP="00000000" w:rsidRDefault="00000000" w:rsidRPr="00000000" w14:paraId="000005F8">
            <w:pPr>
              <w:numPr>
                <w:ilvl w:val="0"/>
                <w:numId w:val="28"/>
              </w:numPr>
              <w:ind w:left="720" w:hanging="360"/>
              <w:rPr>
                <w:del w:author="Kamila Nurhusna" w:id="140" w:date="2026-08-29T04:49:25Z"/>
                <w:rFonts w:ascii="Bookman Old Style" w:cs="Bookman Old Style" w:eastAsia="Bookman Old Style" w:hAnsi="Bookman Old Style"/>
                <w:sz w:val="20"/>
                <w:szCs w:val="20"/>
                <w:u w:val="none"/>
                <w:rPrChange w:author="Kamila Nurhusna" w:id="141" w:date="2026-08-29T04:49:25Z">
                  <w:rPr/>
                </w:rPrChange>
              </w:rPr>
              <w:pPrChange w:author="Kamila Nurhusna" w:id="0" w:date="2026-08-29T04:49:25Z">
                <w:pPr/>
              </w:pPrChange>
            </w:pPr>
            <w:ins w:author="Kamila Nurhusna" w:id="138" w:date="2026-08-29T04:49:27Z">
              <w:r w:rsidDel="00000000" w:rsidR="00000000" w:rsidRPr="00000000">
                <w:rPr>
                  <w:rFonts w:ascii="Bookman Old Style" w:cs="Bookman Old Style" w:eastAsia="Bookman Old Style" w:hAnsi="Bookman Old Style"/>
                  <w:rtl w:val="0"/>
                  <w:rPrChange w:author="Kamila Nurhusna" w:id="139" w:date="2026-08-29T04:49:27Z">
                    <w:rPr/>
                  </w:rPrChange>
                </w:rPr>
                <w:t xml:space="preserve">Prosedur keselamatan ketenagalistrikan (K2) dalam pelaksanaan pekerjaan.</w:t>
              </w:r>
            </w:ins>
            <w:del w:author="Kamila Nurhusna" w:id="140" w:date="2026-08-29T04:49:25Z">
              <w:r w:rsidDel="00000000" w:rsidR="00000000" w:rsidRPr="00000000">
                <w:rPr>
                  <w:rFonts w:ascii="Bookman Old Style" w:cs="Bookman Old Style" w:eastAsia="Bookman Old Style" w:hAnsi="Bookman Old Style"/>
                  <w:sz w:val="20"/>
                  <w:szCs w:val="20"/>
                  <w:rtl w:val="0"/>
                  <w:rPrChange w:author="Kamila Nurhusna" w:id="141" w:date="2026-08-29T04:49:25Z">
                    <w:rPr>
                      <w:rFonts w:ascii="Bookman Old Style" w:cs="Bookman Old Style" w:eastAsia="Bookman Old Style" w:hAnsi="Bookman Old Style"/>
                      <w:sz w:val="20"/>
                      <w:szCs w:val="20"/>
                    </w:rPr>
                  </w:rPrChange>
                </w:rPr>
                <w:delText xml:space="preserve">1. Peraturan dan perundangan terkait K2</w:delText>
              </w:r>
              <w:r w:rsidDel="00000000" w:rsidR="00000000" w:rsidRPr="00000000">
                <w:rPr>
                  <w:rtl w:val="0"/>
                </w:rPr>
              </w:r>
            </w:del>
          </w:p>
          <w:p w:rsidR="00000000" w:rsidDel="00000000" w:rsidP="00000000" w:rsidRDefault="00000000" w:rsidRPr="00000000" w14:paraId="000005F9">
            <w:pPr>
              <w:rPr>
                <w:del w:author="Kamila Nurhusna" w:id="140" w:date="2026-08-29T04:49:25Z"/>
                <w:rFonts w:ascii="Bookman Old Style" w:cs="Bookman Old Style" w:eastAsia="Bookman Old Style" w:hAnsi="Bookman Old Style"/>
                <w:sz w:val="20"/>
                <w:szCs w:val="20"/>
                <w:rPrChange w:author="Kamila Nurhusna" w:id="141" w:date="2026-08-29T04:49:25Z">
                  <w:rPr/>
                </w:rPrChange>
              </w:rPr>
            </w:pPr>
            <w:del w:author="Kamila Nurhusna" w:id="140" w:date="2026-08-29T04:49:25Z">
              <w:r w:rsidDel="00000000" w:rsidR="00000000" w:rsidRPr="00000000">
                <w:rPr>
                  <w:rFonts w:ascii="Bookman Old Style" w:cs="Bookman Old Style" w:eastAsia="Bookman Old Style" w:hAnsi="Bookman Old Style"/>
                  <w:sz w:val="20"/>
                  <w:szCs w:val="20"/>
                  <w:rtl w:val="0"/>
                  <w:rPrChange w:author="Kamila Nurhusna" w:id="141" w:date="2026-08-29T04:49:25Z">
                    <w:rPr>
                      <w:rFonts w:ascii="Bookman Old Style" w:cs="Bookman Old Style" w:eastAsia="Bookman Old Style" w:hAnsi="Bookman Old Style"/>
                      <w:sz w:val="20"/>
                      <w:szCs w:val="20"/>
                    </w:rPr>
                  </w:rPrChange>
                </w:rPr>
                <w:delText xml:space="preserve">2. Prosedur pelaksanaan pekerjaan dari pemberi tugas</w:delText>
              </w:r>
              <w:r w:rsidDel="00000000" w:rsidR="00000000" w:rsidRPr="00000000">
                <w:rPr>
                  <w:rtl w:val="0"/>
                </w:rPr>
              </w:r>
            </w:del>
          </w:p>
          <w:p w:rsidR="00000000" w:rsidDel="00000000" w:rsidP="00000000" w:rsidRDefault="00000000" w:rsidRPr="00000000" w14:paraId="000005FA">
            <w:pPr>
              <w:rPr>
                <w:del w:author="Kamila Nurhusna" w:id="140" w:date="2026-08-29T04:49:25Z"/>
                <w:rFonts w:ascii="Bookman Old Style" w:cs="Bookman Old Style" w:eastAsia="Bookman Old Style" w:hAnsi="Bookman Old Style"/>
                <w:sz w:val="20"/>
                <w:szCs w:val="20"/>
                <w:rPrChange w:author="Kamila Nurhusna" w:id="141" w:date="2026-08-29T04:49:25Z">
                  <w:rPr/>
                </w:rPrChange>
              </w:rPr>
            </w:pPr>
            <w:del w:author="Kamila Nurhusna" w:id="140" w:date="2026-08-29T04:49:25Z">
              <w:r w:rsidDel="00000000" w:rsidR="00000000" w:rsidRPr="00000000">
                <w:rPr>
                  <w:rFonts w:ascii="Bookman Old Style" w:cs="Bookman Old Style" w:eastAsia="Bookman Old Style" w:hAnsi="Bookman Old Style"/>
                  <w:sz w:val="20"/>
                  <w:szCs w:val="20"/>
                  <w:rtl w:val="0"/>
                  <w:rPrChange w:author="Kamila Nurhusna" w:id="141" w:date="2026-08-29T04:49:25Z">
                    <w:rPr>
                      <w:rFonts w:ascii="Bookman Old Style" w:cs="Bookman Old Style" w:eastAsia="Bookman Old Style" w:hAnsi="Bookman Old Style"/>
                      <w:sz w:val="20"/>
                      <w:szCs w:val="20"/>
                    </w:rPr>
                  </w:rPrChange>
                </w:rPr>
                <w:delText xml:space="preserve">3. Batas tugas dan tanggung jawab pemberi perintah</w:delText>
              </w:r>
              <w:r w:rsidDel="00000000" w:rsidR="00000000" w:rsidRPr="00000000">
                <w:rPr>
                  <w:rtl w:val="0"/>
                </w:rPr>
              </w:r>
            </w:del>
          </w:p>
          <w:p w:rsidR="00000000" w:rsidDel="00000000" w:rsidP="00000000" w:rsidRDefault="00000000" w:rsidRPr="00000000" w14:paraId="000005FB">
            <w:pPr>
              <w:rPr/>
            </w:pPr>
            <w:del w:author="Kamila Nurhusna" w:id="140" w:date="2026-08-29T04:49:25Z">
              <w:r w:rsidDel="00000000" w:rsidR="00000000" w:rsidRPr="00000000">
                <w:rPr>
                  <w:rFonts w:ascii="Bookman Old Style" w:cs="Bookman Old Style" w:eastAsia="Bookman Old Style" w:hAnsi="Bookman Old Style"/>
                  <w:sz w:val="20"/>
                  <w:szCs w:val="20"/>
                  <w:rtl w:val="0"/>
                  <w:rPrChange w:author="Kamila Nurhusna" w:id="141" w:date="2026-08-29T04:49:25Z">
                    <w:rPr>
                      <w:rFonts w:ascii="Bookman Old Style" w:cs="Bookman Old Style" w:eastAsia="Bookman Old Style" w:hAnsi="Bookman Old Style"/>
                      <w:sz w:val="20"/>
                      <w:szCs w:val="20"/>
                    </w:rPr>
                  </w:rPrChange>
                </w:rPr>
                <w:delText xml:space="preserve">4. Penggunaan alat kerja sederhana</w:delText>
              </w:r>
            </w:del>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5FC">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Change w:author="hanifah nurawaliah" w:id="142" w:date="2026-08-29T05:20:29Z">
              <w:tcPr>
                <w:tcMar>
                  <w:top w:w="30.0" w:type="dxa"/>
                  <w:left w:w="35.0" w:type="dxa"/>
                  <w:bottom w:w="30.0" w:type="dxa"/>
                  <w:right w:w="35.0" w:type="dxa"/>
                </w:tcMar>
              </w:tcPr>
            </w:tcPrChange>
          </w:tcPr>
          <w:p w:rsidR="00000000" w:rsidDel="00000000" w:rsidP="00000000" w:rsidRDefault="00000000" w:rsidRPr="00000000" w14:paraId="000005FD">
            <w:pPr>
              <w:spacing w:after="160" w:line="276" w:lineRule="auto"/>
              <w:ind w:left="420" w:firstLine="0"/>
              <w:jc w:val="both"/>
              <w:rPr>
                <w:rFonts w:ascii="Bookman Old Style" w:cs="Bookman Old Style" w:eastAsia="Bookman Old Style" w:hAnsi="Bookman Old Style"/>
                <w:rPrChange w:author="hanifah nurawaliah" w:id="142" w:date="2026-08-29T05:20:29Z">
                  <w:rPr/>
                </w:rPrChange>
              </w:rPr>
              <w:pPrChange w:author="hanifah nurawaliah" w:id="0" w:date="2026-08-29T05:20:29Z">
                <w:pPr/>
              </w:pPrChange>
            </w:pPr>
            <w:ins w:author="hanifah nurawaliah" w:id="143" w:date="2026-08-29T05:20:29Z">
              <w:r w:rsidDel="00000000" w:rsidR="00000000" w:rsidRPr="00000000">
                <w:rPr>
                  <w:rFonts w:ascii="Bookman Old Style" w:cs="Bookman Old Style" w:eastAsia="Bookman Old Style" w:hAnsi="Bookman Old Style"/>
                  <w:rtl w:val="0"/>
                  <w:rPrChange w:author="hanifah nurawaliah" w:id="142" w:date="2026-08-29T05:20:29Z">
                    <w:rPr>
                      <w:rFonts w:ascii="Bookman Old Style" w:cs="Bookman Old Style" w:eastAsia="Bookman Old Style" w:hAnsi="Bookman Old Style"/>
                      <w:sz w:val="24"/>
                      <w:szCs w:val="24"/>
                    </w:rPr>
                  </w:rPrChange>
                </w:rPr>
                <w:t xml:space="preserve">Menerapkan prosedur pelaksanaan pekerjaan sesuai instruksi pemberi tugas secara disiplin, cermat, dan bertanggung jawab.</w:t>
              </w:r>
            </w:ins>
            <w:del w:author="hanifah nurawaliah" w:id="143" w:date="2026-08-29T05:20:29Z">
              <w:r w:rsidDel="00000000" w:rsidR="00000000" w:rsidRPr="00000000">
                <w:rPr>
                  <w:rFonts w:ascii="Bookman Old Style" w:cs="Bookman Old Style" w:eastAsia="Bookman Old Style" w:hAnsi="Bookman Old Style"/>
                  <w:rtl w:val="0"/>
                  <w:rPrChange w:author="hanifah nurawaliah" w:id="142" w:date="2026-08-29T05:20:29Z">
                    <w:rPr>
                      <w:rFonts w:ascii="Bookman Old Style" w:cs="Bookman Old Style" w:eastAsia="Bookman Old Style" w:hAnsi="Bookman Old Style"/>
                      <w:sz w:val="20"/>
                      <w:szCs w:val="20"/>
                    </w:rPr>
                  </w:rPrChange>
                </w:rPr>
                <w:delText xml:space="preserve">Menerapkan prosedur pelaksanaan pekerjaan dari pemberi tugas secara disiplin sesuai prosedur.</w:delText>
              </w:r>
            </w:del>
            <w:r w:rsidDel="00000000" w:rsidR="00000000" w:rsidRPr="00000000">
              <w:rPr>
                <w:rtl w:val="0"/>
              </w:rPr>
            </w:r>
          </w:p>
        </w:tc>
        <w:tc>
          <w:tcPr>
            <w:vMerge w:val="restart"/>
            <w:tcMar>
              <w:top w:w="30.0" w:type="dxa"/>
              <w:left w:w="35.0" w:type="dxa"/>
              <w:bottom w:w="30.0" w:type="dxa"/>
              <w:right w:w="35.0" w:type="dxa"/>
            </w:tcMar>
            <w:tcPrChange w:author="hanifah nurawaliah" w:id="142" w:date="2026-08-29T05:20:29Z">
              <w:tcPr>
                <w:tcMar>
                  <w:top w:w="30.0" w:type="dxa"/>
                  <w:left w:w="35.0" w:type="dxa"/>
                  <w:bottom w:w="30.0" w:type="dxa"/>
                  <w:right w:w="35.0" w:type="dxa"/>
                </w:tcMar>
              </w:tcPr>
            </w:tcPrChange>
          </w:tcPr>
          <w:p w:rsidR="00000000" w:rsidDel="00000000" w:rsidP="00000000" w:rsidRDefault="00000000" w:rsidRPr="00000000" w14:paraId="000005FE">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8 JP</w:t>
            </w:r>
            <w:r w:rsidDel="00000000" w:rsidR="00000000" w:rsidRPr="00000000">
              <w:rPr>
                <w:rtl w:val="0"/>
              </w:rPr>
            </w:r>
          </w:p>
        </w:tc>
      </w:tr>
      <w:tr>
        <w:trPr>
          <w:cantSplit w:val="1"/>
          <w:tblHeader w:val="0"/>
          <w:trPrChange w:author="hanifah nurawaliah" w:id="144" w:date="2026-08-29T05:20:43Z">
            <w:trPr>
              <w:cantSplit w:val="1"/>
              <w:tblHeader w:val="0"/>
            </w:trPr>
          </w:trPrChange>
        </w:trPr>
        <w:tc>
          <w:tcPr>
            <w:vMerge w:val="continue"/>
            <w:tcMar>
              <w:top w:w="30.0" w:type="dxa"/>
              <w:left w:w="35.0" w:type="dxa"/>
              <w:bottom w:w="30.0" w:type="dxa"/>
              <w:right w:w="35.0" w:type="dxa"/>
            </w:tcMar>
          </w:tcPr>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601">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1.2</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602">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Prosedur keselamatan ketenagalistrikan (K2) terkait pelaksanaan pekerjaan dari pemberi tugas diterapkan.</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605">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Change w:author="hanifah nurawaliah" w:id="144" w:date="2026-08-29T05:20:43Z">
              <w:tcPr>
                <w:tcMar>
                  <w:top w:w="30.0" w:type="dxa"/>
                  <w:left w:w="35.0" w:type="dxa"/>
                  <w:bottom w:w="30.0" w:type="dxa"/>
                  <w:right w:w="35.0" w:type="dxa"/>
                </w:tcMar>
              </w:tcPr>
            </w:tcPrChange>
          </w:tcPr>
          <w:p w:rsidR="00000000" w:rsidDel="00000000" w:rsidP="00000000" w:rsidRDefault="00000000" w:rsidRPr="00000000" w14:paraId="00000606">
            <w:pPr>
              <w:spacing w:after="160" w:line="276" w:lineRule="auto"/>
              <w:ind w:left="420" w:firstLine="0"/>
              <w:jc w:val="both"/>
              <w:rPr>
                <w:rFonts w:ascii="Bookman Old Style" w:cs="Bookman Old Style" w:eastAsia="Bookman Old Style" w:hAnsi="Bookman Old Style"/>
                <w:rPrChange w:author="hanifah nurawaliah" w:id="144" w:date="2026-08-29T05:20:43Z">
                  <w:rPr/>
                </w:rPrChange>
              </w:rPr>
              <w:pPrChange w:author="hanifah nurawaliah" w:id="0" w:date="2026-08-29T05:20:43Z">
                <w:pPr/>
              </w:pPrChange>
            </w:pPr>
            <w:ins w:author="hanifah nurawaliah" w:id="145" w:date="2026-08-29T05:20:43Z">
              <w:r w:rsidDel="00000000" w:rsidR="00000000" w:rsidRPr="00000000">
                <w:rPr>
                  <w:rFonts w:ascii="Bookman Old Style" w:cs="Bookman Old Style" w:eastAsia="Bookman Old Style" w:hAnsi="Bookman Old Style"/>
                  <w:rtl w:val="0"/>
                  <w:rPrChange w:author="hanifah nurawaliah" w:id="144" w:date="2026-08-29T05:20:43Z">
                    <w:rPr>
                      <w:rFonts w:ascii="Bookman Old Style" w:cs="Bookman Old Style" w:eastAsia="Bookman Old Style" w:hAnsi="Bookman Old Style"/>
                      <w:sz w:val="24"/>
                      <w:szCs w:val="24"/>
                    </w:rPr>
                  </w:rPrChange>
                </w:rPr>
                <w:t xml:space="preserve">Menerapkan prosedur keselamatan ketenagalistrikan (K2) terkait pelaksanaan pekerjaan secara disiplin, cermat, dan bertanggung jawab.</w:t>
              </w:r>
            </w:ins>
            <w:del w:author="hanifah nurawaliah" w:id="145" w:date="2026-08-29T05:20:43Z">
              <w:r w:rsidDel="00000000" w:rsidR="00000000" w:rsidRPr="00000000">
                <w:rPr>
                  <w:rFonts w:ascii="Bookman Old Style" w:cs="Bookman Old Style" w:eastAsia="Bookman Old Style" w:hAnsi="Bookman Old Style"/>
                  <w:rtl w:val="0"/>
                  <w:rPrChange w:author="hanifah nurawaliah" w:id="144" w:date="2026-08-29T05:20:43Z">
                    <w:rPr>
                      <w:rFonts w:ascii="Bookman Old Style" w:cs="Bookman Old Style" w:eastAsia="Bookman Old Style" w:hAnsi="Bookman Old Style"/>
                      <w:sz w:val="20"/>
                      <w:szCs w:val="20"/>
                    </w:rPr>
                  </w:rPrChange>
                </w:rPr>
                <w:delText xml:space="preserve">Menerapkan prosedur keselamatan ketenagalistrikan (K2) terkait pelaksanaan pekerjaan dari pemberi tugas secara disiplin sesuai prosedur.</w:delText>
              </w:r>
            </w:del>
            <w:r w:rsidDel="00000000" w:rsidR="00000000" w:rsidRPr="00000000">
              <w:rPr>
                <w:rtl w:val="0"/>
              </w:rPr>
            </w:r>
          </w:p>
        </w:tc>
        <w:tc>
          <w:tcPr>
            <w:vMerge w:val="continue"/>
            <w:tcMar>
              <w:top w:w="30.0" w:type="dxa"/>
              <w:left w:w="35.0" w:type="dxa"/>
              <w:bottom w:w="30.0" w:type="dxa"/>
              <w:right w:w="35.0" w:type="dxa"/>
            </w:tcMar>
            <w:tcPrChange w:author="hanifah nurawaliah" w:id="144" w:date="2026-08-29T05:20:43Z">
              <w:tcPr>
                <w:tcMar>
                  <w:top w:w="30.0" w:type="dxa"/>
                  <w:left w:w="35.0" w:type="dxa"/>
                  <w:bottom w:w="30.0" w:type="dxa"/>
                  <w:right w:w="35.0" w:type="dxa"/>
                </w:tcMar>
              </w:tcPr>
            </w:tcPrChange>
          </w:tcPr>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blHeader w:val="0"/>
        </w:trPr>
        <w:tc>
          <w:tcPr>
            <w:tcMar>
              <w:top w:w="30.0" w:type="dxa"/>
              <w:left w:w="35.0" w:type="dxa"/>
              <w:bottom w:w="30.0" w:type="dxa"/>
              <w:right w:w="35.0" w:type="dxa"/>
            </w:tcMar>
          </w:tcPr>
          <w:p w:rsidR="00000000" w:rsidDel="00000000" w:rsidP="00000000" w:rsidRDefault="00000000" w:rsidRPr="00000000" w14:paraId="00000608">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2.</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609">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Membuat laporan pelaksanaan tugas</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60A">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2.1</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60B">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Laporan pelaksanaan tugas disampaikan.</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60C">
            <w:pPr>
              <w:rPr/>
            </w:pPr>
            <w:ins w:author="hanifah nurawaliah" w:id="146" w:date="2026-08-29T05:20:56Z">
              <w:r w:rsidDel="00000000" w:rsidR="00000000" w:rsidRPr="00000000">
                <w:rPr>
                  <w:rFonts w:ascii="Bookman Old Style" w:cs="Bookman Old Style" w:eastAsia="Bookman Old Style" w:hAnsi="Bookman Old Style"/>
                  <w:rtl w:val="0"/>
                  <w:rPrChange w:author="hanifah nurawaliah" w:id="147" w:date="2026-08-29T05:20:56Z">
                    <w:rPr>
                      <w:rFonts w:ascii="Bookman Old Style" w:cs="Bookman Old Style" w:eastAsia="Bookman Old Style" w:hAnsi="Bookman Old Style"/>
                      <w:sz w:val="24"/>
                      <w:szCs w:val="24"/>
                    </w:rPr>
                  </w:rPrChange>
                </w:rPr>
                <w:t xml:space="preserve">Disampaikannya laporan pelaksanaan tugas yang lengkap sesuai prosedur yang berlaku secara teliti dan bertanggung jawab.</w:t>
              </w:r>
              <w:r w:rsidDel="00000000" w:rsidR="00000000" w:rsidRPr="00000000">
                <w:rPr>
                  <w:rtl w:val="0"/>
                  <w:rPrChange w:author="hanifah nurawaliah" w:id="147" w:date="2026-08-29T05:20:56Z">
                    <w:rPr>
                      <w:rFonts w:ascii="Bookman Old Style" w:cs="Bookman Old Style" w:eastAsia="Bookman Old Style" w:hAnsi="Bookman Old Style"/>
                      <w:sz w:val="24"/>
                      <w:szCs w:val="24"/>
                    </w:rPr>
                  </w:rPrChange>
                </w:rPr>
                <w:t xml:space="preserve"> </w:t>
              </w:r>
            </w:ins>
            <w:del w:author="hanifah nurawaliah" w:id="146" w:date="2026-08-29T05:20:56Z">
              <w:r w:rsidDel="00000000" w:rsidR="00000000" w:rsidRPr="00000000">
                <w:rPr>
                  <w:rtl w:val="0"/>
                  <w:rPrChange w:author="hanifah nurawaliah" w:id="147" w:date="2026-08-29T05:20:56Z">
                    <w:rPr>
                      <w:rFonts w:ascii="Bookman Old Style" w:cs="Bookman Old Style" w:eastAsia="Bookman Old Style" w:hAnsi="Bookman Old Style"/>
                      <w:sz w:val="20"/>
                      <w:szCs w:val="20"/>
                    </w:rPr>
                  </w:rPrChange>
                </w:rPr>
                <w:delText xml:space="preserve">Tersampaikannya laporan pelaksanaan tugas sesuai ketentuan secara disiplin.</w:delText>
              </w:r>
            </w:del>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60D">
            <w:pPr>
              <w:rPr/>
            </w:pPr>
            <w:r w:rsidDel="00000000" w:rsidR="00000000" w:rsidRPr="00000000">
              <w:rPr>
                <w:rFonts w:ascii="Bookman Old Style" w:cs="Bookman Old Style" w:eastAsia="Bookman Old Style" w:hAnsi="Bookman Old Style"/>
                <w:sz w:val="20"/>
                <w:szCs w:val="20"/>
                <w:rtl w:val="0"/>
              </w:rPr>
              <w:t xml:space="preserve">Penjelasan tentang:</w:t>
            </w:r>
            <w:r w:rsidDel="00000000" w:rsidR="00000000" w:rsidRPr="00000000">
              <w:rPr>
                <w:rtl w:val="0"/>
              </w:rPr>
            </w:r>
          </w:p>
          <w:p w:rsidR="00000000" w:rsidDel="00000000" w:rsidP="00000000" w:rsidRDefault="00000000" w:rsidRPr="00000000" w14:paraId="0000060E">
            <w:pPr>
              <w:widowControl w:val="0"/>
              <w:numPr>
                <w:ilvl w:val="0"/>
                <w:numId w:val="12"/>
              </w:numPr>
              <w:spacing w:after="120" w:line="259" w:lineRule="auto"/>
              <w:ind w:left="720" w:hanging="360"/>
              <w:jc w:val="both"/>
              <w:rPr>
                <w:ins w:author="Kamila Nurhusna" w:id="148" w:date="2026-08-29T04:49:46Z"/>
                <w:rFonts w:ascii="Bookman Old Style" w:cs="Bookman Old Style" w:eastAsia="Bookman Old Style" w:hAnsi="Bookman Old Style"/>
              </w:rPr>
            </w:pPr>
            <w:ins w:author="Kamila Nurhusna" w:id="148" w:date="2026-08-29T04:49:46Z">
              <w:r w:rsidDel="00000000" w:rsidR="00000000" w:rsidRPr="00000000">
                <w:rPr>
                  <w:rFonts w:ascii="Bookman Old Style" w:cs="Bookman Old Style" w:eastAsia="Bookman Old Style" w:hAnsi="Bookman Old Style"/>
                  <w:rtl w:val="0"/>
                  <w:rPrChange w:author="Kamila Nurhusna" w:id="149" w:date="2026-08-29T04:49:46Z">
                    <w:rPr/>
                  </w:rPrChange>
                </w:rPr>
                <w:t xml:space="preserve">Format dan tata cara penyusunan laporan pelaksanaan tugas.</w:t>
              </w:r>
            </w:ins>
          </w:p>
          <w:p w:rsidR="00000000" w:rsidDel="00000000" w:rsidP="00000000" w:rsidRDefault="00000000" w:rsidRPr="00000000" w14:paraId="0000060F">
            <w:pPr>
              <w:numPr>
                <w:ilvl w:val="0"/>
                <w:numId w:val="12"/>
              </w:numPr>
              <w:ind w:left="720" w:hanging="360"/>
              <w:rPr>
                <w:del w:author="Kamila Nurhusna" w:id="150" w:date="2026-08-29T04:49:44Z"/>
                <w:rFonts w:ascii="Bookman Old Style" w:cs="Bookman Old Style" w:eastAsia="Bookman Old Style" w:hAnsi="Bookman Old Style"/>
                <w:sz w:val="20"/>
                <w:szCs w:val="20"/>
                <w:u w:val="none"/>
                <w:rPrChange w:author="Kamila Nurhusna" w:id="151" w:date="2026-08-29T04:49:44Z">
                  <w:rPr/>
                </w:rPrChange>
              </w:rPr>
              <w:pPrChange w:author="Kamila Nurhusna" w:id="0" w:date="2026-08-29T04:49:44Z">
                <w:pPr/>
              </w:pPrChange>
            </w:pPr>
            <w:ins w:author="Kamila Nurhusna" w:id="148" w:date="2026-08-29T04:49:46Z">
              <w:r w:rsidDel="00000000" w:rsidR="00000000" w:rsidRPr="00000000">
                <w:rPr>
                  <w:rFonts w:ascii="Bookman Old Style" w:cs="Bookman Old Style" w:eastAsia="Bookman Old Style" w:hAnsi="Bookman Old Style"/>
                  <w:rtl w:val="0"/>
                  <w:rPrChange w:author="Kamila Nurhusna" w:id="149" w:date="2026-08-29T04:49:46Z">
                    <w:rPr/>
                  </w:rPrChange>
                </w:rPr>
                <w:t xml:space="preserve">Prosedur pembuatan dokumen laporan pelaksanaan tugas.</w:t>
              </w:r>
            </w:ins>
            <w:del w:author="Kamila Nurhusna" w:id="150" w:date="2026-08-29T04:49:44Z">
              <w:r w:rsidDel="00000000" w:rsidR="00000000" w:rsidRPr="00000000">
                <w:rPr>
                  <w:rFonts w:ascii="Bookman Old Style" w:cs="Bookman Old Style" w:eastAsia="Bookman Old Style" w:hAnsi="Bookman Old Style"/>
                  <w:sz w:val="20"/>
                  <w:szCs w:val="20"/>
                  <w:rtl w:val="0"/>
                </w:rPr>
                <w:delText xml:space="preserve">1. Tata cara penyampaian laporan pelaksanaan tugas</w:delText>
              </w:r>
              <w:r w:rsidDel="00000000" w:rsidR="00000000" w:rsidRPr="00000000">
                <w:rPr>
                  <w:rtl w:val="0"/>
                </w:rPr>
              </w:r>
            </w:del>
          </w:p>
          <w:p w:rsidR="00000000" w:rsidDel="00000000" w:rsidP="00000000" w:rsidRDefault="00000000" w:rsidRPr="00000000" w14:paraId="00000610">
            <w:pPr>
              <w:rPr/>
            </w:pPr>
            <w:del w:author="Kamila Nurhusna" w:id="150" w:date="2026-08-29T04:49:44Z">
              <w:r w:rsidDel="00000000" w:rsidR="00000000" w:rsidRPr="00000000">
                <w:rPr>
                  <w:rFonts w:ascii="Bookman Old Style" w:cs="Bookman Old Style" w:eastAsia="Bookman Old Style" w:hAnsi="Bookman Old Style"/>
                  <w:sz w:val="20"/>
                  <w:szCs w:val="20"/>
                  <w:rtl w:val="0"/>
                </w:rPr>
                <w:delText xml:space="preserve">2. Informasi hasil pekerjaan yang harus dilaporkan</w:delText>
              </w:r>
            </w:del>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611">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2.1</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612">
            <w:pPr>
              <w:rPr/>
            </w:pPr>
            <w:ins w:author="hanifah nurawaliah" w:id="152" w:date="2026-08-29T05:21:26Z">
              <w:r w:rsidDel="00000000" w:rsidR="00000000" w:rsidRPr="00000000">
                <w:rPr>
                  <w:rFonts w:ascii="Bookman Old Style" w:cs="Bookman Old Style" w:eastAsia="Bookman Old Style" w:hAnsi="Bookman Old Style"/>
                  <w:rtl w:val="0"/>
                  <w:rPrChange w:author="hanifah nurawaliah" w:id="153" w:date="2026-08-29T05:21:26Z">
                    <w:rPr>
                      <w:rFonts w:ascii="Bookman Old Style" w:cs="Bookman Old Style" w:eastAsia="Bookman Old Style" w:hAnsi="Bookman Old Style"/>
                      <w:sz w:val="24"/>
                      <w:szCs w:val="24"/>
                    </w:rPr>
                  </w:rPrChange>
                </w:rPr>
                <w:t xml:space="preserve">Menyampaikan laporan pelaksanaan tugas sesuai dengan prosedur secara teliti, jujur, komunikatif, dan bertanggung jawab.</w:t>
              </w:r>
              <w:r w:rsidDel="00000000" w:rsidR="00000000" w:rsidRPr="00000000">
                <w:rPr>
                  <w:rtl w:val="0"/>
                  <w:rPrChange w:author="hanifah nurawaliah" w:id="153" w:date="2026-08-29T05:21:26Z">
                    <w:rPr>
                      <w:rFonts w:ascii="Bookman Old Style" w:cs="Bookman Old Style" w:eastAsia="Bookman Old Style" w:hAnsi="Bookman Old Style"/>
                      <w:sz w:val="24"/>
                      <w:szCs w:val="24"/>
                    </w:rPr>
                  </w:rPrChange>
                </w:rPr>
                <w:t xml:space="preserve"> </w:t>
              </w:r>
            </w:ins>
            <w:del w:author="hanifah nurawaliah" w:id="152" w:date="2026-08-29T05:21:26Z">
              <w:r w:rsidDel="00000000" w:rsidR="00000000" w:rsidRPr="00000000">
                <w:rPr>
                  <w:rtl w:val="0"/>
                  <w:rPrChange w:author="hanifah nurawaliah" w:id="153" w:date="2026-08-29T05:21:26Z">
                    <w:rPr>
                      <w:rFonts w:ascii="Bookman Old Style" w:cs="Bookman Old Style" w:eastAsia="Bookman Old Style" w:hAnsi="Bookman Old Style"/>
                      <w:sz w:val="20"/>
                      <w:szCs w:val="20"/>
                    </w:rPr>
                  </w:rPrChange>
                </w:rPr>
                <w:delText xml:space="preserve">Menyampaikan laporan pelaksanaan tugas secara disiplin sesuai prosedur.</w:delText>
              </w:r>
            </w:del>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613">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4 JP</w:t>
            </w:r>
            <w:r w:rsidDel="00000000" w:rsidR="00000000" w:rsidRPr="00000000">
              <w:rPr>
                <w:rtl w:val="0"/>
              </w:rPr>
            </w:r>
          </w:p>
        </w:tc>
      </w:tr>
      <w:tr>
        <w:trPr>
          <w:cantSplit w:val="1"/>
          <w:tblHeader w:val="0"/>
        </w:trPr>
        <w:tc>
          <w:tcPr>
            <w:gridSpan w:val="9"/>
            <w:tcMar>
              <w:top w:w="30.0" w:type="dxa"/>
              <w:left w:w="35.0" w:type="dxa"/>
              <w:bottom w:w="30.0" w:type="dxa"/>
              <w:right w:w="35.0" w:type="dxa"/>
            </w:tcMar>
          </w:tcPr>
          <w:p w:rsidR="00000000" w:rsidDel="00000000" w:rsidP="00000000" w:rsidRDefault="00000000" w:rsidRPr="00000000" w14:paraId="00000614">
            <w:pPr>
              <w:jc w:val="both"/>
              <w:rPr/>
            </w:pPr>
            <w:r w:rsidDel="00000000" w:rsidR="00000000" w:rsidRPr="00000000">
              <w:rPr>
                <w:rFonts w:ascii="Bookman Old Style" w:cs="Bookman Old Style" w:eastAsia="Bookman Old Style" w:hAnsi="Bookman Old Style"/>
                <w:b w:val="1"/>
                <w:bCs w:val="1"/>
                <w:sz w:val="20"/>
                <w:szCs w:val="20"/>
                <w:rtl w:val="0"/>
              </w:rPr>
              <w:t xml:space="preserve">Asesmen</w:t>
              <w:br w:type="textWrapping"/>
            </w:r>
            <w:r w:rsidDel="00000000" w:rsidR="00000000" w:rsidRPr="00000000">
              <w:rPr>
                <w:rtl w:val="0"/>
              </w:rPr>
            </w:r>
          </w:p>
        </w:tc>
      </w:tr>
    </w:tbl>
    <w:p w:rsidR="00000000" w:rsidDel="00000000" w:rsidP="00000000" w:rsidRDefault="00000000" w:rsidRPr="00000000" w14:paraId="0000061D">
      <w:pPr>
        <w:rPr>
          <w:rFonts w:ascii="Bookman Old Style" w:cs="Bookman Old Style" w:eastAsia="Bookman Old Style" w:hAnsi="Bookman Old Style"/>
          <w:sz w:val="24"/>
          <w:szCs w:val="24"/>
        </w:rPr>
      </w:pPr>
      <w:r w:rsidDel="00000000" w:rsidR="00000000" w:rsidRPr="00000000">
        <w:rPr>
          <w:rtl w:val="0"/>
        </w:rPr>
      </w:r>
    </w:p>
    <w:tbl>
      <w:tblPr>
        <w:tblStyle w:val="Table19"/>
        <w:tblW w:w="13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60"/>
        <w:gridCol w:w="2500"/>
        <w:gridCol w:w="360"/>
        <w:gridCol w:w="10100"/>
        <w:tblGridChange w:id="0">
          <w:tblGrid>
            <w:gridCol w:w="760"/>
            <w:gridCol w:w="2500"/>
            <w:gridCol w:w="360"/>
            <w:gridCol w:w="10100"/>
          </w:tblGrid>
        </w:tblGridChange>
      </w:tblGrid>
      <w:tr>
        <w:trPr>
          <w:cantSplit w:val="1"/>
          <w:tblHeader w:val="0"/>
        </w:trPr>
        <w:tc>
          <w:tcPr>
            <w:vMerge w:val="restart"/>
            <w:tcMar>
              <w:top w:w="35.0" w:type="dxa"/>
              <w:left w:w="55.0" w:type="dxa"/>
              <w:bottom w:w="35.0" w:type="dxa"/>
              <w:right w:w="55.0" w:type="dxa"/>
            </w:tcMar>
          </w:tcPr>
          <w:p w:rsidR="00000000" w:rsidDel="00000000" w:rsidP="00000000" w:rsidRDefault="00000000" w:rsidRPr="00000000" w14:paraId="0000061E">
            <w:pPr>
              <w:rPr/>
            </w:pPr>
            <w:r w:rsidDel="00000000" w:rsidR="00000000" w:rsidRPr="00000000">
              <w:rPr>
                <w:rFonts w:ascii="Bookman Old Style" w:cs="Bookman Old Style" w:eastAsia="Bookman Old Style" w:hAnsi="Bookman Old Style"/>
                <w:rtl w:val="0"/>
              </w:rPr>
              <w:t xml:space="preserve">1.9.</w:t>
            </w: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61F">
            <w:pPr>
              <w:rPr/>
            </w:pPr>
            <w:r w:rsidDel="00000000" w:rsidR="00000000" w:rsidRPr="00000000">
              <w:rPr>
                <w:rFonts w:ascii="Bookman Old Style" w:cs="Bookman Old Style" w:eastAsia="Bookman Old Style" w:hAnsi="Bookman Old Style"/>
                <w:rtl w:val="0"/>
              </w:rPr>
              <w:t xml:space="preserve">Judul Unit Kompetensi</w:t>
            </w: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620">
            <w:pPr>
              <w:jc w:val="center"/>
              <w:rPr/>
            </w:pPr>
            <w:r w:rsidDel="00000000" w:rsidR="00000000" w:rsidRPr="00000000">
              <w:rPr>
                <w:rFonts w:ascii="Bookman Old Style" w:cs="Bookman Old Style" w:eastAsia="Bookman Old Style" w:hAnsi="Bookman Old Style"/>
                <w:rtl w:val="0"/>
              </w:rPr>
              <w:t xml:space="preserve">:</w:t>
            </w:r>
            <w:r w:rsidDel="00000000" w:rsidR="00000000" w:rsidRPr="00000000">
              <w:rPr>
                <w:rtl w:val="0"/>
              </w:rPr>
            </w:r>
          </w:p>
        </w:tc>
        <w:tc>
          <w:tcPr>
            <w:tcMar>
              <w:top w:w="35.0" w:type="dxa"/>
              <w:left w:w="55.0" w:type="dxa"/>
              <w:bottom w:w="35.0" w:type="dxa"/>
              <w:right w:w="55.0" w:type="dxa"/>
            </w:tcMar>
          </w:tcPr>
          <w:p w:rsidR="00000000" w:rsidDel="00000000" w:rsidP="00000000" w:rsidRDefault="00000000" w:rsidRPr="00000000" w14:paraId="00000621">
            <w:pPr>
              <w:rPr/>
            </w:pPr>
            <w:r w:rsidDel="00000000" w:rsidR="00000000" w:rsidRPr="00000000">
              <w:rPr>
                <w:rFonts w:ascii="Bookman Old Style" w:cs="Bookman Old Style" w:eastAsia="Bookman Old Style" w:hAnsi="Bookman Old Style"/>
                <w:rtl w:val="0"/>
              </w:rPr>
              <w:t xml:space="preserve">Mengoperasikan Sistem </w:t>
            </w:r>
            <w:r w:rsidDel="00000000" w:rsidR="00000000" w:rsidRPr="00000000">
              <w:rPr>
                <w:rFonts w:ascii="Bookman Old Style" w:cs="Bookman Old Style" w:eastAsia="Bookman Old Style" w:hAnsi="Bookman Old Style"/>
                <w:i w:val="1"/>
                <w:iCs w:val="1"/>
                <w:rtl w:val="0"/>
                <w:rPrChange w:author="Jauhary Arifin" w:id="154" w:date="2026-08-29T04:09:14Z">
                  <w:rPr>
                    <w:rFonts w:ascii="Bookman Old Style" w:cs="Bookman Old Style" w:eastAsia="Bookman Old Style" w:hAnsi="Bookman Old Style"/>
                  </w:rPr>
                </w:rPrChange>
              </w:rPr>
              <w:t xml:space="preserve">Air Condensate</w:t>
            </w:r>
            <w:r w:rsidDel="00000000" w:rsidR="00000000" w:rsidRPr="00000000">
              <w:rPr>
                <w:rFonts w:ascii="Bookman Old Style" w:cs="Bookman Old Style" w:eastAsia="Bookman Old Style" w:hAnsi="Bookman Old Style"/>
                <w:rtl w:val="0"/>
              </w:rPr>
              <w:t xml:space="preserve"> bagi Pelaksana Madya</w:t>
            </w:r>
            <w:r w:rsidDel="00000000" w:rsidR="00000000" w:rsidRPr="00000000">
              <w:rPr>
                <w:rtl w:val="0"/>
              </w:rPr>
            </w:r>
          </w:p>
        </w:tc>
      </w:tr>
      <w:tr>
        <w:trPr>
          <w:cantSplit w:val="1"/>
          <w:tblHeader w:val="0"/>
        </w:trPr>
        <w:tc>
          <w:tcPr>
            <w:vMerge w:val="continue"/>
            <w:tcMar>
              <w:top w:w="35.0" w:type="dxa"/>
              <w:left w:w="55.0" w:type="dxa"/>
              <w:bottom w:w="35.0" w:type="dxa"/>
              <w:right w:w="55.0" w:type="dxa"/>
            </w:tcMar>
          </w:tcPr>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623">
            <w:pPr>
              <w:rPr/>
            </w:pPr>
            <w:r w:rsidDel="00000000" w:rsidR="00000000" w:rsidRPr="00000000">
              <w:rPr>
                <w:rFonts w:ascii="Bookman Old Style" w:cs="Bookman Old Style" w:eastAsia="Bookman Old Style" w:hAnsi="Bookman Old Style"/>
                <w:rtl w:val="0"/>
              </w:rPr>
              <w:t xml:space="preserve">Kode</w:t>
            </w: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624">
            <w:pPr>
              <w:jc w:val="center"/>
              <w:rPr/>
            </w:pPr>
            <w:r w:rsidDel="00000000" w:rsidR="00000000" w:rsidRPr="00000000">
              <w:rPr>
                <w:rFonts w:ascii="Bookman Old Style" w:cs="Bookman Old Style" w:eastAsia="Bookman Old Style" w:hAnsi="Bookman Old Style"/>
                <w:rtl w:val="0"/>
              </w:rPr>
              <w:t xml:space="preserve">:</w:t>
            </w:r>
            <w:r w:rsidDel="00000000" w:rsidR="00000000" w:rsidRPr="00000000">
              <w:rPr>
                <w:rtl w:val="0"/>
              </w:rPr>
            </w:r>
          </w:p>
        </w:tc>
        <w:tc>
          <w:tcPr>
            <w:tcMar>
              <w:top w:w="35.0" w:type="dxa"/>
              <w:left w:w="55.0" w:type="dxa"/>
              <w:bottom w:w="35.0" w:type="dxa"/>
              <w:right w:w="55.0" w:type="dxa"/>
            </w:tcMar>
          </w:tcPr>
          <w:p w:rsidR="00000000" w:rsidDel="00000000" w:rsidP="00000000" w:rsidRDefault="00000000" w:rsidRPr="00000000" w14:paraId="00000625">
            <w:pPr>
              <w:rPr/>
            </w:pPr>
            <w:r w:rsidDel="00000000" w:rsidR="00000000" w:rsidRPr="00000000">
              <w:rPr>
                <w:rFonts w:ascii="Bookman Old Style" w:cs="Bookman Old Style" w:eastAsia="Bookman Old Style" w:hAnsi="Bookman Old Style"/>
                <w:rtl w:val="0"/>
              </w:rPr>
              <w:t xml:space="preserve">D.35.114.00.009.1</w:t>
            </w:r>
            <w:r w:rsidDel="00000000" w:rsidR="00000000" w:rsidRPr="00000000">
              <w:rPr>
                <w:rtl w:val="0"/>
              </w:rPr>
            </w:r>
          </w:p>
        </w:tc>
      </w:tr>
      <w:tr>
        <w:trPr>
          <w:cantSplit w:val="1"/>
          <w:tblHeader w:val="0"/>
        </w:trPr>
        <w:tc>
          <w:tcPr>
            <w:vMerge w:val="continue"/>
            <w:tcMar>
              <w:top w:w="35.0" w:type="dxa"/>
              <w:left w:w="55.0" w:type="dxa"/>
              <w:bottom w:w="35.0" w:type="dxa"/>
              <w:right w:w="55.0" w:type="dxa"/>
            </w:tcMar>
          </w:tcPr>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627">
            <w:pPr>
              <w:rPr/>
            </w:pPr>
            <w:r w:rsidDel="00000000" w:rsidR="00000000" w:rsidRPr="00000000">
              <w:rPr>
                <w:rFonts w:ascii="Bookman Old Style" w:cs="Bookman Old Style" w:eastAsia="Bookman Old Style" w:hAnsi="Bookman Old Style"/>
                <w:rtl w:val="0"/>
              </w:rPr>
              <w:t xml:space="preserve">Perkiraan Waktu</w:t>
            </w: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628">
            <w:pPr>
              <w:jc w:val="center"/>
              <w:rPr/>
            </w:pPr>
            <w:r w:rsidDel="00000000" w:rsidR="00000000" w:rsidRPr="00000000">
              <w:rPr>
                <w:rFonts w:ascii="Bookman Old Style" w:cs="Bookman Old Style" w:eastAsia="Bookman Old Style" w:hAnsi="Bookman Old Style"/>
                <w:rtl w:val="0"/>
              </w:rPr>
              <w:t xml:space="preserve">:</w:t>
            </w:r>
            <w:r w:rsidDel="00000000" w:rsidR="00000000" w:rsidRPr="00000000">
              <w:rPr>
                <w:rtl w:val="0"/>
              </w:rPr>
            </w:r>
          </w:p>
        </w:tc>
        <w:tc>
          <w:tcPr>
            <w:tcMar>
              <w:top w:w="35.0" w:type="dxa"/>
              <w:left w:w="55.0" w:type="dxa"/>
              <w:bottom w:w="35.0" w:type="dxa"/>
              <w:right w:w="55.0" w:type="dxa"/>
            </w:tcMar>
          </w:tcPr>
          <w:p w:rsidR="00000000" w:rsidDel="00000000" w:rsidP="00000000" w:rsidRDefault="00000000" w:rsidRPr="00000000" w14:paraId="00000629">
            <w:pPr>
              <w:rPr/>
            </w:pPr>
            <w:ins w:author="Jauhary Arifin" w:id="155" w:date="2026-08-29T05:16:07Z">
              <w:r w:rsidDel="00000000" w:rsidR="00000000" w:rsidRPr="00000000">
                <w:rPr>
                  <w:rFonts w:ascii="Bookman Old Style" w:cs="Bookman Old Style" w:eastAsia="Bookman Old Style" w:hAnsi="Bookman Old Style"/>
                  <w:rtl w:val="0"/>
                  <w:rPrChange w:author="Jauhary Arifin" w:id="156" w:date="2026-08-29T05:16:07Z">
                    <w:rPr/>
                  </w:rPrChange>
                </w:rPr>
                <w:t xml:space="preserve">14</w:t>
              </w:r>
            </w:ins>
            <w:del w:author="Jauhary Arifin" w:id="155" w:date="2026-08-29T05:16:07Z">
              <w:r w:rsidDel="00000000" w:rsidR="00000000" w:rsidRPr="00000000">
                <w:rPr>
                  <w:rFonts w:ascii="Bookman Old Style" w:cs="Bookman Old Style" w:eastAsia="Bookman Old Style" w:hAnsi="Bookman Old Style"/>
                  <w:rtl w:val="0"/>
                  <w:rPrChange w:author="Jauhary Arifin" w:id="156" w:date="2026-08-29T05:16:07Z">
                    <w:rPr>
                      <w:rFonts w:ascii="Bookman Old Style" w:cs="Bookman Old Style" w:eastAsia="Bookman Old Style" w:hAnsi="Bookman Old Style"/>
                    </w:rPr>
                  </w:rPrChange>
                </w:rPr>
                <w:delText xml:space="preserve">20</w:delText>
              </w:r>
            </w:del>
            <w:r w:rsidDel="00000000" w:rsidR="00000000" w:rsidRPr="00000000">
              <w:rPr>
                <w:rFonts w:ascii="Bookman Old Style" w:cs="Bookman Old Style" w:eastAsia="Bookman Old Style" w:hAnsi="Bookman Old Style"/>
                <w:rtl w:val="0"/>
              </w:rPr>
              <w:t xml:space="preserve"> JP @ 45 menit</w:t>
            </w:r>
            <w:r w:rsidDel="00000000" w:rsidR="00000000" w:rsidRPr="00000000">
              <w:rPr>
                <w:rtl w:val="0"/>
              </w:rPr>
            </w:r>
          </w:p>
        </w:tc>
      </w:tr>
      <w:tr>
        <w:trPr>
          <w:cantSplit w:val="1"/>
          <w:tblHeader w:val="0"/>
        </w:trPr>
        <w:tc>
          <w:tcPr>
            <w:vMerge w:val="continue"/>
            <w:tcMar>
              <w:top w:w="35.0" w:type="dxa"/>
              <w:left w:w="55.0" w:type="dxa"/>
              <w:bottom w:w="35.0" w:type="dxa"/>
              <w:right w:w="55.0" w:type="dxa"/>
            </w:tcMar>
          </w:tcPr>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62B">
            <w:pPr>
              <w:rPr/>
            </w:pPr>
            <w:r w:rsidDel="00000000" w:rsidR="00000000" w:rsidRPr="00000000">
              <w:rPr>
                <w:rFonts w:ascii="Bookman Old Style" w:cs="Bookman Old Style" w:eastAsia="Bookman Old Style" w:hAnsi="Bookman Old Style"/>
                <w:rtl w:val="0"/>
              </w:rPr>
              <w:t xml:space="preserve">Metode</w:t>
            </w: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62C">
            <w:pPr>
              <w:jc w:val="center"/>
              <w:rPr/>
            </w:pPr>
            <w:r w:rsidDel="00000000" w:rsidR="00000000" w:rsidRPr="00000000">
              <w:rPr>
                <w:rFonts w:ascii="Bookman Old Style" w:cs="Bookman Old Style" w:eastAsia="Bookman Old Style" w:hAnsi="Bookman Old Style"/>
                <w:rtl w:val="0"/>
              </w:rPr>
              <w:t xml:space="preserve">:</w:t>
            </w:r>
            <w:r w:rsidDel="00000000" w:rsidR="00000000" w:rsidRPr="00000000">
              <w:rPr>
                <w:rtl w:val="0"/>
              </w:rPr>
            </w:r>
          </w:p>
        </w:tc>
        <w:tc>
          <w:tcPr>
            <w:tcMar>
              <w:top w:w="35.0" w:type="dxa"/>
              <w:left w:w="55.0" w:type="dxa"/>
              <w:bottom w:w="35.0" w:type="dxa"/>
              <w:right w:w="55.0" w:type="dxa"/>
            </w:tcMar>
          </w:tcPr>
          <w:p w:rsidR="00000000" w:rsidDel="00000000" w:rsidP="00000000" w:rsidRDefault="00000000" w:rsidRPr="00000000" w14:paraId="0000062D">
            <w:pPr>
              <w:rPr/>
            </w:pPr>
            <w:r w:rsidDel="00000000" w:rsidR="00000000" w:rsidRPr="00000000">
              <w:rPr>
                <w:rFonts w:ascii="Bookman Old Style" w:cs="Bookman Old Style" w:eastAsia="Bookman Old Style" w:hAnsi="Bookman Old Style"/>
                <w:rtl w:val="0"/>
              </w:rPr>
              <w:t xml:space="preserve">Luring</w:t>
            </w:r>
            <w:r w:rsidDel="00000000" w:rsidR="00000000" w:rsidRPr="00000000">
              <w:rPr>
                <w:rtl w:val="0"/>
              </w:rPr>
            </w:r>
          </w:p>
        </w:tc>
      </w:tr>
      <w:tr>
        <w:trPr>
          <w:cantSplit w:val="1"/>
          <w:tblHeader w:val="0"/>
        </w:trPr>
        <w:tc>
          <w:tcPr>
            <w:vMerge w:val="continue"/>
            <w:tcMar>
              <w:top w:w="35.0" w:type="dxa"/>
              <w:left w:w="55.0" w:type="dxa"/>
              <w:bottom w:w="35.0" w:type="dxa"/>
              <w:right w:w="55.0" w:type="dxa"/>
            </w:tcMar>
          </w:tcPr>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62F">
            <w:pPr>
              <w:rPr/>
            </w:pPr>
            <w:r w:rsidDel="00000000" w:rsidR="00000000" w:rsidRPr="00000000">
              <w:rPr>
                <w:rFonts w:ascii="Bookman Old Style" w:cs="Bookman Old Style" w:eastAsia="Bookman Old Style" w:hAnsi="Bookman Old Style"/>
                <w:rtl w:val="0"/>
              </w:rPr>
              <w:t xml:space="preserve">Capaian</w:t>
            </w: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630">
            <w:pPr>
              <w:jc w:val="center"/>
              <w:rPr/>
            </w:pPr>
            <w:r w:rsidDel="00000000" w:rsidR="00000000" w:rsidRPr="00000000">
              <w:rPr>
                <w:rFonts w:ascii="Bookman Old Style" w:cs="Bookman Old Style" w:eastAsia="Bookman Old Style" w:hAnsi="Bookman Old Style"/>
                <w:rtl w:val="0"/>
              </w:rPr>
              <w:t xml:space="preserve">:</w:t>
            </w:r>
            <w:r w:rsidDel="00000000" w:rsidR="00000000" w:rsidRPr="00000000">
              <w:rPr>
                <w:rtl w:val="0"/>
              </w:rPr>
            </w:r>
          </w:p>
        </w:tc>
        <w:tc>
          <w:tcPr>
            <w:tcMar>
              <w:top w:w="35.0" w:type="dxa"/>
              <w:left w:w="55.0" w:type="dxa"/>
              <w:bottom w:w="35.0" w:type="dxa"/>
              <w:right w:w="55.0" w:type="dxa"/>
            </w:tcMar>
          </w:tcPr>
          <w:p w:rsidR="00000000" w:rsidDel="00000000" w:rsidP="00000000" w:rsidRDefault="00000000" w:rsidRPr="00000000" w14:paraId="00000631">
            <w:pPr>
              <w:rPr>
                <w:ins w:author="Jauhary Arifin" w:id="157" w:date="2026-08-29T04:08:06Z"/>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Terlaksananya pengoperasian sistem Air Condensate sesuai perintah kerja, SOP, dan ketentuan K2 secara disiplin dan cermat.</w:t>
            </w:r>
            <w:ins w:author="Jauhary Arifin" w:id="157" w:date="2026-08-29T04:08:06Z">
              <w:r w:rsidDel="00000000" w:rsidR="00000000" w:rsidRPr="00000000">
                <w:rPr>
                  <w:rtl w:val="0"/>
                </w:rPr>
              </w:r>
            </w:ins>
          </w:p>
          <w:p w:rsidR="00000000" w:rsidDel="00000000" w:rsidP="00000000" w:rsidRDefault="00000000" w:rsidRPr="00000000" w14:paraId="00000632">
            <w:pPr>
              <w:rPr>
                <w:ins w:author="Jauhary Arifin" w:id="157" w:date="2026-08-29T04:08:06Z"/>
                <w:rFonts w:ascii="Bookman Old Style" w:cs="Bookman Old Style" w:eastAsia="Bookman Old Style" w:hAnsi="Bookman Old Style"/>
              </w:rPr>
            </w:pPr>
            <w:ins w:author="Jauhary Arifin" w:id="157" w:date="2026-08-29T04:08:06Z">
              <w:r w:rsidDel="00000000" w:rsidR="00000000" w:rsidRPr="00000000">
                <w:rPr>
                  <w:rtl w:val="0"/>
                </w:rPr>
              </w:r>
            </w:ins>
          </w:p>
          <w:p w:rsidR="00000000" w:rsidDel="00000000" w:rsidP="00000000" w:rsidRDefault="00000000" w:rsidRPr="00000000" w14:paraId="00000633">
            <w:pPr>
              <w:rPr>
                <w:rFonts w:ascii="Bookman Old Style" w:cs="Bookman Old Style" w:eastAsia="Bookman Old Style" w:hAnsi="Bookman Old Style"/>
                <w:rPrChange w:author="Jauhary Arifin" w:id="158" w:date="2026-08-29T04:08:06Z">
                  <w:rPr/>
                </w:rPrChange>
              </w:rPr>
            </w:pPr>
            <w:ins w:author="Jauhary Arifin" w:id="157" w:date="2026-08-29T04:08:06Z">
              <w:r w:rsidDel="00000000" w:rsidR="00000000" w:rsidRPr="00000000">
                <w:rPr>
                  <w:rFonts w:ascii="Bookman Old Style" w:cs="Bookman Old Style" w:eastAsia="Bookman Old Style" w:hAnsi="Bookman Old Style"/>
                  <w:rtl w:val="0"/>
                  <w:rPrChange w:author="Jauhary Arifin" w:id="158" w:date="2026-08-29T04:08:06Z">
                    <w:rPr>
                      <w:rFonts w:ascii="Bookman Old Style" w:cs="Bookman Old Style" w:eastAsia="Bookman Old Style" w:hAnsi="Bookman Old Style"/>
                    </w:rPr>
                  </w:rPrChange>
                </w:rPr>
                <w:t xml:space="preserve">Tercapainya kemampuan dalam mengoperasikan sistem </w:t>
              </w:r>
              <w:r w:rsidDel="00000000" w:rsidR="00000000" w:rsidRPr="00000000">
                <w:rPr>
                  <w:rFonts w:ascii="Bookman Old Style" w:cs="Bookman Old Style" w:eastAsia="Bookman Old Style" w:hAnsi="Bookman Old Style"/>
                  <w:i w:val="1"/>
                  <w:iCs w:val="1"/>
                  <w:rtl w:val="0"/>
                  <w:rPrChange w:author="Jauhary Arifin" w:id="158" w:date="2026-08-29T04:08:06Z">
                    <w:rPr>
                      <w:rFonts w:ascii="Bookman Old Style" w:cs="Bookman Old Style" w:eastAsia="Bookman Old Style" w:hAnsi="Bookman Old Style"/>
                    </w:rPr>
                  </w:rPrChange>
                </w:rPr>
                <w:t xml:space="preserve">air condensate</w:t>
              </w:r>
              <w:r w:rsidDel="00000000" w:rsidR="00000000" w:rsidRPr="00000000">
                <w:rPr>
                  <w:rFonts w:ascii="Bookman Old Style" w:cs="Bookman Old Style" w:eastAsia="Bookman Old Style" w:hAnsi="Bookman Old Style"/>
                  <w:rtl w:val="0"/>
                  <w:rPrChange w:author="Jauhary Arifin" w:id="158" w:date="2026-08-29T04:08:06Z">
                    <w:rPr>
                      <w:rFonts w:ascii="Bookman Old Style" w:cs="Bookman Old Style" w:eastAsia="Bookman Old Style" w:hAnsi="Bookman Old Style"/>
                    </w:rPr>
                  </w:rPrChange>
                </w:rPr>
                <w:t xml:space="preserve"> bagi pelaksana madya dengan menggunakan teknik-teknik dan standar yang berlaku.</w:t>
              </w:r>
            </w:ins>
            <w:r w:rsidDel="00000000" w:rsidR="00000000" w:rsidRPr="00000000">
              <w:rPr>
                <w:rtl w:val="0"/>
              </w:rPr>
            </w:r>
          </w:p>
        </w:tc>
      </w:tr>
    </w:tbl>
    <w:p w:rsidR="00000000" w:rsidDel="00000000" w:rsidP="00000000" w:rsidRDefault="00000000" w:rsidRPr="00000000" w14:paraId="00000634">
      <w:pPr>
        <w:spacing w:after="0" w:line="20" w:lineRule="auto"/>
        <w:rPr>
          <w:sz w:val="2"/>
          <w:szCs w:val="2"/>
        </w:rPr>
      </w:pPr>
      <w:r w:rsidDel="00000000" w:rsidR="00000000" w:rsidRPr="00000000">
        <w:rPr>
          <w:rtl w:val="0"/>
        </w:rPr>
      </w:r>
    </w:p>
    <w:tbl>
      <w:tblPr>
        <w:tblStyle w:val="Table20"/>
        <w:tblW w:w="139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0"/>
        <w:gridCol w:w="1550"/>
        <w:gridCol w:w="450"/>
        <w:gridCol w:w="2050"/>
        <w:gridCol w:w="2350"/>
        <w:gridCol w:w="2700"/>
        <w:gridCol w:w="450"/>
        <w:gridCol w:w="3300"/>
        <w:gridCol w:w="650"/>
        <w:tblGridChange w:id="0">
          <w:tblGrid>
            <w:gridCol w:w="400"/>
            <w:gridCol w:w="1550"/>
            <w:gridCol w:w="450"/>
            <w:gridCol w:w="2050"/>
            <w:gridCol w:w="2350"/>
            <w:gridCol w:w="2700"/>
            <w:gridCol w:w="450"/>
            <w:gridCol w:w="3300"/>
            <w:gridCol w:w="650"/>
          </w:tblGrid>
        </w:tblGridChange>
      </w:tblGrid>
      <w:tr>
        <w:trPr>
          <w:cantSplit w:val="1"/>
          <w:tblHeader w:val="1"/>
        </w:trPr>
        <w:tc>
          <w:tcPr>
            <w:gridSpan w:val="2"/>
            <w:tcMar>
              <w:top w:w="30.0" w:type="dxa"/>
              <w:left w:w="35.0" w:type="dxa"/>
              <w:bottom w:w="30.0" w:type="dxa"/>
              <w:right w:w="35.0" w:type="dxa"/>
            </w:tcMar>
          </w:tcPr>
          <w:p w:rsidR="00000000" w:rsidDel="00000000" w:rsidP="00000000" w:rsidRDefault="00000000" w:rsidRPr="00000000" w14:paraId="00000635">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0"/>
                <w:szCs w:val="20"/>
                <w:rtl w:val="0"/>
              </w:rPr>
              <w:t xml:space="preserve">Elemen</w:t>
              <w:br w:type="textWrapping"/>
              <w:t xml:space="preserve">Kompetensi</w:t>
            </w:r>
            <w:r w:rsidDel="00000000" w:rsidR="00000000" w:rsidRPr="00000000">
              <w:rPr>
                <w:rtl w:val="0"/>
              </w:rPr>
            </w:r>
          </w:p>
        </w:tc>
        <w:tc>
          <w:tcPr>
            <w:gridSpan w:val="2"/>
            <w:tcMar>
              <w:top w:w="30.0" w:type="dxa"/>
              <w:left w:w="35.0" w:type="dxa"/>
              <w:bottom w:w="30.0" w:type="dxa"/>
              <w:right w:w="35.0" w:type="dxa"/>
            </w:tcMar>
          </w:tcPr>
          <w:p w:rsidR="00000000" w:rsidDel="00000000" w:rsidP="00000000" w:rsidRDefault="00000000" w:rsidRPr="00000000" w14:paraId="00000637">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0"/>
                <w:szCs w:val="20"/>
                <w:rtl w:val="0"/>
              </w:rPr>
              <w:t xml:space="preserve">Kriteria</w:t>
              <w:br w:type="textWrapping"/>
              <w:t xml:space="preserve">Unjuk Kerja</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639">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0"/>
                <w:szCs w:val="20"/>
                <w:rtl w:val="0"/>
              </w:rPr>
              <w:t xml:space="preserve">Indikator</w:t>
              <w:br w:type="textWrapping"/>
              <w:t xml:space="preserve">Unjuk Kerja</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63A">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0"/>
                <w:szCs w:val="20"/>
                <w:rtl w:val="0"/>
              </w:rPr>
              <w:t xml:space="preserve">Pengetahuan</w:t>
            </w:r>
            <w:r w:rsidDel="00000000" w:rsidR="00000000" w:rsidRPr="00000000">
              <w:rPr>
                <w:rtl w:val="0"/>
              </w:rPr>
            </w:r>
          </w:p>
        </w:tc>
        <w:tc>
          <w:tcPr>
            <w:gridSpan w:val="2"/>
            <w:tcMar>
              <w:top w:w="30.0" w:type="dxa"/>
              <w:left w:w="35.0" w:type="dxa"/>
              <w:bottom w:w="30.0" w:type="dxa"/>
              <w:right w:w="35.0" w:type="dxa"/>
            </w:tcMar>
          </w:tcPr>
          <w:p w:rsidR="00000000" w:rsidDel="00000000" w:rsidP="00000000" w:rsidRDefault="00000000" w:rsidRPr="00000000" w14:paraId="0000063B">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0"/>
                <w:szCs w:val="20"/>
                <w:rtl w:val="0"/>
              </w:rPr>
              <w:t xml:space="preserve">Keterampilan</w:t>
              <w:br w:type="textWrapping"/>
              <w:t xml:space="preserve">dan Sikap</w:t>
            </w:r>
            <w:r w:rsidDel="00000000" w:rsidR="00000000" w:rsidRPr="00000000">
              <w:rPr>
                <w:rtl w:val="0"/>
              </w:rPr>
            </w:r>
          </w:p>
        </w:tc>
        <w:tc>
          <w:tcPr>
            <w:tcMar>
              <w:top w:w="30.0" w:type="dxa"/>
              <w:left w:w="5.0" w:type="dxa"/>
              <w:bottom w:w="30.0" w:type="dxa"/>
              <w:right w:w="5.0" w:type="dxa"/>
            </w:tcMar>
          </w:tcPr>
          <w:p w:rsidR="00000000" w:rsidDel="00000000" w:rsidP="00000000" w:rsidRDefault="00000000" w:rsidRPr="00000000" w14:paraId="0000063D">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16"/>
                <w:szCs w:val="16"/>
                <w:rtl w:val="0"/>
              </w:rPr>
              <w:t xml:space="preserve">Durasi</w:t>
            </w:r>
            <w:r w:rsidDel="00000000" w:rsidR="00000000" w:rsidRPr="00000000">
              <w:rPr>
                <w:rtl w:val="0"/>
              </w:rPr>
            </w:r>
          </w:p>
        </w:tc>
      </w:tr>
      <w:tr>
        <w:trPr>
          <w:cantSplit w:val="1"/>
          <w:tblHeader w:val="0"/>
        </w:trPr>
        <w:tc>
          <w:tcPr>
            <w:vMerge w:val="restart"/>
            <w:tcMar>
              <w:top w:w="30.0" w:type="dxa"/>
              <w:left w:w="35.0" w:type="dxa"/>
              <w:bottom w:w="30.0" w:type="dxa"/>
              <w:right w:w="35.0" w:type="dxa"/>
            </w:tcMar>
          </w:tcPr>
          <w:p w:rsidR="00000000" w:rsidDel="00000000" w:rsidP="00000000" w:rsidRDefault="00000000" w:rsidRPr="00000000" w14:paraId="0000063E">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1.</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63F">
            <w:pPr>
              <w:rPr>
                <w:rFonts w:ascii="Bookman Old Style" w:cs="Bookman Old Style" w:eastAsia="Bookman Old Style" w:hAnsi="Bookman Old Style"/>
                <w:i w:val="1"/>
                <w:iCs w:val="1"/>
                <w:sz w:val="24"/>
                <w:szCs w:val="24"/>
                <w:rPrChange w:author="Jauhary Arifin" w:id="159" w:date="2026-08-29T04:09:08Z">
                  <w:rPr>
                    <w:rFonts w:ascii="Bookman Old Style" w:cs="Bookman Old Style" w:eastAsia="Bookman Old Style" w:hAnsi="Bookman Old Style"/>
                    <w:sz w:val="24"/>
                    <w:szCs w:val="24"/>
                  </w:rPr>
                </w:rPrChange>
              </w:rPr>
            </w:pPr>
            <w:r w:rsidDel="00000000" w:rsidR="00000000" w:rsidRPr="00000000">
              <w:rPr>
                <w:rFonts w:ascii="Bookman Old Style" w:cs="Bookman Old Style" w:eastAsia="Bookman Old Style" w:hAnsi="Bookman Old Style"/>
                <w:sz w:val="20"/>
                <w:szCs w:val="20"/>
                <w:rtl w:val="0"/>
              </w:rPr>
              <w:t xml:space="preserve">Merencanakan pengoperasian sistem </w:t>
            </w:r>
            <w:r w:rsidDel="00000000" w:rsidR="00000000" w:rsidRPr="00000000">
              <w:rPr>
                <w:rFonts w:ascii="Bookman Old Style" w:cs="Bookman Old Style" w:eastAsia="Bookman Old Style" w:hAnsi="Bookman Old Style"/>
                <w:i w:val="1"/>
                <w:iCs w:val="1"/>
                <w:sz w:val="20"/>
                <w:szCs w:val="20"/>
                <w:rtl w:val="0"/>
                <w:rPrChange w:author="Jauhary Arifin" w:id="159" w:date="2026-08-29T04:09:08Z">
                  <w:rPr>
                    <w:rFonts w:ascii="Bookman Old Style" w:cs="Bookman Old Style" w:eastAsia="Bookman Old Style" w:hAnsi="Bookman Old Style"/>
                    <w:sz w:val="20"/>
                    <w:szCs w:val="20"/>
                  </w:rPr>
                </w:rPrChange>
              </w:rPr>
              <w:t xml:space="preserve">Air Condensate</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640">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1.1</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641">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Dasar pelaksanaan tugas pengoperasian sistem </w:t>
            </w:r>
            <w:r w:rsidDel="00000000" w:rsidR="00000000" w:rsidRPr="00000000">
              <w:rPr>
                <w:rFonts w:ascii="Bookman Old Style" w:cs="Bookman Old Style" w:eastAsia="Bookman Old Style" w:hAnsi="Bookman Old Style"/>
                <w:i w:val="1"/>
                <w:iCs w:val="1"/>
                <w:sz w:val="20"/>
                <w:szCs w:val="20"/>
                <w:rtl w:val="0"/>
                <w:rPrChange w:author="Jauhary Arifin" w:id="160" w:date="2026-08-29T04:09:42Z">
                  <w:rPr>
                    <w:rFonts w:ascii="Bookman Old Style" w:cs="Bookman Old Style" w:eastAsia="Bookman Old Style" w:hAnsi="Bookman Old Style"/>
                    <w:sz w:val="20"/>
                    <w:szCs w:val="20"/>
                  </w:rPr>
                </w:rPrChange>
              </w:rPr>
              <w:t xml:space="preserve">Air Condensate</w:t>
            </w:r>
            <w:r w:rsidDel="00000000" w:rsidR="00000000" w:rsidRPr="00000000">
              <w:rPr>
                <w:rFonts w:ascii="Bookman Old Style" w:cs="Bookman Old Style" w:eastAsia="Bookman Old Style" w:hAnsi="Bookman Old Style"/>
                <w:sz w:val="20"/>
                <w:szCs w:val="20"/>
                <w:rtl w:val="0"/>
              </w:rPr>
              <w:t xml:space="preserve">, diketahui.</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642">
            <w:pPr>
              <w:rPr>
                <w:ins w:author="Jauhary Arifin" w:id="161" w:date="2026-08-29T04:10:02Z"/>
                <w:del w:author="Jauhary Arifin" w:id="161" w:date="2026-08-29T04:10:02Z"/>
                <w:rFonts w:ascii="Bookman Old Style" w:cs="Bookman Old Style" w:eastAsia="Bookman Old Style" w:hAnsi="Bookman Old Style"/>
                <w:sz w:val="20"/>
                <w:szCs w:val="20"/>
              </w:rPr>
            </w:pPr>
            <w:del w:author="Jauhary Arifin" w:id="161" w:date="2026-08-29T04:10:02Z">
              <w:r w:rsidDel="00000000" w:rsidR="00000000" w:rsidRPr="00000000">
                <w:rPr>
                  <w:rFonts w:ascii="Bookman Old Style" w:cs="Bookman Old Style" w:eastAsia="Bookman Old Style" w:hAnsi="Bookman Old Style"/>
                  <w:sz w:val="20"/>
                  <w:szCs w:val="20"/>
                  <w:rtl w:val="0"/>
                </w:rPr>
                <w:delText xml:space="preserve">Teridentifikasinya dasar, tujuan, perintah kerja, perlengkapan K2, peralatan, dan lingkup pengoperasian sistem Air Condensate sesuai kewenangan secara cermat.</w:delText>
              </w:r>
            </w:del>
            <w:ins w:author="Jauhary Arifin" w:id="161" w:date="2026-08-29T04:10:02Z">
              <w:del w:author="Jauhary Arifin" w:id="161" w:date="2026-08-29T04:10:02Z">
                <w:r w:rsidDel="00000000" w:rsidR="00000000" w:rsidRPr="00000000">
                  <w:rPr>
                    <w:rtl w:val="0"/>
                  </w:rPr>
                </w:r>
              </w:del>
            </w:ins>
          </w:p>
          <w:p w:rsidR="00000000" w:rsidDel="00000000" w:rsidP="00000000" w:rsidRDefault="00000000" w:rsidRPr="00000000" w14:paraId="00000643">
            <w:pPr>
              <w:rPr>
                <w:ins w:author="Jauhary Arifin" w:id="161" w:date="2026-08-29T04:10:02Z"/>
                <w:rFonts w:ascii="Bookman Old Style" w:cs="Bookman Old Style" w:eastAsia="Bookman Old Style" w:hAnsi="Bookman Old Style"/>
                <w:sz w:val="20"/>
                <w:szCs w:val="20"/>
              </w:rPr>
            </w:pPr>
            <w:ins w:author="Jauhary Arifin" w:id="161" w:date="2026-08-29T04:10:02Z">
              <w:r w:rsidDel="00000000" w:rsidR="00000000" w:rsidRPr="00000000">
                <w:rPr>
                  <w:rtl w:val="0"/>
                </w:rPr>
              </w:r>
            </w:ins>
          </w:p>
          <w:p w:rsidR="00000000" w:rsidDel="00000000" w:rsidP="00000000" w:rsidRDefault="00000000" w:rsidRPr="00000000" w14:paraId="00000644">
            <w:pPr>
              <w:rPr>
                <w:rFonts w:ascii="Bookman Old Style" w:cs="Bookman Old Style" w:eastAsia="Bookman Old Style" w:hAnsi="Bookman Old Style"/>
                <w:i w:val="1"/>
                <w:iCs w:val="1"/>
                <w:sz w:val="20"/>
                <w:szCs w:val="20"/>
                <w:rPrChange w:author="Jauhary Arifin" w:id="162" w:date="2026-08-29T04:10:02Z">
                  <w:rPr/>
                </w:rPrChange>
              </w:rPr>
            </w:pPr>
            <w:ins w:author="Jauhary Arifin" w:id="161" w:date="2026-08-29T04:10:02Z">
              <w:r w:rsidDel="00000000" w:rsidR="00000000" w:rsidRPr="00000000">
                <w:rPr>
                  <w:rFonts w:ascii="Bookman Old Style" w:cs="Bookman Old Style" w:eastAsia="Bookman Old Style" w:hAnsi="Bookman Old Style"/>
                  <w:sz w:val="20"/>
                  <w:szCs w:val="20"/>
                  <w:rtl w:val="0"/>
                  <w:rPrChange w:author="Jauhary Arifin" w:id="162" w:date="2026-08-29T04:10:02Z">
                    <w:rPr>
                      <w:rFonts w:ascii="Bookman Old Style" w:cs="Bookman Old Style" w:eastAsia="Bookman Old Style" w:hAnsi="Bookman Old Style"/>
                      <w:sz w:val="20"/>
                      <w:szCs w:val="20"/>
                    </w:rPr>
                  </w:rPrChange>
                </w:rPr>
                <w:t xml:space="preserve">Diidentifikasinya dasar tugas, maksud, tujuan, regulasi K2, batasan perintah kerja, sarana K2 &amp; peralatan sistem Air Condensate, serta disanggupinya perintah kerja pengoperasian sistem </w:t>
              </w:r>
              <w:r w:rsidDel="00000000" w:rsidR="00000000" w:rsidRPr="00000000">
                <w:rPr>
                  <w:rFonts w:ascii="Bookman Old Style" w:cs="Bookman Old Style" w:eastAsia="Bookman Old Style" w:hAnsi="Bookman Old Style"/>
                  <w:i w:val="1"/>
                  <w:iCs w:val="1"/>
                  <w:sz w:val="20"/>
                  <w:szCs w:val="20"/>
                  <w:rtl w:val="0"/>
                  <w:rPrChange w:author="Jauhary Arifin" w:id="162" w:date="2026-08-29T04:10:02Z">
                    <w:rPr>
                      <w:rFonts w:ascii="Bookman Old Style" w:cs="Bookman Old Style" w:eastAsia="Bookman Old Style" w:hAnsi="Bookman Old Style"/>
                      <w:sz w:val="20"/>
                      <w:szCs w:val="20"/>
                    </w:rPr>
                  </w:rPrChange>
                </w:rPr>
                <w:t xml:space="preserve">Air Condensate</w:t>
              </w:r>
            </w:ins>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645">
            <w:pPr>
              <w:rPr/>
            </w:pPr>
            <w:r w:rsidDel="00000000" w:rsidR="00000000" w:rsidRPr="00000000">
              <w:rPr>
                <w:rFonts w:ascii="Bookman Old Style" w:cs="Bookman Old Style" w:eastAsia="Bookman Old Style" w:hAnsi="Bookman Old Style"/>
                <w:sz w:val="20"/>
                <w:szCs w:val="20"/>
                <w:rtl w:val="0"/>
              </w:rPr>
              <w:t xml:space="preserve">Penjelasan tentang:</w:t>
            </w:r>
            <w:r w:rsidDel="00000000" w:rsidR="00000000" w:rsidRPr="00000000">
              <w:rPr>
                <w:rtl w:val="0"/>
              </w:rPr>
            </w:r>
          </w:p>
          <w:p w:rsidR="00000000" w:rsidDel="00000000" w:rsidP="00000000" w:rsidRDefault="00000000" w:rsidRPr="00000000" w14:paraId="00000646">
            <w:pPr>
              <w:rPr>
                <w:del w:author="Jauhary Arifin" w:id="163" w:date="2026-08-29T04:10:42Z"/>
              </w:rPr>
            </w:pPr>
            <w:del w:author="Jauhary Arifin" w:id="163" w:date="2026-08-29T04:10:42Z">
              <w:r w:rsidDel="00000000" w:rsidR="00000000" w:rsidRPr="00000000">
                <w:rPr>
                  <w:rFonts w:ascii="Bookman Old Style" w:cs="Bookman Old Style" w:eastAsia="Bookman Old Style" w:hAnsi="Bookman Old Style"/>
                  <w:sz w:val="20"/>
                  <w:szCs w:val="20"/>
                  <w:rtl w:val="0"/>
                </w:rPr>
                <w:delText xml:space="preserve">1. Peraturan dan perundangan terkait K2</w:delText>
              </w:r>
              <w:r w:rsidDel="00000000" w:rsidR="00000000" w:rsidRPr="00000000">
                <w:rPr>
                  <w:rtl w:val="0"/>
                </w:rPr>
              </w:r>
            </w:del>
          </w:p>
          <w:p w:rsidR="00000000" w:rsidDel="00000000" w:rsidP="00000000" w:rsidRDefault="00000000" w:rsidRPr="00000000" w14:paraId="00000647">
            <w:pPr>
              <w:rPr>
                <w:del w:author="Jauhary Arifin" w:id="163" w:date="2026-08-29T04:10:42Z"/>
              </w:rPr>
            </w:pPr>
            <w:del w:author="Jauhary Arifin" w:id="163" w:date="2026-08-29T04:10:42Z">
              <w:r w:rsidDel="00000000" w:rsidR="00000000" w:rsidRPr="00000000">
                <w:rPr>
                  <w:rFonts w:ascii="Bookman Old Style" w:cs="Bookman Old Style" w:eastAsia="Bookman Old Style" w:hAnsi="Bookman Old Style"/>
                  <w:sz w:val="20"/>
                  <w:szCs w:val="20"/>
                  <w:rtl w:val="0"/>
                </w:rPr>
                <w:delText xml:space="preserve">2. SOP, diagram, logic diagram, dan prinsip kerja sistem Air Condensate</w:delText>
              </w:r>
              <w:r w:rsidDel="00000000" w:rsidR="00000000" w:rsidRPr="00000000">
                <w:rPr>
                  <w:rtl w:val="0"/>
                </w:rPr>
              </w:r>
            </w:del>
          </w:p>
          <w:p w:rsidR="00000000" w:rsidDel="00000000" w:rsidP="00000000" w:rsidRDefault="00000000" w:rsidRPr="00000000" w14:paraId="00000648">
            <w:pPr>
              <w:rPr>
                <w:del w:author="Jauhary Arifin" w:id="163" w:date="2026-08-29T04:10:42Z"/>
              </w:rPr>
            </w:pPr>
            <w:del w:author="Jauhary Arifin" w:id="163" w:date="2026-08-29T04:10:42Z">
              <w:r w:rsidDel="00000000" w:rsidR="00000000" w:rsidRPr="00000000">
                <w:rPr>
                  <w:rFonts w:ascii="Bookman Old Style" w:cs="Bookman Old Style" w:eastAsia="Bookman Old Style" w:hAnsi="Bookman Old Style"/>
                  <w:sz w:val="20"/>
                  <w:szCs w:val="20"/>
                  <w:rtl w:val="0"/>
                </w:rPr>
                <w:delText xml:space="preserve">3. Tujuan, lingkup, batas pelaksanaan, metode komunikasi, dan standar pelaporan dalam perintah kerja</w:delText>
              </w:r>
              <w:r w:rsidDel="00000000" w:rsidR="00000000" w:rsidRPr="00000000">
                <w:rPr>
                  <w:rtl w:val="0"/>
                </w:rPr>
              </w:r>
            </w:del>
          </w:p>
          <w:p w:rsidR="00000000" w:rsidDel="00000000" w:rsidP="00000000" w:rsidRDefault="00000000" w:rsidRPr="00000000" w14:paraId="00000649">
            <w:pPr>
              <w:rPr>
                <w:ins w:author="Jauhary Arifin" w:id="164" w:date="2026-08-29T04:10:46Z"/>
                <w:rFonts w:ascii="Bookman Old Style" w:cs="Bookman Old Style" w:eastAsia="Bookman Old Style" w:hAnsi="Bookman Old Style"/>
                <w:sz w:val="20"/>
                <w:szCs w:val="20"/>
              </w:rPr>
            </w:pPr>
            <w:del w:author="Jauhary Arifin" w:id="163" w:date="2026-08-29T04:10:42Z">
              <w:r w:rsidDel="00000000" w:rsidR="00000000" w:rsidRPr="00000000">
                <w:rPr>
                  <w:rFonts w:ascii="Bookman Old Style" w:cs="Bookman Old Style" w:eastAsia="Bookman Old Style" w:hAnsi="Bookman Old Style"/>
                  <w:sz w:val="20"/>
                  <w:szCs w:val="20"/>
                  <w:rtl w:val="0"/>
                </w:rPr>
                <w:delText xml:space="preserve">4. Peralatan utama, peralatan pendukung, dan perlengkapan K2</w:delText>
              </w:r>
            </w:del>
            <w:ins w:author="Jauhary Arifin" w:id="164" w:date="2026-08-29T04:10:46Z">
              <w:r w:rsidDel="00000000" w:rsidR="00000000" w:rsidRPr="00000000">
                <w:rPr>
                  <w:rtl w:val="0"/>
                </w:rPr>
              </w:r>
            </w:ins>
          </w:p>
          <w:p w:rsidR="00000000" w:rsidDel="00000000" w:rsidP="00000000" w:rsidRDefault="00000000" w:rsidRPr="00000000" w14:paraId="0000064A">
            <w:pPr>
              <w:numPr>
                <w:ilvl w:val="0"/>
                <w:numId w:val="29"/>
              </w:numPr>
              <w:ind w:left="450" w:hanging="360"/>
              <w:rPr>
                <w:ins w:author="Jauhary Arifin" w:id="164" w:date="2026-08-29T04:10:46Z"/>
                <w:rFonts w:ascii="Bookman Old Style" w:cs="Bookman Old Style" w:eastAsia="Bookman Old Style" w:hAnsi="Bookman Old Style"/>
                <w:sz w:val="20"/>
                <w:szCs w:val="20"/>
                <w:u w:val="none"/>
              </w:rPr>
            </w:pPr>
            <w:ins w:author="Jauhary Arifin" w:id="164" w:date="2026-08-29T04:10:46Z">
              <w:r w:rsidDel="00000000" w:rsidR="00000000" w:rsidRPr="00000000">
                <w:rPr>
                  <w:rFonts w:ascii="Bookman Old Style" w:cs="Bookman Old Style" w:eastAsia="Bookman Old Style" w:hAnsi="Bookman Old Style"/>
                  <w:sz w:val="20"/>
                  <w:szCs w:val="20"/>
                  <w:rtl w:val="0"/>
                  <w:rPrChange w:author="Jauhary Arifin" w:id="165" w:date="2026-08-29T04:10:46Z">
                    <w:rPr>
                      <w:rFonts w:ascii="Bookman Old Style" w:cs="Bookman Old Style" w:eastAsia="Bookman Old Style" w:hAnsi="Bookman Old Style"/>
                      <w:sz w:val="20"/>
                      <w:szCs w:val="20"/>
                    </w:rPr>
                  </w:rPrChange>
                </w:rPr>
                <w:t xml:space="preserve">Gambaran Umum Sistem </w:t>
              </w:r>
              <w:r w:rsidDel="00000000" w:rsidR="00000000" w:rsidRPr="00000000">
                <w:rPr>
                  <w:rFonts w:ascii="Bookman Old Style" w:cs="Bookman Old Style" w:eastAsia="Bookman Old Style" w:hAnsi="Bookman Old Style"/>
                  <w:i w:val="1"/>
                  <w:iCs w:val="1"/>
                  <w:sz w:val="20"/>
                  <w:szCs w:val="20"/>
                  <w:rtl w:val="0"/>
                  <w:rPrChange w:author="Jauhary Arifin" w:id="165" w:date="2026-08-29T04:10:46Z">
                    <w:rPr>
                      <w:rFonts w:ascii="Bookman Old Style" w:cs="Bookman Old Style" w:eastAsia="Bookman Old Style" w:hAnsi="Bookman Old Style"/>
                      <w:i w:val="1"/>
                      <w:iCs w:val="1"/>
                      <w:sz w:val="20"/>
                      <w:szCs w:val="20"/>
                    </w:rPr>
                  </w:rPrChange>
                </w:rPr>
                <w:t xml:space="preserve">Air Condensate</w:t>
              </w:r>
            </w:ins>
          </w:p>
          <w:p w:rsidR="00000000" w:rsidDel="00000000" w:rsidP="00000000" w:rsidRDefault="00000000" w:rsidRPr="00000000" w14:paraId="0000064B">
            <w:pPr>
              <w:numPr>
                <w:ilvl w:val="0"/>
                <w:numId w:val="29"/>
              </w:numPr>
              <w:ind w:left="450" w:hanging="360"/>
              <w:rPr>
                <w:ins w:author="Jauhary Arifin" w:id="164" w:date="2026-08-29T04:10:46Z"/>
                <w:rFonts w:ascii="Bookman Old Style" w:cs="Bookman Old Style" w:eastAsia="Bookman Old Style" w:hAnsi="Bookman Old Style"/>
                <w:sz w:val="20"/>
                <w:szCs w:val="20"/>
                <w:u w:val="none"/>
              </w:rPr>
            </w:pPr>
            <w:ins w:author="Jauhary Arifin" w:id="164" w:date="2026-08-29T04:10:46Z">
              <w:r w:rsidDel="00000000" w:rsidR="00000000" w:rsidRPr="00000000">
                <w:rPr>
                  <w:rFonts w:ascii="Bookman Old Style" w:cs="Bookman Old Style" w:eastAsia="Bookman Old Style" w:hAnsi="Bookman Old Style"/>
                  <w:sz w:val="20"/>
                  <w:szCs w:val="20"/>
                  <w:rtl w:val="0"/>
                  <w:rPrChange w:author="Jauhary Arifin" w:id="165" w:date="2026-08-29T04:10:46Z">
                    <w:rPr>
                      <w:rFonts w:ascii="Bookman Old Style" w:cs="Bookman Old Style" w:eastAsia="Bookman Old Style" w:hAnsi="Bookman Old Style"/>
                      <w:sz w:val="20"/>
                      <w:szCs w:val="20"/>
                    </w:rPr>
                  </w:rPrChange>
                </w:rPr>
                <w:t xml:space="preserve">SOP Perencanaan Pengoperasian Sistem </w:t>
              </w:r>
              <w:r w:rsidDel="00000000" w:rsidR="00000000" w:rsidRPr="00000000">
                <w:rPr>
                  <w:rFonts w:ascii="Bookman Old Style" w:cs="Bookman Old Style" w:eastAsia="Bookman Old Style" w:hAnsi="Bookman Old Style"/>
                  <w:i w:val="1"/>
                  <w:iCs w:val="1"/>
                  <w:sz w:val="20"/>
                  <w:szCs w:val="20"/>
                  <w:rtl w:val="0"/>
                  <w:rPrChange w:author="Jauhary Arifin" w:id="165" w:date="2026-08-29T04:10:46Z">
                    <w:rPr>
                      <w:rFonts w:ascii="Bookman Old Style" w:cs="Bookman Old Style" w:eastAsia="Bookman Old Style" w:hAnsi="Bookman Old Style"/>
                      <w:i w:val="1"/>
                      <w:iCs w:val="1"/>
                      <w:sz w:val="20"/>
                      <w:szCs w:val="20"/>
                    </w:rPr>
                  </w:rPrChange>
                </w:rPr>
                <w:t xml:space="preserve">Air Condensate</w:t>
              </w:r>
            </w:ins>
          </w:p>
          <w:p w:rsidR="00000000" w:rsidDel="00000000" w:rsidP="00000000" w:rsidRDefault="00000000" w:rsidRPr="00000000" w14:paraId="0000064C">
            <w:pPr>
              <w:numPr>
                <w:ilvl w:val="0"/>
                <w:numId w:val="29"/>
              </w:numPr>
              <w:ind w:left="450" w:hanging="360"/>
              <w:rPr>
                <w:ins w:author="Jauhary Arifin" w:id="164" w:date="2026-08-29T04:10:46Z"/>
                <w:rFonts w:ascii="Bookman Old Style" w:cs="Bookman Old Style" w:eastAsia="Bookman Old Style" w:hAnsi="Bookman Old Style"/>
                <w:sz w:val="20"/>
                <w:szCs w:val="20"/>
                <w:u w:val="none"/>
              </w:rPr>
            </w:pPr>
            <w:ins w:author="Jauhary Arifin" w:id="164" w:date="2026-08-29T04:10:46Z">
              <w:r w:rsidDel="00000000" w:rsidR="00000000" w:rsidRPr="00000000">
                <w:rPr>
                  <w:rFonts w:ascii="Bookman Old Style" w:cs="Bookman Old Style" w:eastAsia="Bookman Old Style" w:hAnsi="Bookman Old Style"/>
                  <w:sz w:val="20"/>
                  <w:szCs w:val="20"/>
                  <w:rtl w:val="0"/>
                  <w:rPrChange w:author="Jauhary Arifin" w:id="165" w:date="2026-08-29T04:10:46Z">
                    <w:rPr>
                      <w:rFonts w:ascii="Bookman Old Style" w:cs="Bookman Old Style" w:eastAsia="Bookman Old Style" w:hAnsi="Bookman Old Style"/>
                      <w:sz w:val="20"/>
                      <w:szCs w:val="20"/>
                    </w:rPr>
                  </w:rPrChange>
                </w:rPr>
                <w:t xml:space="preserve">Peraturan dan Perundangan terkait K2</w:t>
              </w:r>
              <w:r w:rsidDel="00000000" w:rsidR="00000000" w:rsidRPr="00000000">
                <w:rPr>
                  <w:rtl w:val="0"/>
                </w:rPr>
              </w:r>
            </w:ins>
          </w:p>
          <w:p w:rsidR="00000000" w:rsidDel="00000000" w:rsidP="00000000" w:rsidRDefault="00000000" w:rsidRPr="00000000" w14:paraId="0000064D">
            <w:pPr>
              <w:rPr>
                <w:rFonts w:ascii="Bookman Old Style" w:cs="Bookman Old Style" w:eastAsia="Bookman Old Style" w:hAnsi="Bookman Old Style"/>
                <w:sz w:val="20"/>
                <w:szCs w:val="20"/>
                <w:rPrChange w:author="Jauhary Arifin" w:id="165" w:date="2026-08-29T04:10:46Z">
                  <w:rPr/>
                </w:rPrChange>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64E">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1.1</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64F">
            <w:pPr>
              <w:rPr>
                <w:ins w:author="Jauhary Arifin" w:id="166" w:date="2026-08-29T04:12:37Z"/>
                <w:del w:author="Jauhary Arifin" w:id="166" w:date="2026-08-29T04:12:37Z"/>
                <w:rFonts w:ascii="Bookman Old Style" w:cs="Bookman Old Style" w:eastAsia="Bookman Old Style" w:hAnsi="Bookman Old Style"/>
                <w:sz w:val="20"/>
                <w:szCs w:val="20"/>
              </w:rPr>
            </w:pPr>
            <w:del w:author="Jauhary Arifin" w:id="166" w:date="2026-08-29T04:12:37Z">
              <w:r w:rsidDel="00000000" w:rsidR="00000000" w:rsidRPr="00000000">
                <w:rPr>
                  <w:rFonts w:ascii="Bookman Old Style" w:cs="Bookman Old Style" w:eastAsia="Bookman Old Style" w:hAnsi="Bookman Old Style"/>
                  <w:sz w:val="20"/>
                  <w:szCs w:val="20"/>
                  <w:rtl w:val="0"/>
                </w:rPr>
                <w:delText xml:space="preserve">Mengetahui dasar pelaksanaan tugas pengoperasian sistem Air Condensate secara disiplin dan cermat, dengan komunikasi yang jelas dan lugas, serta peduli terhadap kebersihan dan keselamatan lingkungan kerja.</w:delText>
              </w:r>
            </w:del>
            <w:ins w:author="Jauhary Arifin" w:id="166" w:date="2026-08-29T04:12:37Z">
              <w:del w:author="Jauhary Arifin" w:id="166" w:date="2026-08-29T04:12:37Z">
                <w:r w:rsidDel="00000000" w:rsidR="00000000" w:rsidRPr="00000000">
                  <w:rPr>
                    <w:rtl w:val="0"/>
                  </w:rPr>
                </w:r>
              </w:del>
            </w:ins>
          </w:p>
          <w:p w:rsidR="00000000" w:rsidDel="00000000" w:rsidP="00000000" w:rsidRDefault="00000000" w:rsidRPr="00000000" w14:paraId="00000650">
            <w:pPr>
              <w:rPr>
                <w:ins w:author="Jauhary Arifin" w:id="166" w:date="2026-08-29T04:12:37Z"/>
                <w:rFonts w:ascii="Bookman Old Style" w:cs="Bookman Old Style" w:eastAsia="Bookman Old Style" w:hAnsi="Bookman Old Style"/>
                <w:sz w:val="20"/>
                <w:szCs w:val="20"/>
              </w:rPr>
            </w:pPr>
            <w:ins w:author="Jauhary Arifin" w:id="166" w:date="2026-08-29T04:12:37Z">
              <w:r w:rsidDel="00000000" w:rsidR="00000000" w:rsidRPr="00000000">
                <w:rPr>
                  <w:rtl w:val="0"/>
                </w:rPr>
              </w:r>
            </w:ins>
          </w:p>
          <w:p w:rsidR="00000000" w:rsidDel="00000000" w:rsidP="00000000" w:rsidRDefault="00000000" w:rsidRPr="00000000" w14:paraId="00000651">
            <w:pPr>
              <w:rPr>
                <w:rFonts w:ascii="Bookman Old Style" w:cs="Bookman Old Style" w:eastAsia="Bookman Old Style" w:hAnsi="Bookman Old Style"/>
                <w:sz w:val="20"/>
                <w:szCs w:val="20"/>
                <w:rPrChange w:author="Jauhary Arifin" w:id="167" w:date="2026-08-29T04:12:37Z">
                  <w:rPr/>
                </w:rPrChange>
              </w:rPr>
            </w:pPr>
            <w:ins w:author="Jauhary Arifin" w:id="166" w:date="2026-08-29T04:12:37Z">
              <w:r w:rsidDel="00000000" w:rsidR="00000000" w:rsidRPr="00000000">
                <w:rPr>
                  <w:rFonts w:ascii="Bookman Old Style" w:cs="Bookman Old Style" w:eastAsia="Bookman Old Style" w:hAnsi="Bookman Old Style"/>
                  <w:sz w:val="20"/>
                  <w:szCs w:val="20"/>
                  <w:rtl w:val="0"/>
                  <w:rPrChange w:author="Jauhary Arifin" w:id="167" w:date="2026-08-29T04:12:37Z">
                    <w:rPr>
                      <w:rFonts w:ascii="Bookman Old Style" w:cs="Bookman Old Style" w:eastAsia="Bookman Old Style" w:hAnsi="Bookman Old Style"/>
                      <w:sz w:val="20"/>
                      <w:szCs w:val="20"/>
                    </w:rPr>
                  </w:rPrChange>
                </w:rPr>
                <w:t xml:space="preserve">Memahami dasar pelaksanaan tugas pengoperasian </w:t>
              </w:r>
              <w:r w:rsidDel="00000000" w:rsidR="00000000" w:rsidRPr="00000000">
                <w:rPr>
                  <w:rFonts w:ascii="Bookman Old Style" w:cs="Bookman Old Style" w:eastAsia="Bookman Old Style" w:hAnsi="Bookman Old Style"/>
                  <w:i w:val="1"/>
                  <w:iCs w:val="1"/>
                  <w:sz w:val="20"/>
                  <w:szCs w:val="20"/>
                  <w:rtl w:val="0"/>
                  <w:rPrChange w:author="Jauhary Arifin" w:id="167" w:date="2026-08-29T04:12:37Z">
                    <w:rPr>
                      <w:rFonts w:ascii="Bookman Old Style" w:cs="Bookman Old Style" w:eastAsia="Bookman Old Style" w:hAnsi="Bookman Old Style"/>
                      <w:sz w:val="20"/>
                      <w:szCs w:val="20"/>
                    </w:rPr>
                  </w:rPrChange>
                </w:rPr>
                <w:t xml:space="preserve">air condensate</w:t>
              </w:r>
              <w:r w:rsidDel="00000000" w:rsidR="00000000" w:rsidRPr="00000000">
                <w:rPr>
                  <w:rFonts w:ascii="Bookman Old Style" w:cs="Bookman Old Style" w:eastAsia="Bookman Old Style" w:hAnsi="Bookman Old Style"/>
                  <w:sz w:val="20"/>
                  <w:szCs w:val="20"/>
                  <w:rtl w:val="0"/>
                  <w:rPrChange w:author="Jauhary Arifin" w:id="167" w:date="2026-08-29T04:12:37Z">
                    <w:rPr>
                      <w:rFonts w:ascii="Bookman Old Style" w:cs="Bookman Old Style" w:eastAsia="Bookman Old Style" w:hAnsi="Bookman Old Style"/>
                      <w:sz w:val="20"/>
                      <w:szCs w:val="20"/>
                    </w:rPr>
                  </w:rPrChange>
                </w:rPr>
                <w:t xml:space="preserve"> dengan baik</w:t>
              </w:r>
            </w:ins>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652">
            <w:pPr>
              <w:jc w:val="center"/>
              <w:rPr>
                <w:rFonts w:ascii="Bookman Old Style" w:cs="Bookman Old Style" w:eastAsia="Bookman Old Style" w:hAnsi="Bookman Old Style"/>
                <w:sz w:val="24"/>
                <w:szCs w:val="24"/>
              </w:rPr>
            </w:pPr>
            <w:ins w:author="Jauhary Arifin" w:id="168" w:date="2026-08-29T04:45:49Z">
              <w:r w:rsidDel="00000000" w:rsidR="00000000" w:rsidRPr="00000000">
                <w:rPr>
                  <w:rFonts w:ascii="Bookman Old Style" w:cs="Bookman Old Style" w:eastAsia="Bookman Old Style" w:hAnsi="Bookman Old Style"/>
                  <w:sz w:val="20"/>
                  <w:szCs w:val="20"/>
                  <w:rtl w:val="0"/>
                  <w:rPrChange w:author="Jauhary Arifin" w:id="169" w:date="2026-08-29T04:45:49Z">
                    <w:rPr/>
                  </w:rPrChange>
                </w:rPr>
                <w:t xml:space="preserve">2</w:t>
              </w:r>
            </w:ins>
            <w:del w:author="Jauhary Arifin" w:id="168" w:date="2026-08-29T04:45:49Z">
              <w:r w:rsidDel="00000000" w:rsidR="00000000" w:rsidRPr="00000000">
                <w:rPr>
                  <w:rFonts w:ascii="Bookman Old Style" w:cs="Bookman Old Style" w:eastAsia="Bookman Old Style" w:hAnsi="Bookman Old Style"/>
                  <w:sz w:val="20"/>
                  <w:szCs w:val="20"/>
                  <w:rtl w:val="0"/>
                  <w:rPrChange w:author="Jauhary Arifin" w:id="169" w:date="2026-08-29T04:45:49Z">
                    <w:rPr>
                      <w:rFonts w:ascii="Bookman Old Style" w:cs="Bookman Old Style" w:eastAsia="Bookman Old Style" w:hAnsi="Bookman Old Style"/>
                      <w:sz w:val="20"/>
                      <w:szCs w:val="20"/>
                    </w:rPr>
                  </w:rPrChange>
                </w:rPr>
                <w:delText xml:space="preserve">4</w:delText>
              </w:r>
            </w:del>
            <w:r w:rsidDel="00000000" w:rsidR="00000000" w:rsidRPr="00000000">
              <w:rPr>
                <w:rFonts w:ascii="Bookman Old Style" w:cs="Bookman Old Style" w:eastAsia="Bookman Old Style" w:hAnsi="Bookman Old Style"/>
                <w:sz w:val="20"/>
                <w:szCs w:val="20"/>
                <w:rtl w:val="0"/>
              </w:rPr>
              <w:t xml:space="preserve"> JP</w:t>
            </w:r>
            <w:r w:rsidDel="00000000" w:rsidR="00000000" w:rsidRPr="00000000">
              <w:rPr>
                <w:rtl w:val="0"/>
              </w:rPr>
            </w:r>
          </w:p>
        </w:tc>
      </w:tr>
      <w:tr>
        <w:trPr>
          <w:cantSplit w:val="1"/>
          <w:tblHeader w:val="0"/>
        </w:trPr>
        <w:tc>
          <w:tcPr>
            <w:vMerge w:val="continue"/>
            <w:tcMar>
              <w:top w:w="30.0" w:type="dxa"/>
              <w:left w:w="35.0" w:type="dxa"/>
              <w:bottom w:w="30.0" w:type="dxa"/>
              <w:right w:w="35.0" w:type="dxa"/>
            </w:tcMar>
          </w:tcPr>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655">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1.2</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656">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Maksud &amp; tujuan pengoperasian sistem Air Condensate dipahami.</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659">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1.2</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65A">
            <w:pPr>
              <w:rPr>
                <w:ins w:author="Jauhary Arifin" w:id="170" w:date="2026-08-29T04:13:24Z"/>
                <w:del w:author="Jauhary Arifin" w:id="170" w:date="2026-08-29T04:13:24Z"/>
                <w:rFonts w:ascii="Bookman Old Style" w:cs="Bookman Old Style" w:eastAsia="Bookman Old Style" w:hAnsi="Bookman Old Style"/>
                <w:sz w:val="20"/>
                <w:szCs w:val="20"/>
              </w:rPr>
            </w:pPr>
            <w:del w:author="Jauhary Arifin" w:id="170" w:date="2026-08-29T04:13:24Z">
              <w:r w:rsidDel="00000000" w:rsidR="00000000" w:rsidRPr="00000000">
                <w:rPr>
                  <w:rFonts w:ascii="Bookman Old Style" w:cs="Bookman Old Style" w:eastAsia="Bookman Old Style" w:hAnsi="Bookman Old Style"/>
                  <w:sz w:val="20"/>
                  <w:szCs w:val="20"/>
                  <w:rtl w:val="0"/>
                </w:rPr>
                <w:delText xml:space="preserve">Memahami maksud dan tujuan pengoperasian sistem Air Condensate secara disiplin dan cermat, dengan komunikasi yang jelas dan lugas, serta peduli terhadap kebersihan dan keselamatan lingkungan kerja.</w:delText>
              </w:r>
            </w:del>
            <w:ins w:author="Jauhary Arifin" w:id="170" w:date="2026-08-29T04:13:24Z">
              <w:del w:author="Jauhary Arifin" w:id="170" w:date="2026-08-29T04:13:24Z">
                <w:r w:rsidDel="00000000" w:rsidR="00000000" w:rsidRPr="00000000">
                  <w:rPr>
                    <w:rtl w:val="0"/>
                  </w:rPr>
                </w:r>
              </w:del>
            </w:ins>
          </w:p>
          <w:p w:rsidR="00000000" w:rsidDel="00000000" w:rsidP="00000000" w:rsidRDefault="00000000" w:rsidRPr="00000000" w14:paraId="0000065B">
            <w:pPr>
              <w:rPr>
                <w:ins w:author="Jauhary Arifin" w:id="170" w:date="2026-08-29T04:13:24Z"/>
                <w:rFonts w:ascii="Bookman Old Style" w:cs="Bookman Old Style" w:eastAsia="Bookman Old Style" w:hAnsi="Bookman Old Style"/>
                <w:sz w:val="20"/>
                <w:szCs w:val="20"/>
              </w:rPr>
            </w:pPr>
            <w:ins w:author="Jauhary Arifin" w:id="170" w:date="2026-08-29T04:13:24Z">
              <w:r w:rsidDel="00000000" w:rsidR="00000000" w:rsidRPr="00000000">
                <w:rPr>
                  <w:rtl w:val="0"/>
                </w:rPr>
              </w:r>
            </w:ins>
          </w:p>
          <w:p w:rsidR="00000000" w:rsidDel="00000000" w:rsidP="00000000" w:rsidRDefault="00000000" w:rsidRPr="00000000" w14:paraId="0000065C">
            <w:pPr>
              <w:rPr>
                <w:rFonts w:ascii="Bookman Old Style" w:cs="Bookman Old Style" w:eastAsia="Bookman Old Style" w:hAnsi="Bookman Old Style"/>
                <w:sz w:val="20"/>
                <w:szCs w:val="20"/>
                <w:rPrChange w:author="Jauhary Arifin" w:id="171" w:date="2026-08-29T04:13:24Z">
                  <w:rPr/>
                </w:rPrChange>
              </w:rPr>
            </w:pPr>
            <w:ins w:author="Jauhary Arifin" w:id="170" w:date="2026-08-29T04:13:24Z">
              <w:r w:rsidDel="00000000" w:rsidR="00000000" w:rsidRPr="00000000">
                <w:rPr>
                  <w:rFonts w:ascii="Bookman Old Style" w:cs="Bookman Old Style" w:eastAsia="Bookman Old Style" w:hAnsi="Bookman Old Style"/>
                  <w:sz w:val="20"/>
                  <w:szCs w:val="20"/>
                  <w:rtl w:val="0"/>
                  <w:rPrChange w:author="Jauhary Arifin" w:id="171" w:date="2026-08-29T04:13:24Z">
                    <w:rPr>
                      <w:rFonts w:ascii="Bookman Old Style" w:cs="Bookman Old Style" w:eastAsia="Bookman Old Style" w:hAnsi="Bookman Old Style"/>
                      <w:sz w:val="20"/>
                      <w:szCs w:val="20"/>
                    </w:rPr>
                  </w:rPrChange>
                </w:rPr>
                <w:t xml:space="preserve">Memahami maksud dan tujuan pengoperasian sistem </w:t>
              </w:r>
              <w:r w:rsidDel="00000000" w:rsidR="00000000" w:rsidRPr="00000000">
                <w:rPr>
                  <w:rFonts w:ascii="Bookman Old Style" w:cs="Bookman Old Style" w:eastAsia="Bookman Old Style" w:hAnsi="Bookman Old Style"/>
                  <w:i w:val="1"/>
                  <w:iCs w:val="1"/>
                  <w:sz w:val="20"/>
                  <w:szCs w:val="20"/>
                  <w:rtl w:val="0"/>
                  <w:rPrChange w:author="Jauhary Arifin" w:id="171" w:date="2026-08-29T04:13:24Z">
                    <w:rPr>
                      <w:rFonts w:ascii="Bookman Old Style" w:cs="Bookman Old Style" w:eastAsia="Bookman Old Style" w:hAnsi="Bookman Old Style"/>
                      <w:sz w:val="20"/>
                      <w:szCs w:val="20"/>
                    </w:rPr>
                  </w:rPrChange>
                </w:rPr>
                <w:t xml:space="preserve">air condesate</w:t>
              </w:r>
              <w:r w:rsidDel="00000000" w:rsidR="00000000" w:rsidRPr="00000000">
                <w:rPr>
                  <w:rFonts w:ascii="Bookman Old Style" w:cs="Bookman Old Style" w:eastAsia="Bookman Old Style" w:hAnsi="Bookman Old Style"/>
                  <w:sz w:val="20"/>
                  <w:szCs w:val="20"/>
                  <w:rtl w:val="0"/>
                  <w:rPrChange w:author="Jauhary Arifin" w:id="171" w:date="2026-08-29T04:13:24Z">
                    <w:rPr>
                      <w:rFonts w:ascii="Bookman Old Style" w:cs="Bookman Old Style" w:eastAsia="Bookman Old Style" w:hAnsi="Bookman Old Style"/>
                      <w:sz w:val="20"/>
                      <w:szCs w:val="20"/>
                    </w:rPr>
                  </w:rPrChange>
                </w:rPr>
                <w:t xml:space="preserve"> dengan baik</w:t>
              </w:r>
            </w:ins>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blHeader w:val="0"/>
        </w:trPr>
        <w:tc>
          <w:tcPr>
            <w:vMerge w:val="continue"/>
            <w:tcMar>
              <w:top w:w="30.0" w:type="dxa"/>
              <w:left w:w="35.0" w:type="dxa"/>
              <w:bottom w:w="30.0" w:type="dxa"/>
              <w:right w:w="35.0" w:type="dxa"/>
            </w:tcMar>
          </w:tcPr>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660">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1.3</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661">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Perintah kerja pengoperasian sistem Air Condensate, termasuk: batasan pelaksanaan pengoperasian; metoda komunikasi; serta standar pelaporan dipahami.</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664">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1.3</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665">
            <w:pPr>
              <w:rPr>
                <w:ins w:author="Jauhary Arifin" w:id="172" w:date="2026-08-29T04:28:32Z"/>
                <w:del w:author="Jauhary Arifin" w:id="172" w:date="2026-08-29T04:28:32Z"/>
                <w:rFonts w:ascii="Bookman Old Style" w:cs="Bookman Old Style" w:eastAsia="Bookman Old Style" w:hAnsi="Bookman Old Style"/>
                <w:sz w:val="20"/>
                <w:szCs w:val="20"/>
              </w:rPr>
            </w:pPr>
            <w:del w:author="Jauhary Arifin" w:id="172" w:date="2026-08-29T04:28:32Z">
              <w:r w:rsidDel="00000000" w:rsidR="00000000" w:rsidRPr="00000000">
                <w:rPr>
                  <w:rFonts w:ascii="Bookman Old Style" w:cs="Bookman Old Style" w:eastAsia="Bookman Old Style" w:hAnsi="Bookman Old Style"/>
                  <w:sz w:val="20"/>
                  <w:szCs w:val="20"/>
                  <w:rtl w:val="0"/>
                </w:rPr>
                <w:delText xml:space="preserve">Memahami perintah kerja pengoperasian sistem Air Condensate, termasuk batasan pelaksanaan pengoperasian, metode komunikasi, dan standar pelaporan secara disiplin dan cermat, dengan komunikasi yang jelas dan lugas, serta peduli terhadap kebersihan dan keselamatan lingkungan kerja.</w:delText>
              </w:r>
            </w:del>
            <w:ins w:author="Jauhary Arifin" w:id="172" w:date="2026-08-29T04:28:32Z">
              <w:del w:author="Jauhary Arifin" w:id="172" w:date="2026-08-29T04:28:32Z">
                <w:r w:rsidDel="00000000" w:rsidR="00000000" w:rsidRPr="00000000">
                  <w:rPr>
                    <w:rtl w:val="0"/>
                  </w:rPr>
                </w:r>
              </w:del>
            </w:ins>
          </w:p>
          <w:p w:rsidR="00000000" w:rsidDel="00000000" w:rsidP="00000000" w:rsidRDefault="00000000" w:rsidRPr="00000000" w14:paraId="00000666">
            <w:pPr>
              <w:rPr>
                <w:ins w:author="Jauhary Arifin" w:id="172" w:date="2026-08-29T04:28:32Z"/>
                <w:rFonts w:ascii="Bookman Old Style" w:cs="Bookman Old Style" w:eastAsia="Bookman Old Style" w:hAnsi="Bookman Old Style"/>
                <w:sz w:val="20"/>
                <w:szCs w:val="20"/>
              </w:rPr>
            </w:pPr>
            <w:ins w:author="Jauhary Arifin" w:id="172" w:date="2026-08-29T04:28:32Z">
              <w:r w:rsidDel="00000000" w:rsidR="00000000" w:rsidRPr="00000000">
                <w:rPr>
                  <w:rtl w:val="0"/>
                </w:rPr>
              </w:r>
            </w:ins>
          </w:p>
          <w:p w:rsidR="00000000" w:rsidDel="00000000" w:rsidP="00000000" w:rsidRDefault="00000000" w:rsidRPr="00000000" w14:paraId="00000667">
            <w:pPr>
              <w:rPr>
                <w:ins w:author="Jauhary Arifin" w:id="172" w:date="2026-08-29T04:28:32Z"/>
                <w:rFonts w:ascii="Bookman Old Style" w:cs="Bookman Old Style" w:eastAsia="Bookman Old Style" w:hAnsi="Bookman Old Style"/>
                <w:sz w:val="20"/>
                <w:szCs w:val="20"/>
                <w:rPrChange w:author="Jauhary Arifin" w:id="173" w:date="2026-08-29T04:28:32Z">
                  <w:rPr>
                    <w:rFonts w:ascii="Bookman Old Style" w:cs="Bookman Old Style" w:eastAsia="Bookman Old Style" w:hAnsi="Bookman Old Style"/>
                    <w:sz w:val="20"/>
                    <w:szCs w:val="20"/>
                  </w:rPr>
                </w:rPrChange>
              </w:rPr>
            </w:pPr>
            <w:ins w:author="Jauhary Arifin" w:id="172" w:date="2026-08-29T04:28:32Z">
              <w:r w:rsidDel="00000000" w:rsidR="00000000" w:rsidRPr="00000000">
                <w:rPr>
                  <w:rFonts w:ascii="Bookman Old Style" w:cs="Bookman Old Style" w:eastAsia="Bookman Old Style" w:hAnsi="Bookman Old Style"/>
                  <w:sz w:val="20"/>
                  <w:szCs w:val="20"/>
                  <w:rtl w:val="0"/>
                  <w:rPrChange w:author="Jauhary Arifin" w:id="173" w:date="2026-08-29T04:28:32Z">
                    <w:rPr>
                      <w:rFonts w:ascii="Bookman Old Style" w:cs="Bookman Old Style" w:eastAsia="Bookman Old Style" w:hAnsi="Bookman Old Style"/>
                      <w:sz w:val="20"/>
                      <w:szCs w:val="20"/>
                    </w:rPr>
                  </w:rPrChange>
                </w:rPr>
                <w:t xml:space="preserve">Memahami perintah kerja pengoperasian sistem </w:t>
              </w:r>
              <w:r w:rsidDel="00000000" w:rsidR="00000000" w:rsidRPr="00000000">
                <w:rPr>
                  <w:rFonts w:ascii="Bookman Old Style" w:cs="Bookman Old Style" w:eastAsia="Bookman Old Style" w:hAnsi="Bookman Old Style"/>
                  <w:i w:val="1"/>
                  <w:iCs w:val="1"/>
                  <w:sz w:val="20"/>
                  <w:szCs w:val="20"/>
                  <w:rtl w:val="0"/>
                  <w:rPrChange w:author="Jauhary Arifin" w:id="173" w:date="2026-08-29T04:28:32Z">
                    <w:rPr>
                      <w:rFonts w:ascii="Bookman Old Style" w:cs="Bookman Old Style" w:eastAsia="Bookman Old Style" w:hAnsi="Bookman Old Style"/>
                      <w:sz w:val="20"/>
                      <w:szCs w:val="20"/>
                    </w:rPr>
                  </w:rPrChange>
                </w:rPr>
                <w:t xml:space="preserve">Air Condensate</w:t>
              </w:r>
              <w:r w:rsidDel="00000000" w:rsidR="00000000" w:rsidRPr="00000000">
                <w:rPr>
                  <w:rFonts w:ascii="Bookman Old Style" w:cs="Bookman Old Style" w:eastAsia="Bookman Old Style" w:hAnsi="Bookman Old Style"/>
                  <w:sz w:val="20"/>
                  <w:szCs w:val="20"/>
                  <w:rtl w:val="0"/>
                  <w:rPrChange w:author="Jauhary Arifin" w:id="173" w:date="2026-08-29T04:28:32Z">
                    <w:rPr>
                      <w:rFonts w:ascii="Bookman Old Style" w:cs="Bookman Old Style" w:eastAsia="Bookman Old Style" w:hAnsi="Bookman Old Style"/>
                      <w:sz w:val="20"/>
                      <w:szCs w:val="20"/>
                    </w:rPr>
                  </w:rPrChange>
                </w:rPr>
                <w:t xml:space="preserve">, termasuk: batasan </w:t>
              </w:r>
            </w:ins>
          </w:p>
          <w:p w:rsidR="00000000" w:rsidDel="00000000" w:rsidP="00000000" w:rsidRDefault="00000000" w:rsidRPr="00000000" w14:paraId="00000668">
            <w:pPr>
              <w:rPr>
                <w:rFonts w:ascii="Bookman Old Style" w:cs="Bookman Old Style" w:eastAsia="Bookman Old Style" w:hAnsi="Bookman Old Style"/>
                <w:sz w:val="20"/>
                <w:szCs w:val="20"/>
                <w:rPrChange w:author="Jauhary Arifin" w:id="173" w:date="2026-08-29T04:28:32Z">
                  <w:rPr/>
                </w:rPrChange>
              </w:rPr>
            </w:pPr>
            <w:ins w:author="Jauhary Arifin" w:id="172" w:date="2026-08-29T04:28:32Z">
              <w:r w:rsidDel="00000000" w:rsidR="00000000" w:rsidRPr="00000000">
                <w:rPr>
                  <w:rFonts w:ascii="Bookman Old Style" w:cs="Bookman Old Style" w:eastAsia="Bookman Old Style" w:hAnsi="Bookman Old Style"/>
                  <w:sz w:val="20"/>
                  <w:szCs w:val="20"/>
                  <w:rtl w:val="0"/>
                  <w:rPrChange w:author="Jauhary Arifin" w:id="173" w:date="2026-08-29T04:28:32Z">
                    <w:rPr>
                      <w:rFonts w:ascii="Bookman Old Style" w:cs="Bookman Old Style" w:eastAsia="Bookman Old Style" w:hAnsi="Bookman Old Style"/>
                      <w:sz w:val="20"/>
                      <w:szCs w:val="20"/>
                    </w:rPr>
                  </w:rPrChange>
                </w:rPr>
                <w:t xml:space="preserve">pelaksanaan pengoperasian; metoda komunikasi; serta standar pelaporan dengan baik</w:t>
              </w:r>
            </w:ins>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blHeader w:val="0"/>
        </w:trPr>
        <w:tc>
          <w:tcPr>
            <w:vMerge w:val="continue"/>
            <w:tcMar>
              <w:top w:w="30.0" w:type="dxa"/>
              <w:left w:w="35.0" w:type="dxa"/>
              <w:bottom w:w="30.0" w:type="dxa"/>
              <w:right w:w="35.0" w:type="dxa"/>
            </w:tcMar>
          </w:tcPr>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66C">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1.4</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66D">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Perlengkapan keselamatan ketenagalistrikan (K2), peralatan utama dan pendukung pengoperasian sistem Air Condensate, diidentifikasi.</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670">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1.4</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671">
            <w:pPr>
              <w:rPr>
                <w:ins w:author="Jauhary Arifin" w:id="174" w:date="2026-08-29T04:29:10Z"/>
                <w:del w:author="Jauhary Arifin" w:id="174" w:date="2026-08-29T04:29:10Z"/>
                <w:rFonts w:ascii="Bookman Old Style" w:cs="Bookman Old Style" w:eastAsia="Bookman Old Style" w:hAnsi="Bookman Old Style"/>
                <w:sz w:val="20"/>
                <w:szCs w:val="20"/>
              </w:rPr>
            </w:pPr>
            <w:del w:author="Jauhary Arifin" w:id="174" w:date="2026-08-29T04:29:10Z">
              <w:r w:rsidDel="00000000" w:rsidR="00000000" w:rsidRPr="00000000">
                <w:rPr>
                  <w:rFonts w:ascii="Bookman Old Style" w:cs="Bookman Old Style" w:eastAsia="Bookman Old Style" w:hAnsi="Bookman Old Style"/>
                  <w:sz w:val="20"/>
                  <w:szCs w:val="20"/>
                  <w:rtl w:val="0"/>
                </w:rPr>
                <w:delText xml:space="preserve">Mengidentifikasi perlengkapan keselamatan ketenagalistrikan (K2), peralatan utama, dan peralatan pendukung pengoperasian sistem Air Condensate secara disiplin dan cermat, dengan komunikasi yang jelas dan lugas, serta peduli terhadap kebersihan dan keselamatan lingkungan kerja.</w:delText>
              </w:r>
            </w:del>
            <w:ins w:author="Jauhary Arifin" w:id="174" w:date="2026-08-29T04:29:10Z">
              <w:del w:author="Jauhary Arifin" w:id="174" w:date="2026-08-29T04:29:10Z">
                <w:r w:rsidDel="00000000" w:rsidR="00000000" w:rsidRPr="00000000">
                  <w:rPr>
                    <w:rtl w:val="0"/>
                  </w:rPr>
                </w:r>
              </w:del>
            </w:ins>
          </w:p>
          <w:p w:rsidR="00000000" w:rsidDel="00000000" w:rsidP="00000000" w:rsidRDefault="00000000" w:rsidRPr="00000000" w14:paraId="00000672">
            <w:pPr>
              <w:rPr>
                <w:ins w:author="Jauhary Arifin" w:id="174" w:date="2026-08-29T04:29:10Z"/>
                <w:rFonts w:ascii="Bookman Old Style" w:cs="Bookman Old Style" w:eastAsia="Bookman Old Style" w:hAnsi="Bookman Old Style"/>
                <w:sz w:val="20"/>
                <w:szCs w:val="20"/>
              </w:rPr>
            </w:pPr>
            <w:ins w:author="Jauhary Arifin" w:id="174" w:date="2026-08-29T04:29:10Z">
              <w:r w:rsidDel="00000000" w:rsidR="00000000" w:rsidRPr="00000000">
                <w:rPr>
                  <w:rtl w:val="0"/>
                </w:rPr>
              </w:r>
            </w:ins>
          </w:p>
          <w:p w:rsidR="00000000" w:rsidDel="00000000" w:rsidP="00000000" w:rsidRDefault="00000000" w:rsidRPr="00000000" w14:paraId="00000673">
            <w:pPr>
              <w:rPr>
                <w:rFonts w:ascii="Bookman Old Style" w:cs="Bookman Old Style" w:eastAsia="Bookman Old Style" w:hAnsi="Bookman Old Style"/>
                <w:sz w:val="20"/>
                <w:szCs w:val="20"/>
                <w:rPrChange w:author="Jauhary Arifin" w:id="175" w:date="2026-08-29T04:29:10Z">
                  <w:rPr/>
                </w:rPrChange>
              </w:rPr>
            </w:pPr>
            <w:ins w:author="Jauhary Arifin" w:id="174" w:date="2026-08-29T04:29:10Z">
              <w:r w:rsidDel="00000000" w:rsidR="00000000" w:rsidRPr="00000000">
                <w:rPr>
                  <w:rFonts w:ascii="Bookman Old Style" w:cs="Bookman Old Style" w:eastAsia="Bookman Old Style" w:hAnsi="Bookman Old Style"/>
                  <w:sz w:val="20"/>
                  <w:szCs w:val="20"/>
                  <w:rtl w:val="0"/>
                  <w:rPrChange w:author="Jauhary Arifin" w:id="175" w:date="2026-08-29T04:29:10Z">
                    <w:rPr>
                      <w:rFonts w:ascii="Bookman Old Style" w:cs="Bookman Old Style" w:eastAsia="Bookman Old Style" w:hAnsi="Bookman Old Style"/>
                      <w:sz w:val="20"/>
                      <w:szCs w:val="20"/>
                    </w:rPr>
                  </w:rPrChange>
                </w:rPr>
                <w:t xml:space="preserve">Mengidentifikasi perlengkapan keselamatan ketenagalistrikan (K2), peralatan utama dan pendukung pengoperasian  sistem </w:t>
              </w:r>
              <w:r w:rsidDel="00000000" w:rsidR="00000000" w:rsidRPr="00000000">
                <w:rPr>
                  <w:rFonts w:ascii="Bookman Old Style" w:cs="Bookman Old Style" w:eastAsia="Bookman Old Style" w:hAnsi="Bookman Old Style"/>
                  <w:i w:val="1"/>
                  <w:iCs w:val="1"/>
                  <w:sz w:val="20"/>
                  <w:szCs w:val="20"/>
                  <w:rtl w:val="0"/>
                  <w:rPrChange w:author="Jauhary Arifin" w:id="175" w:date="2026-08-29T04:29:10Z">
                    <w:rPr>
                      <w:rFonts w:ascii="Bookman Old Style" w:cs="Bookman Old Style" w:eastAsia="Bookman Old Style" w:hAnsi="Bookman Old Style"/>
                      <w:sz w:val="20"/>
                      <w:szCs w:val="20"/>
                    </w:rPr>
                  </w:rPrChange>
                </w:rPr>
                <w:t xml:space="preserve">Air Condensate</w:t>
              </w:r>
              <w:r w:rsidDel="00000000" w:rsidR="00000000" w:rsidRPr="00000000">
                <w:rPr>
                  <w:rFonts w:ascii="Bookman Old Style" w:cs="Bookman Old Style" w:eastAsia="Bookman Old Style" w:hAnsi="Bookman Old Style"/>
                  <w:sz w:val="20"/>
                  <w:szCs w:val="20"/>
                  <w:rtl w:val="0"/>
                  <w:rPrChange w:author="Jauhary Arifin" w:id="175" w:date="2026-08-29T04:29:10Z">
                    <w:rPr>
                      <w:rFonts w:ascii="Bookman Old Style" w:cs="Bookman Old Style" w:eastAsia="Bookman Old Style" w:hAnsi="Bookman Old Style"/>
                      <w:sz w:val="20"/>
                      <w:szCs w:val="20"/>
                    </w:rPr>
                  </w:rPrChange>
                </w:rPr>
                <w:t xml:space="preserve"> dengan teliti</w:t>
              </w:r>
            </w:ins>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blHeader w:val="0"/>
        </w:trPr>
        <w:tc>
          <w:tcPr>
            <w:vMerge w:val="continue"/>
            <w:tcMar>
              <w:top w:w="30.0" w:type="dxa"/>
              <w:left w:w="35.0" w:type="dxa"/>
              <w:bottom w:w="30.0" w:type="dxa"/>
              <w:right w:w="35.0" w:type="dxa"/>
            </w:tcMar>
          </w:tcPr>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677">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1.5</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678">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Lingkup perintah kerja pengoperasian sistem Air Condensate disanggupi.</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67B">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1.5</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67C">
            <w:pPr>
              <w:rPr>
                <w:ins w:author="Jauhary Arifin" w:id="176" w:date="2026-08-29T06:27:07Z"/>
                <w:rFonts w:ascii="Bookman Old Style" w:cs="Bookman Old Style" w:eastAsia="Bookman Old Style" w:hAnsi="Bookman Old Style"/>
                <w:sz w:val="20"/>
                <w:szCs w:val="20"/>
              </w:rPr>
            </w:pPr>
            <w:del w:author="Jauhary Arifin" w:id="176" w:date="2026-08-29T06:27:07Z">
              <w:r w:rsidDel="00000000" w:rsidR="00000000" w:rsidRPr="00000000">
                <w:rPr>
                  <w:rFonts w:ascii="Bookman Old Style" w:cs="Bookman Old Style" w:eastAsia="Bookman Old Style" w:hAnsi="Bookman Old Style"/>
                  <w:sz w:val="20"/>
                  <w:szCs w:val="20"/>
                  <w:rtl w:val="0"/>
                </w:rPr>
                <w:delText xml:space="preserve">Menyanggupi lingkup perintah kerja pengoperasian sistem Air Condensate secara disiplin dan cermat, dengan komunikasi yang jelas dan lugas, serta peduli terhadap kebersihan dan keselamatan lingkungan kerja.</w:delText>
              </w:r>
            </w:del>
            <w:ins w:author="Jauhary Arifin" w:id="176" w:date="2026-08-29T06:27:07Z">
              <w:r w:rsidDel="00000000" w:rsidR="00000000" w:rsidRPr="00000000">
                <w:rPr>
                  <w:rtl w:val="0"/>
                </w:rPr>
              </w:r>
            </w:ins>
          </w:p>
          <w:p w:rsidR="00000000" w:rsidDel="00000000" w:rsidP="00000000" w:rsidRDefault="00000000" w:rsidRPr="00000000" w14:paraId="0000067D">
            <w:pPr>
              <w:rPr>
                <w:ins w:author="Jauhary Arifin" w:id="176" w:date="2026-08-29T06:27:07Z"/>
                <w:rFonts w:ascii="Bookman Old Style" w:cs="Bookman Old Style" w:eastAsia="Bookman Old Style" w:hAnsi="Bookman Old Style"/>
                <w:sz w:val="20"/>
                <w:szCs w:val="20"/>
              </w:rPr>
            </w:pPr>
            <w:ins w:author="Jauhary Arifin" w:id="176" w:date="2026-08-29T06:27:07Z">
              <w:r w:rsidDel="00000000" w:rsidR="00000000" w:rsidRPr="00000000">
                <w:rPr>
                  <w:rtl w:val="0"/>
                </w:rPr>
              </w:r>
            </w:ins>
          </w:p>
          <w:p w:rsidR="00000000" w:rsidDel="00000000" w:rsidP="00000000" w:rsidRDefault="00000000" w:rsidRPr="00000000" w14:paraId="0000067E">
            <w:pPr>
              <w:rPr>
                <w:rFonts w:ascii="Bookman Old Style" w:cs="Bookman Old Style" w:eastAsia="Bookman Old Style" w:hAnsi="Bookman Old Style"/>
                <w:sz w:val="20"/>
                <w:szCs w:val="20"/>
                <w:rPrChange w:author="Jauhary Arifin" w:id="177" w:date="2026-08-29T06:27:07Z">
                  <w:rPr/>
                </w:rPrChange>
              </w:rPr>
            </w:pPr>
            <w:ins w:author="Jauhary Arifin" w:id="176" w:date="2026-08-29T06:27:07Z">
              <w:r w:rsidDel="00000000" w:rsidR="00000000" w:rsidRPr="00000000">
                <w:rPr>
                  <w:rFonts w:ascii="Bookman Old Style" w:cs="Bookman Old Style" w:eastAsia="Bookman Old Style" w:hAnsi="Bookman Old Style"/>
                  <w:sz w:val="20"/>
                  <w:szCs w:val="20"/>
                  <w:rtl w:val="0"/>
                  <w:rPrChange w:author="Jauhary Arifin" w:id="177" w:date="2026-08-29T06:27:07Z">
                    <w:rPr>
                      <w:rFonts w:ascii="Bookman Old Style" w:cs="Bookman Old Style" w:eastAsia="Bookman Old Style" w:hAnsi="Bookman Old Style"/>
                      <w:sz w:val="20"/>
                      <w:szCs w:val="20"/>
                    </w:rPr>
                  </w:rPrChange>
                </w:rPr>
                <w:t xml:space="preserve">Melaksanakan perintah kerja pengoperasian sistem </w:t>
              </w:r>
              <w:r w:rsidDel="00000000" w:rsidR="00000000" w:rsidRPr="00000000">
                <w:rPr>
                  <w:rFonts w:ascii="Bookman Old Style" w:cs="Bookman Old Style" w:eastAsia="Bookman Old Style" w:hAnsi="Bookman Old Style"/>
                  <w:i w:val="1"/>
                  <w:iCs w:val="1"/>
                  <w:sz w:val="20"/>
                  <w:szCs w:val="20"/>
                  <w:rtl w:val="0"/>
                  <w:rPrChange w:author="Jauhary Arifin" w:id="177" w:date="2026-08-29T06:27:07Z">
                    <w:rPr>
                      <w:rFonts w:ascii="Bookman Old Style" w:cs="Bookman Old Style" w:eastAsia="Bookman Old Style" w:hAnsi="Bookman Old Style"/>
                      <w:sz w:val="20"/>
                      <w:szCs w:val="20"/>
                    </w:rPr>
                  </w:rPrChange>
                </w:rPr>
                <w:t xml:space="preserve">Air Condensate</w:t>
              </w:r>
              <w:r w:rsidDel="00000000" w:rsidR="00000000" w:rsidRPr="00000000">
                <w:rPr>
                  <w:rFonts w:ascii="Bookman Old Style" w:cs="Bookman Old Style" w:eastAsia="Bookman Old Style" w:hAnsi="Bookman Old Style"/>
                  <w:sz w:val="20"/>
                  <w:szCs w:val="20"/>
                  <w:rtl w:val="0"/>
                  <w:rPrChange w:author="Jauhary Arifin" w:id="177" w:date="2026-08-29T06:27:07Z">
                    <w:rPr>
                      <w:rFonts w:ascii="Bookman Old Style" w:cs="Bookman Old Style" w:eastAsia="Bookman Old Style" w:hAnsi="Bookman Old Style"/>
                      <w:sz w:val="20"/>
                      <w:szCs w:val="20"/>
                    </w:rPr>
                  </w:rPrChange>
                </w:rPr>
                <w:t xml:space="preserve"> sesuai dengan lingkup pekerjaan yang ditetapkan secara disiplin dan bertanggung jawab</w:t>
              </w:r>
            </w:ins>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blHeader w:val="0"/>
        </w:trPr>
        <w:tc>
          <w:tcPr>
            <w:vMerge w:val="restart"/>
            <w:tcMar>
              <w:top w:w="30.0" w:type="dxa"/>
              <w:left w:w="35.0" w:type="dxa"/>
              <w:bottom w:w="30.0" w:type="dxa"/>
              <w:right w:w="35.0" w:type="dxa"/>
            </w:tcMar>
          </w:tcPr>
          <w:p w:rsidR="00000000" w:rsidDel="00000000" w:rsidP="00000000" w:rsidRDefault="00000000" w:rsidRPr="00000000" w14:paraId="00000680">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2.</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681">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Menyiapkan sarana pengoperasian sistem Air Condensate</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682">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2.1</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683">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Perintah kerja, formulir uji, check list pengoperasian sistem Air Condensate disiapkan.</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684">
            <w:pPr>
              <w:rPr>
                <w:ins w:author="Jauhary Arifin" w:id="178" w:date="2026-08-29T04:29:50Z"/>
                <w:del w:author="Jauhary Arifin" w:id="178" w:date="2026-08-29T04:29:50Z"/>
                <w:rFonts w:ascii="Bookman Old Style" w:cs="Bookman Old Style" w:eastAsia="Bookman Old Style" w:hAnsi="Bookman Old Style"/>
                <w:sz w:val="20"/>
                <w:szCs w:val="20"/>
              </w:rPr>
            </w:pPr>
            <w:del w:author="Jauhary Arifin" w:id="178" w:date="2026-08-29T04:29:50Z">
              <w:r w:rsidDel="00000000" w:rsidR="00000000" w:rsidRPr="00000000">
                <w:rPr>
                  <w:rFonts w:ascii="Bookman Old Style" w:cs="Bookman Old Style" w:eastAsia="Bookman Old Style" w:hAnsi="Bookman Old Style"/>
                  <w:sz w:val="20"/>
                  <w:szCs w:val="20"/>
                  <w:rtl w:val="0"/>
                </w:rPr>
                <w:delText xml:space="preserve">Tersiapkannya perintah kerja, formulir uji, check list, perlengkapan K2, lokasi, sarana, serta koordinasi waktu pengoperasian sistem Air Condensate sesuai prosedur.</w:delText>
              </w:r>
            </w:del>
            <w:ins w:author="Jauhary Arifin" w:id="178" w:date="2026-08-29T04:29:50Z">
              <w:del w:author="Jauhary Arifin" w:id="178" w:date="2026-08-29T04:29:50Z">
                <w:r w:rsidDel="00000000" w:rsidR="00000000" w:rsidRPr="00000000">
                  <w:rPr>
                    <w:rtl w:val="0"/>
                  </w:rPr>
                </w:r>
              </w:del>
            </w:ins>
          </w:p>
          <w:p w:rsidR="00000000" w:rsidDel="00000000" w:rsidP="00000000" w:rsidRDefault="00000000" w:rsidRPr="00000000" w14:paraId="00000685">
            <w:pPr>
              <w:rPr>
                <w:ins w:author="Jauhary Arifin" w:id="178" w:date="2026-08-29T04:29:50Z"/>
                <w:rFonts w:ascii="Bookman Old Style" w:cs="Bookman Old Style" w:eastAsia="Bookman Old Style" w:hAnsi="Bookman Old Style"/>
                <w:sz w:val="20"/>
                <w:szCs w:val="20"/>
              </w:rPr>
            </w:pPr>
            <w:ins w:author="Jauhary Arifin" w:id="178" w:date="2026-08-29T04:29:50Z">
              <w:r w:rsidDel="00000000" w:rsidR="00000000" w:rsidRPr="00000000">
                <w:rPr>
                  <w:rtl w:val="0"/>
                </w:rPr>
              </w:r>
            </w:ins>
          </w:p>
          <w:p w:rsidR="00000000" w:rsidDel="00000000" w:rsidP="00000000" w:rsidRDefault="00000000" w:rsidRPr="00000000" w14:paraId="00000686">
            <w:pPr>
              <w:rPr>
                <w:rFonts w:ascii="Bookman Old Style" w:cs="Bookman Old Style" w:eastAsia="Bookman Old Style" w:hAnsi="Bookman Old Style"/>
                <w:sz w:val="20"/>
                <w:szCs w:val="20"/>
                <w:rPrChange w:author="Jauhary Arifin" w:id="179" w:date="2026-08-29T04:29:50Z">
                  <w:rPr/>
                </w:rPrChange>
              </w:rPr>
            </w:pPr>
            <w:ins w:author="Jauhary Arifin" w:id="178" w:date="2026-08-29T04:29:50Z">
              <w:r w:rsidDel="00000000" w:rsidR="00000000" w:rsidRPr="00000000">
                <w:rPr>
                  <w:rFonts w:ascii="Bookman Old Style" w:cs="Bookman Old Style" w:eastAsia="Bookman Old Style" w:hAnsi="Bookman Old Style"/>
                  <w:sz w:val="20"/>
                  <w:szCs w:val="20"/>
                  <w:rtl w:val="0"/>
                  <w:rPrChange w:author="Jauhary Arifin" w:id="179" w:date="2026-08-29T04:29:50Z">
                    <w:rPr>
                      <w:rFonts w:ascii="Bookman Old Style" w:cs="Bookman Old Style" w:eastAsia="Bookman Old Style" w:hAnsi="Bookman Old Style"/>
                      <w:sz w:val="20"/>
                      <w:szCs w:val="20"/>
                    </w:rPr>
                  </w:rPrChange>
                </w:rPr>
                <w:t xml:space="preserve">Disiapkannya perlengkapan K2, peralatan, formulir, serta dikoordinasikan dan diamankannya sarana sistem </w:t>
              </w:r>
              <w:r w:rsidDel="00000000" w:rsidR="00000000" w:rsidRPr="00000000">
                <w:rPr>
                  <w:rFonts w:ascii="Bookman Old Style" w:cs="Bookman Old Style" w:eastAsia="Bookman Old Style" w:hAnsi="Bookman Old Style"/>
                  <w:i w:val="1"/>
                  <w:iCs w:val="1"/>
                  <w:sz w:val="20"/>
                  <w:szCs w:val="20"/>
                  <w:rtl w:val="0"/>
                  <w:rPrChange w:author="Jauhary Arifin" w:id="179" w:date="2026-08-29T04:29:50Z">
                    <w:rPr>
                      <w:rFonts w:ascii="Bookman Old Style" w:cs="Bookman Old Style" w:eastAsia="Bookman Old Style" w:hAnsi="Bookman Old Style"/>
                      <w:sz w:val="20"/>
                      <w:szCs w:val="20"/>
                    </w:rPr>
                  </w:rPrChange>
                </w:rPr>
                <w:t xml:space="preserve">Air Condensate</w:t>
              </w:r>
              <w:r w:rsidDel="00000000" w:rsidR="00000000" w:rsidRPr="00000000">
                <w:rPr>
                  <w:rFonts w:ascii="Bookman Old Style" w:cs="Bookman Old Style" w:eastAsia="Bookman Old Style" w:hAnsi="Bookman Old Style"/>
                  <w:sz w:val="20"/>
                  <w:szCs w:val="20"/>
                  <w:rtl w:val="0"/>
                  <w:rPrChange w:author="Jauhary Arifin" w:id="179" w:date="2026-08-29T04:29:50Z">
                    <w:rPr>
                      <w:rFonts w:ascii="Bookman Old Style" w:cs="Bookman Old Style" w:eastAsia="Bookman Old Style" w:hAnsi="Bookman Old Style"/>
                      <w:sz w:val="20"/>
                      <w:szCs w:val="20"/>
                    </w:rPr>
                  </w:rPrChange>
                </w:rPr>
                <w:t xml:space="preserve">.</w:t>
              </w:r>
            </w:ins>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687">
            <w:pPr>
              <w:rPr/>
            </w:pPr>
            <w:r w:rsidDel="00000000" w:rsidR="00000000" w:rsidRPr="00000000">
              <w:rPr>
                <w:rFonts w:ascii="Bookman Old Style" w:cs="Bookman Old Style" w:eastAsia="Bookman Old Style" w:hAnsi="Bookman Old Style"/>
                <w:sz w:val="20"/>
                <w:szCs w:val="20"/>
                <w:rtl w:val="0"/>
              </w:rPr>
              <w:t xml:space="preserve">Penjelasan tentang:</w:t>
            </w:r>
            <w:r w:rsidDel="00000000" w:rsidR="00000000" w:rsidRPr="00000000">
              <w:rPr>
                <w:rtl w:val="0"/>
              </w:rPr>
            </w:r>
          </w:p>
          <w:p w:rsidR="00000000" w:rsidDel="00000000" w:rsidP="00000000" w:rsidRDefault="00000000" w:rsidRPr="00000000" w14:paraId="00000688">
            <w:pPr>
              <w:rPr>
                <w:del w:author="Jauhary Arifin" w:id="180" w:date="2026-08-29T04:30:15Z"/>
              </w:rPr>
            </w:pPr>
            <w:del w:author="Jauhary Arifin" w:id="180" w:date="2026-08-29T04:30:15Z">
              <w:r w:rsidDel="00000000" w:rsidR="00000000" w:rsidRPr="00000000">
                <w:rPr>
                  <w:rFonts w:ascii="Bookman Old Style" w:cs="Bookman Old Style" w:eastAsia="Bookman Old Style" w:hAnsi="Bookman Old Style"/>
                  <w:sz w:val="20"/>
                  <w:szCs w:val="20"/>
                  <w:rtl w:val="0"/>
                </w:rPr>
                <w:delText xml:space="preserve">1. Perintah kerja, formulir uji, dan check list pengoperasian sistem Air Condensate</w:delText>
              </w:r>
              <w:r w:rsidDel="00000000" w:rsidR="00000000" w:rsidRPr="00000000">
                <w:rPr>
                  <w:rtl w:val="0"/>
                </w:rPr>
              </w:r>
            </w:del>
          </w:p>
          <w:p w:rsidR="00000000" w:rsidDel="00000000" w:rsidP="00000000" w:rsidRDefault="00000000" w:rsidRPr="00000000" w14:paraId="00000689">
            <w:pPr>
              <w:rPr>
                <w:del w:author="Jauhary Arifin" w:id="180" w:date="2026-08-29T04:30:15Z"/>
              </w:rPr>
            </w:pPr>
            <w:del w:author="Jauhary Arifin" w:id="180" w:date="2026-08-29T04:30:15Z">
              <w:r w:rsidDel="00000000" w:rsidR="00000000" w:rsidRPr="00000000">
                <w:rPr>
                  <w:rFonts w:ascii="Bookman Old Style" w:cs="Bookman Old Style" w:eastAsia="Bookman Old Style" w:hAnsi="Bookman Old Style"/>
                  <w:sz w:val="20"/>
                  <w:szCs w:val="20"/>
                  <w:rtl w:val="0"/>
                </w:rPr>
                <w:delText xml:space="preserve">2. Perlengkapan K2 serta peralatan utama dan pendukung</w:delText>
              </w:r>
              <w:r w:rsidDel="00000000" w:rsidR="00000000" w:rsidRPr="00000000">
                <w:rPr>
                  <w:rtl w:val="0"/>
                </w:rPr>
              </w:r>
            </w:del>
          </w:p>
          <w:p w:rsidR="00000000" w:rsidDel="00000000" w:rsidP="00000000" w:rsidRDefault="00000000" w:rsidRPr="00000000" w14:paraId="0000068A">
            <w:pPr>
              <w:rPr>
                <w:del w:author="Jauhary Arifin" w:id="180" w:date="2026-08-29T04:30:15Z"/>
              </w:rPr>
            </w:pPr>
            <w:del w:author="Jauhary Arifin" w:id="180" w:date="2026-08-29T04:30:15Z">
              <w:r w:rsidDel="00000000" w:rsidR="00000000" w:rsidRPr="00000000">
                <w:rPr>
                  <w:rFonts w:ascii="Bookman Old Style" w:cs="Bookman Old Style" w:eastAsia="Bookman Old Style" w:hAnsi="Bookman Old Style"/>
                  <w:sz w:val="20"/>
                  <w:szCs w:val="20"/>
                  <w:rtl w:val="0"/>
                </w:rPr>
                <w:delText xml:space="preserve">3. Penyiapan dan pengamanan lokasi serta sarana kerja</w:delText>
              </w:r>
              <w:r w:rsidDel="00000000" w:rsidR="00000000" w:rsidRPr="00000000">
                <w:rPr>
                  <w:rtl w:val="0"/>
                </w:rPr>
              </w:r>
            </w:del>
          </w:p>
          <w:p w:rsidR="00000000" w:rsidDel="00000000" w:rsidP="00000000" w:rsidRDefault="00000000" w:rsidRPr="00000000" w14:paraId="0000068B">
            <w:pPr>
              <w:rPr>
                <w:ins w:author="Jauhary Arifin" w:id="181" w:date="2026-08-29T04:30:18Z"/>
                <w:rFonts w:ascii="Bookman Old Style" w:cs="Bookman Old Style" w:eastAsia="Bookman Old Style" w:hAnsi="Bookman Old Style"/>
                <w:sz w:val="20"/>
                <w:szCs w:val="20"/>
              </w:rPr>
            </w:pPr>
            <w:del w:author="Jauhary Arifin" w:id="180" w:date="2026-08-29T04:30:15Z">
              <w:r w:rsidDel="00000000" w:rsidR="00000000" w:rsidRPr="00000000">
                <w:rPr>
                  <w:rFonts w:ascii="Bookman Old Style" w:cs="Bookman Old Style" w:eastAsia="Bookman Old Style" w:hAnsi="Bookman Old Style"/>
                  <w:sz w:val="20"/>
                  <w:szCs w:val="20"/>
                  <w:rtl w:val="0"/>
                </w:rPr>
                <w:delText xml:space="preserve">4. Koordinasi waktu dan pelaksanaan pengoperasian</w:delText>
              </w:r>
            </w:del>
            <w:ins w:author="Jauhary Arifin" w:id="181" w:date="2026-08-29T04:30:18Z">
              <w:r w:rsidDel="00000000" w:rsidR="00000000" w:rsidRPr="00000000">
                <w:rPr>
                  <w:rtl w:val="0"/>
                </w:rPr>
              </w:r>
            </w:ins>
          </w:p>
          <w:p w:rsidR="00000000" w:rsidDel="00000000" w:rsidP="00000000" w:rsidRDefault="00000000" w:rsidRPr="00000000" w14:paraId="0000068C">
            <w:pPr>
              <w:rPr>
                <w:ins w:author="Jauhary Arifin" w:id="181" w:date="2026-08-29T04:30:18Z"/>
                <w:rFonts w:ascii="Bookman Old Style" w:cs="Bookman Old Style" w:eastAsia="Bookman Old Style" w:hAnsi="Bookman Old Style"/>
                <w:sz w:val="20"/>
                <w:szCs w:val="20"/>
              </w:rPr>
            </w:pPr>
            <w:ins w:author="Jauhary Arifin" w:id="181" w:date="2026-08-29T04:30:18Z">
              <w:r w:rsidDel="00000000" w:rsidR="00000000" w:rsidRPr="00000000">
                <w:rPr>
                  <w:rtl w:val="0"/>
                </w:rPr>
              </w:r>
            </w:ins>
          </w:p>
          <w:p w:rsidR="00000000" w:rsidDel="00000000" w:rsidP="00000000" w:rsidRDefault="00000000" w:rsidRPr="00000000" w14:paraId="0000068D">
            <w:pPr>
              <w:numPr>
                <w:ilvl w:val="0"/>
                <w:numId w:val="15"/>
              </w:numPr>
              <w:ind w:left="450" w:hanging="360"/>
              <w:rPr>
                <w:ins w:author="Jauhary Arifin" w:id="181" w:date="2026-08-29T04:30:18Z"/>
                <w:rFonts w:ascii="Bookman Old Style" w:cs="Bookman Old Style" w:eastAsia="Bookman Old Style" w:hAnsi="Bookman Old Style"/>
                <w:sz w:val="20"/>
                <w:szCs w:val="20"/>
                <w:u w:val="none"/>
              </w:rPr>
            </w:pPr>
            <w:ins w:author="Jauhary Arifin" w:id="181" w:date="2026-08-29T04:30:18Z">
              <w:r w:rsidDel="00000000" w:rsidR="00000000" w:rsidRPr="00000000">
                <w:rPr>
                  <w:rFonts w:ascii="Bookman Old Style" w:cs="Bookman Old Style" w:eastAsia="Bookman Old Style" w:hAnsi="Bookman Old Style"/>
                  <w:sz w:val="20"/>
                  <w:szCs w:val="20"/>
                  <w:rtl w:val="0"/>
                  <w:rPrChange w:author="Jauhary Arifin" w:id="182" w:date="2026-08-29T04:30:18Z">
                    <w:rPr>
                      <w:rFonts w:ascii="Bookman Old Style" w:cs="Bookman Old Style" w:eastAsia="Bookman Old Style" w:hAnsi="Bookman Old Style"/>
                      <w:sz w:val="20"/>
                      <w:szCs w:val="20"/>
                    </w:rPr>
                  </w:rPrChange>
                </w:rPr>
                <w:t xml:space="preserve">Ceklis sarana pengoperasian sistem </w:t>
              </w:r>
              <w:r w:rsidDel="00000000" w:rsidR="00000000" w:rsidRPr="00000000">
                <w:rPr>
                  <w:rFonts w:ascii="Bookman Old Style" w:cs="Bookman Old Style" w:eastAsia="Bookman Old Style" w:hAnsi="Bookman Old Style"/>
                  <w:i w:val="1"/>
                  <w:iCs w:val="1"/>
                  <w:sz w:val="20"/>
                  <w:szCs w:val="20"/>
                  <w:rtl w:val="0"/>
                  <w:rPrChange w:author="Jauhary Arifin" w:id="182" w:date="2026-08-29T04:30:18Z">
                    <w:rPr>
                      <w:rFonts w:ascii="Bookman Old Style" w:cs="Bookman Old Style" w:eastAsia="Bookman Old Style" w:hAnsi="Bookman Old Style"/>
                      <w:sz w:val="20"/>
                      <w:szCs w:val="20"/>
                    </w:rPr>
                  </w:rPrChange>
                </w:rPr>
                <w:t xml:space="preserve">Air Condensate</w:t>
              </w:r>
            </w:ins>
          </w:p>
          <w:p w:rsidR="00000000" w:rsidDel="00000000" w:rsidP="00000000" w:rsidRDefault="00000000" w:rsidRPr="00000000" w14:paraId="0000068E">
            <w:pPr>
              <w:numPr>
                <w:ilvl w:val="0"/>
                <w:numId w:val="15"/>
              </w:numPr>
              <w:ind w:left="450" w:hanging="360"/>
              <w:rPr>
                <w:ins w:author="Jauhary Arifin" w:id="181" w:date="2026-08-29T04:30:18Z"/>
                <w:rFonts w:ascii="Bookman Old Style" w:cs="Bookman Old Style" w:eastAsia="Bookman Old Style" w:hAnsi="Bookman Old Style"/>
                <w:sz w:val="20"/>
                <w:szCs w:val="20"/>
                <w:u w:val="none"/>
              </w:rPr>
            </w:pPr>
            <w:ins w:author="Jauhary Arifin" w:id="181" w:date="2026-08-29T04:30:18Z">
              <w:r w:rsidDel="00000000" w:rsidR="00000000" w:rsidRPr="00000000">
                <w:rPr>
                  <w:rFonts w:ascii="Bookman Old Style" w:cs="Bookman Old Style" w:eastAsia="Bookman Old Style" w:hAnsi="Bookman Old Style"/>
                  <w:sz w:val="20"/>
                  <w:szCs w:val="20"/>
                  <w:rtl w:val="0"/>
                  <w:rPrChange w:author="Jauhary Arifin" w:id="182" w:date="2026-08-29T04:30:18Z">
                    <w:rPr>
                      <w:rFonts w:ascii="Bookman Old Style" w:cs="Bookman Old Style" w:eastAsia="Bookman Old Style" w:hAnsi="Bookman Old Style"/>
                      <w:sz w:val="20"/>
                      <w:szCs w:val="20"/>
                    </w:rPr>
                  </w:rPrChange>
                </w:rPr>
                <w:t xml:space="preserve">Alat Pelindung Diri (APD)</w:t>
              </w:r>
            </w:ins>
          </w:p>
          <w:p w:rsidR="00000000" w:rsidDel="00000000" w:rsidP="00000000" w:rsidRDefault="00000000" w:rsidRPr="00000000" w14:paraId="0000068F">
            <w:pPr>
              <w:numPr>
                <w:ilvl w:val="0"/>
                <w:numId w:val="15"/>
              </w:numPr>
              <w:ind w:left="450" w:hanging="360"/>
              <w:rPr>
                <w:ins w:author="Jauhary Arifin" w:id="181" w:date="2026-08-29T04:30:18Z"/>
                <w:rFonts w:ascii="Bookman Old Style" w:cs="Bookman Old Style" w:eastAsia="Bookman Old Style" w:hAnsi="Bookman Old Style"/>
                <w:sz w:val="20"/>
                <w:szCs w:val="20"/>
                <w:u w:val="none"/>
              </w:rPr>
            </w:pPr>
            <w:ins w:author="Jauhary Arifin" w:id="181" w:date="2026-08-29T04:30:18Z">
              <w:r w:rsidDel="00000000" w:rsidR="00000000" w:rsidRPr="00000000">
                <w:rPr>
                  <w:rFonts w:ascii="Bookman Old Style" w:cs="Bookman Old Style" w:eastAsia="Bookman Old Style" w:hAnsi="Bookman Old Style"/>
                  <w:sz w:val="20"/>
                  <w:szCs w:val="20"/>
                  <w:rtl w:val="0"/>
                  <w:rPrChange w:author="Jauhary Arifin" w:id="182" w:date="2026-08-29T04:30:18Z">
                    <w:rPr>
                      <w:rFonts w:ascii="Bookman Old Style" w:cs="Bookman Old Style" w:eastAsia="Bookman Old Style" w:hAnsi="Bookman Old Style"/>
                      <w:sz w:val="20"/>
                      <w:szCs w:val="20"/>
                    </w:rPr>
                  </w:rPrChange>
                </w:rPr>
                <w:t xml:space="preserve">Waktu pelaksanaan dan pengamanan lokasi sarana kerja dalam pengoperasian sistem </w:t>
              </w:r>
              <w:r w:rsidDel="00000000" w:rsidR="00000000" w:rsidRPr="00000000">
                <w:rPr>
                  <w:rFonts w:ascii="Bookman Old Style" w:cs="Bookman Old Style" w:eastAsia="Bookman Old Style" w:hAnsi="Bookman Old Style"/>
                  <w:i w:val="1"/>
                  <w:iCs w:val="1"/>
                  <w:sz w:val="20"/>
                  <w:szCs w:val="20"/>
                  <w:rtl w:val="0"/>
                  <w:rPrChange w:author="Jauhary Arifin" w:id="182" w:date="2026-08-29T04:30:18Z">
                    <w:rPr>
                      <w:rFonts w:ascii="Bookman Old Style" w:cs="Bookman Old Style" w:eastAsia="Bookman Old Style" w:hAnsi="Bookman Old Style"/>
                      <w:sz w:val="20"/>
                      <w:szCs w:val="20"/>
                    </w:rPr>
                  </w:rPrChange>
                </w:rPr>
                <w:t xml:space="preserve">Air Condensate</w:t>
              </w:r>
            </w:ins>
          </w:p>
          <w:p w:rsidR="00000000" w:rsidDel="00000000" w:rsidP="00000000" w:rsidRDefault="00000000" w:rsidRPr="00000000" w14:paraId="00000690">
            <w:pPr>
              <w:rPr>
                <w:rFonts w:ascii="Bookman Old Style" w:cs="Bookman Old Style" w:eastAsia="Bookman Old Style" w:hAnsi="Bookman Old Style"/>
                <w:sz w:val="20"/>
                <w:szCs w:val="20"/>
                <w:rPrChange w:author="Jauhary Arifin" w:id="182" w:date="2026-08-29T04:30:18Z">
                  <w:rPr/>
                </w:rPrChange>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691">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2.1</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692">
            <w:pPr>
              <w:rPr>
                <w:ins w:author="Jauhary Arifin" w:id="183" w:date="2026-08-29T04:31:34Z"/>
                <w:del w:author="Jauhary Arifin" w:id="183" w:date="2026-08-29T04:31:34Z"/>
                <w:rFonts w:ascii="Bookman Old Style" w:cs="Bookman Old Style" w:eastAsia="Bookman Old Style" w:hAnsi="Bookman Old Style"/>
                <w:sz w:val="20"/>
                <w:szCs w:val="20"/>
              </w:rPr>
            </w:pPr>
            <w:del w:author="Jauhary Arifin" w:id="183" w:date="2026-08-29T04:31:34Z">
              <w:r w:rsidDel="00000000" w:rsidR="00000000" w:rsidRPr="00000000">
                <w:rPr>
                  <w:rFonts w:ascii="Bookman Old Style" w:cs="Bookman Old Style" w:eastAsia="Bookman Old Style" w:hAnsi="Bookman Old Style"/>
                  <w:sz w:val="20"/>
                  <w:szCs w:val="20"/>
                  <w:rtl w:val="0"/>
                </w:rPr>
                <w:delText xml:space="preserve">Menyiapkan perintah kerja, formulir uji, dan check list pengoperasian sistem Air Condensate secara disiplin dan cermat, dengan komunikasi yang jelas dan lugas, serta peduli terhadap kebersihan dan keselamatan lingkungan kerja.</w:delText>
              </w:r>
            </w:del>
            <w:ins w:author="Jauhary Arifin" w:id="183" w:date="2026-08-29T04:31:34Z">
              <w:del w:author="Jauhary Arifin" w:id="183" w:date="2026-08-29T04:31:34Z">
                <w:r w:rsidDel="00000000" w:rsidR="00000000" w:rsidRPr="00000000">
                  <w:rPr>
                    <w:rtl w:val="0"/>
                  </w:rPr>
                </w:r>
              </w:del>
            </w:ins>
          </w:p>
          <w:p w:rsidR="00000000" w:rsidDel="00000000" w:rsidP="00000000" w:rsidRDefault="00000000" w:rsidRPr="00000000" w14:paraId="00000693">
            <w:pPr>
              <w:rPr>
                <w:ins w:author="Jauhary Arifin" w:id="183" w:date="2026-08-29T04:31:34Z"/>
                <w:rFonts w:ascii="Bookman Old Style" w:cs="Bookman Old Style" w:eastAsia="Bookman Old Style" w:hAnsi="Bookman Old Style"/>
                <w:sz w:val="20"/>
                <w:szCs w:val="20"/>
              </w:rPr>
            </w:pPr>
            <w:ins w:author="Jauhary Arifin" w:id="183" w:date="2026-08-29T04:31:34Z">
              <w:r w:rsidDel="00000000" w:rsidR="00000000" w:rsidRPr="00000000">
                <w:rPr>
                  <w:rtl w:val="0"/>
                </w:rPr>
              </w:r>
            </w:ins>
          </w:p>
          <w:p w:rsidR="00000000" w:rsidDel="00000000" w:rsidP="00000000" w:rsidRDefault="00000000" w:rsidRPr="00000000" w14:paraId="00000694">
            <w:pPr>
              <w:rPr>
                <w:rFonts w:ascii="Bookman Old Style" w:cs="Bookman Old Style" w:eastAsia="Bookman Old Style" w:hAnsi="Bookman Old Style"/>
                <w:sz w:val="20"/>
                <w:szCs w:val="20"/>
                <w:rPrChange w:author="Jauhary Arifin" w:id="184" w:date="2026-08-29T04:31:34Z">
                  <w:rPr/>
                </w:rPrChange>
              </w:rPr>
            </w:pPr>
            <w:ins w:author="Jauhary Arifin" w:id="183" w:date="2026-08-29T04:31:34Z">
              <w:r w:rsidDel="00000000" w:rsidR="00000000" w:rsidRPr="00000000">
                <w:rPr>
                  <w:rFonts w:ascii="Bookman Old Style" w:cs="Bookman Old Style" w:eastAsia="Bookman Old Style" w:hAnsi="Bookman Old Style"/>
                  <w:sz w:val="20"/>
                  <w:szCs w:val="20"/>
                  <w:rtl w:val="0"/>
                  <w:rPrChange w:author="Jauhary Arifin" w:id="184" w:date="2026-08-29T04:31:34Z">
                    <w:rPr>
                      <w:rFonts w:ascii="Bookman Old Style" w:cs="Bookman Old Style" w:eastAsia="Bookman Old Style" w:hAnsi="Bookman Old Style"/>
                      <w:sz w:val="20"/>
                      <w:szCs w:val="20"/>
                    </w:rPr>
                  </w:rPrChange>
                </w:rPr>
                <w:t xml:space="preserve">Menyiapkan perintah kerja, formulir uji, ceklis pengoperasian sistem </w:t>
              </w:r>
              <w:r w:rsidDel="00000000" w:rsidR="00000000" w:rsidRPr="00000000">
                <w:rPr>
                  <w:rFonts w:ascii="Bookman Old Style" w:cs="Bookman Old Style" w:eastAsia="Bookman Old Style" w:hAnsi="Bookman Old Style"/>
                  <w:i w:val="1"/>
                  <w:iCs w:val="1"/>
                  <w:sz w:val="20"/>
                  <w:szCs w:val="20"/>
                  <w:rtl w:val="0"/>
                  <w:rPrChange w:author="Jauhary Arifin" w:id="184" w:date="2026-08-29T04:31:34Z">
                    <w:rPr>
                      <w:rFonts w:ascii="Bookman Old Style" w:cs="Bookman Old Style" w:eastAsia="Bookman Old Style" w:hAnsi="Bookman Old Style"/>
                      <w:sz w:val="20"/>
                      <w:szCs w:val="20"/>
                    </w:rPr>
                  </w:rPrChange>
                </w:rPr>
                <w:t xml:space="preserve">Air Condensate</w:t>
              </w:r>
              <w:r w:rsidDel="00000000" w:rsidR="00000000" w:rsidRPr="00000000">
                <w:rPr>
                  <w:rFonts w:ascii="Bookman Old Style" w:cs="Bookman Old Style" w:eastAsia="Bookman Old Style" w:hAnsi="Bookman Old Style"/>
                  <w:sz w:val="20"/>
                  <w:szCs w:val="20"/>
                  <w:rtl w:val="0"/>
                  <w:rPrChange w:author="Jauhary Arifin" w:id="184" w:date="2026-08-29T04:31:34Z">
                    <w:rPr>
                      <w:rFonts w:ascii="Bookman Old Style" w:cs="Bookman Old Style" w:eastAsia="Bookman Old Style" w:hAnsi="Bookman Old Style"/>
                      <w:sz w:val="20"/>
                      <w:szCs w:val="20"/>
                    </w:rPr>
                  </w:rPrChange>
                </w:rPr>
                <w:t xml:space="preserve"> dengan teliti.</w:t>
              </w:r>
            </w:ins>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695">
            <w:pPr>
              <w:jc w:val="center"/>
              <w:rPr>
                <w:rFonts w:ascii="Bookman Old Style" w:cs="Bookman Old Style" w:eastAsia="Bookman Old Style" w:hAnsi="Bookman Old Style"/>
                <w:sz w:val="24"/>
                <w:szCs w:val="24"/>
              </w:rPr>
            </w:pPr>
            <w:ins w:author="Jauhary Arifin" w:id="185" w:date="2026-08-29T05:03:55Z">
              <w:r w:rsidDel="00000000" w:rsidR="00000000" w:rsidRPr="00000000">
                <w:rPr>
                  <w:rFonts w:ascii="Bookman Old Style" w:cs="Bookman Old Style" w:eastAsia="Bookman Old Style" w:hAnsi="Bookman Old Style"/>
                  <w:sz w:val="20"/>
                  <w:szCs w:val="20"/>
                  <w:rtl w:val="0"/>
                  <w:rPrChange w:author="Jauhary Arifin" w:id="186" w:date="2026-08-29T05:03:55Z">
                    <w:rPr/>
                  </w:rPrChange>
                </w:rPr>
                <w:t xml:space="preserve">3</w:t>
              </w:r>
            </w:ins>
            <w:del w:author="Jauhary Arifin" w:id="185" w:date="2026-08-29T05:03:55Z">
              <w:r w:rsidDel="00000000" w:rsidR="00000000" w:rsidRPr="00000000">
                <w:rPr>
                  <w:rFonts w:ascii="Bookman Old Style" w:cs="Bookman Old Style" w:eastAsia="Bookman Old Style" w:hAnsi="Bookman Old Style"/>
                  <w:sz w:val="20"/>
                  <w:szCs w:val="20"/>
                  <w:rtl w:val="0"/>
                  <w:rPrChange w:author="Jauhary Arifin" w:id="186" w:date="2026-08-29T05:03:55Z">
                    <w:rPr>
                      <w:rFonts w:ascii="Bookman Old Style" w:cs="Bookman Old Style" w:eastAsia="Bookman Old Style" w:hAnsi="Bookman Old Style"/>
                      <w:sz w:val="20"/>
                      <w:szCs w:val="20"/>
                    </w:rPr>
                  </w:rPrChange>
                </w:rPr>
                <w:delText xml:space="preserve">4</w:delText>
              </w:r>
            </w:del>
            <w:r w:rsidDel="00000000" w:rsidR="00000000" w:rsidRPr="00000000">
              <w:rPr>
                <w:rFonts w:ascii="Bookman Old Style" w:cs="Bookman Old Style" w:eastAsia="Bookman Old Style" w:hAnsi="Bookman Old Style"/>
                <w:sz w:val="20"/>
                <w:szCs w:val="20"/>
                <w:rtl w:val="0"/>
              </w:rPr>
              <w:t xml:space="preserve"> JP</w:t>
            </w:r>
            <w:r w:rsidDel="00000000" w:rsidR="00000000" w:rsidRPr="00000000">
              <w:rPr>
                <w:rtl w:val="0"/>
              </w:rPr>
            </w:r>
          </w:p>
        </w:tc>
      </w:tr>
      <w:tr>
        <w:trPr>
          <w:cantSplit w:val="1"/>
          <w:tblHeader w:val="0"/>
        </w:trPr>
        <w:tc>
          <w:tcPr>
            <w:vMerge w:val="continue"/>
            <w:tcMar>
              <w:top w:w="30.0" w:type="dxa"/>
              <w:left w:w="35.0" w:type="dxa"/>
              <w:bottom w:w="30.0" w:type="dxa"/>
              <w:right w:w="35.0" w:type="dxa"/>
            </w:tcMar>
          </w:tcPr>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698">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2.2</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699">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Perlengkapan keselamatan ketenagalistrikan (K2) dan peralatan pendukung lainnya disiapkan.</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69C">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2.2</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69D">
            <w:pPr>
              <w:rPr>
                <w:ins w:author="Jauhary Arifin" w:id="187" w:date="2026-08-29T04:32:19Z"/>
                <w:rFonts w:ascii="Bookman Old Style" w:cs="Bookman Old Style" w:eastAsia="Bookman Old Style" w:hAnsi="Bookman Old Style"/>
                <w:sz w:val="20"/>
                <w:szCs w:val="20"/>
              </w:rPr>
            </w:pPr>
            <w:del w:author="Jauhary Arifin" w:id="187" w:date="2026-08-29T04:32:19Z">
              <w:r w:rsidDel="00000000" w:rsidR="00000000" w:rsidRPr="00000000">
                <w:rPr>
                  <w:rFonts w:ascii="Bookman Old Style" w:cs="Bookman Old Style" w:eastAsia="Bookman Old Style" w:hAnsi="Bookman Old Style"/>
                  <w:sz w:val="20"/>
                  <w:szCs w:val="20"/>
                  <w:rtl w:val="0"/>
                </w:rPr>
                <w:delText xml:space="preserve">Menyiapkan perlengkapan keselamatan ketenagalistrikan (K2) dan peralatan pendukung lainnya secara disiplin dan cermat, dengan komunikasi yang jelas dan lugas, serta peduli terhadap kebersihan dan keselamatan lingkungan kerja.</w:delText>
              </w:r>
            </w:del>
            <w:ins w:author="Jauhary Arifin" w:id="187" w:date="2026-08-29T04:32:19Z">
              <w:r w:rsidDel="00000000" w:rsidR="00000000" w:rsidRPr="00000000">
                <w:rPr>
                  <w:rtl w:val="0"/>
                </w:rPr>
              </w:r>
            </w:ins>
          </w:p>
          <w:p w:rsidR="00000000" w:rsidDel="00000000" w:rsidP="00000000" w:rsidRDefault="00000000" w:rsidRPr="00000000" w14:paraId="0000069E">
            <w:pPr>
              <w:rPr>
                <w:ins w:author="Jauhary Arifin" w:id="187" w:date="2026-08-29T04:32:19Z"/>
                <w:rFonts w:ascii="Bookman Old Style" w:cs="Bookman Old Style" w:eastAsia="Bookman Old Style" w:hAnsi="Bookman Old Style"/>
                <w:sz w:val="20"/>
                <w:szCs w:val="20"/>
              </w:rPr>
            </w:pPr>
            <w:ins w:author="Jauhary Arifin" w:id="187" w:date="2026-08-29T04:32:19Z">
              <w:r w:rsidDel="00000000" w:rsidR="00000000" w:rsidRPr="00000000">
                <w:rPr>
                  <w:rtl w:val="0"/>
                </w:rPr>
              </w:r>
            </w:ins>
          </w:p>
          <w:p w:rsidR="00000000" w:rsidDel="00000000" w:rsidP="00000000" w:rsidRDefault="00000000" w:rsidRPr="00000000" w14:paraId="0000069F">
            <w:pPr>
              <w:rPr>
                <w:rFonts w:ascii="Bookman Old Style" w:cs="Bookman Old Style" w:eastAsia="Bookman Old Style" w:hAnsi="Bookman Old Style"/>
                <w:sz w:val="20"/>
                <w:szCs w:val="20"/>
                <w:rPrChange w:author="Jauhary Arifin" w:id="188" w:date="2026-08-29T04:32:19Z">
                  <w:rPr/>
                </w:rPrChange>
              </w:rPr>
            </w:pPr>
            <w:ins w:author="Jauhary Arifin" w:id="187" w:date="2026-08-29T04:32:19Z">
              <w:r w:rsidDel="00000000" w:rsidR="00000000" w:rsidRPr="00000000">
                <w:rPr>
                  <w:rFonts w:ascii="Bookman Old Style" w:cs="Bookman Old Style" w:eastAsia="Bookman Old Style" w:hAnsi="Bookman Old Style"/>
                  <w:sz w:val="20"/>
                  <w:szCs w:val="20"/>
                  <w:rtl w:val="0"/>
                  <w:rPrChange w:author="Jauhary Arifin" w:id="188" w:date="2026-08-29T04:32:19Z">
                    <w:rPr>
                      <w:rFonts w:ascii="Bookman Old Style" w:cs="Bookman Old Style" w:eastAsia="Bookman Old Style" w:hAnsi="Bookman Old Style"/>
                      <w:sz w:val="20"/>
                      <w:szCs w:val="20"/>
                    </w:rPr>
                  </w:rPrChange>
                </w:rPr>
                <w:t xml:space="preserve">Mempersiapkan sarana dan perlengkapan K2 sebelum pengoperasian serta memahami prosedur dan fungsinya dengan baik.</w:t>
              </w:r>
            </w:ins>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blHeader w:val="0"/>
        </w:trPr>
        <w:tc>
          <w:tcPr>
            <w:vMerge w:val="continue"/>
            <w:tcMar>
              <w:top w:w="30.0" w:type="dxa"/>
              <w:left w:w="35.0" w:type="dxa"/>
              <w:bottom w:w="30.0" w:type="dxa"/>
              <w:right w:w="35.0" w:type="dxa"/>
            </w:tcMar>
          </w:tcPr>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6A3">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2.3</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6A4">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Waktu dan pelaksanaan pengoperasian sistem Air Condensate dikoordinasikan.</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6A7">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2.3</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6A8">
            <w:pPr>
              <w:rPr>
                <w:ins w:author="Jauhary Arifin" w:id="189" w:date="2026-08-29T04:32:39Z"/>
                <w:del w:author="Jauhary Arifin" w:id="189" w:date="2026-08-29T04:32:39Z"/>
                <w:rFonts w:ascii="Bookman Old Style" w:cs="Bookman Old Style" w:eastAsia="Bookman Old Style" w:hAnsi="Bookman Old Style"/>
                <w:sz w:val="20"/>
                <w:szCs w:val="20"/>
              </w:rPr>
            </w:pPr>
            <w:del w:author="Jauhary Arifin" w:id="189" w:date="2026-08-29T04:32:39Z">
              <w:r w:rsidDel="00000000" w:rsidR="00000000" w:rsidRPr="00000000">
                <w:rPr>
                  <w:rFonts w:ascii="Bookman Old Style" w:cs="Bookman Old Style" w:eastAsia="Bookman Old Style" w:hAnsi="Bookman Old Style"/>
                  <w:sz w:val="20"/>
                  <w:szCs w:val="20"/>
                  <w:rtl w:val="0"/>
                </w:rPr>
                <w:delText xml:space="preserve">Mengoordinasikan waktu dan pelaksanaan pengoperasian sistem Air Condensate secara disiplin dan cermat, dengan komunikasi yang jelas dan lugas, serta peduli terhadap kebersihan dan keselamatan lingkungan kerja.</w:delText>
              </w:r>
            </w:del>
            <w:ins w:author="Jauhary Arifin" w:id="189" w:date="2026-08-29T04:32:39Z">
              <w:del w:author="Jauhary Arifin" w:id="189" w:date="2026-08-29T04:32:39Z">
                <w:r w:rsidDel="00000000" w:rsidR="00000000" w:rsidRPr="00000000">
                  <w:rPr>
                    <w:rtl w:val="0"/>
                  </w:rPr>
                </w:r>
              </w:del>
            </w:ins>
          </w:p>
          <w:p w:rsidR="00000000" w:rsidDel="00000000" w:rsidP="00000000" w:rsidRDefault="00000000" w:rsidRPr="00000000" w14:paraId="000006A9">
            <w:pPr>
              <w:rPr>
                <w:ins w:author="Jauhary Arifin" w:id="189" w:date="2026-08-29T04:32:39Z"/>
                <w:rFonts w:ascii="Bookman Old Style" w:cs="Bookman Old Style" w:eastAsia="Bookman Old Style" w:hAnsi="Bookman Old Style"/>
                <w:sz w:val="20"/>
                <w:szCs w:val="20"/>
              </w:rPr>
            </w:pPr>
            <w:ins w:author="Jauhary Arifin" w:id="189" w:date="2026-08-29T04:32:39Z">
              <w:r w:rsidDel="00000000" w:rsidR="00000000" w:rsidRPr="00000000">
                <w:rPr>
                  <w:rtl w:val="0"/>
                </w:rPr>
              </w:r>
            </w:ins>
          </w:p>
          <w:p w:rsidR="00000000" w:rsidDel="00000000" w:rsidP="00000000" w:rsidRDefault="00000000" w:rsidRPr="00000000" w14:paraId="000006AA">
            <w:pPr>
              <w:rPr>
                <w:rFonts w:ascii="Bookman Old Style" w:cs="Bookman Old Style" w:eastAsia="Bookman Old Style" w:hAnsi="Bookman Old Style"/>
                <w:sz w:val="20"/>
                <w:szCs w:val="20"/>
                <w:rPrChange w:author="Jauhary Arifin" w:id="190" w:date="2026-08-29T04:32:39Z">
                  <w:rPr/>
                </w:rPrChange>
              </w:rPr>
            </w:pPr>
            <w:ins w:author="Jauhary Arifin" w:id="189" w:date="2026-08-29T04:32:39Z">
              <w:r w:rsidDel="00000000" w:rsidR="00000000" w:rsidRPr="00000000">
                <w:rPr>
                  <w:rFonts w:ascii="Bookman Old Style" w:cs="Bookman Old Style" w:eastAsia="Bookman Old Style" w:hAnsi="Bookman Old Style"/>
                  <w:sz w:val="20"/>
                  <w:szCs w:val="20"/>
                  <w:rtl w:val="0"/>
                  <w:rPrChange w:author="Jauhary Arifin" w:id="190" w:date="2026-08-29T04:32:39Z">
                    <w:rPr>
                      <w:rFonts w:ascii="Bookman Old Style" w:cs="Bookman Old Style" w:eastAsia="Bookman Old Style" w:hAnsi="Bookman Old Style"/>
                      <w:sz w:val="20"/>
                      <w:szCs w:val="20"/>
                    </w:rPr>
                  </w:rPrChange>
                </w:rPr>
                <w:t xml:space="preserve">Mempersiapkan waktu pelaksanaan yang sesuai dengan koordinasi Atasan dengan baik.</w:t>
              </w:r>
            </w:ins>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blHeader w:val="0"/>
        </w:trPr>
        <w:tc>
          <w:tcPr>
            <w:vMerge w:val="continue"/>
            <w:tcMar>
              <w:top w:w="30.0" w:type="dxa"/>
              <w:left w:w="35.0" w:type="dxa"/>
              <w:bottom w:w="30.0" w:type="dxa"/>
              <w:right w:w="35.0" w:type="dxa"/>
            </w:tcMar>
          </w:tcPr>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6AE">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2.4</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6AF">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Lokasi dan sarana kerja, disiapkan dan diamankan.</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6B2">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2.4</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6B3">
            <w:pPr>
              <w:rPr>
                <w:ins w:author="Jauhary Arifin" w:id="191" w:date="2026-08-29T04:32:58Z"/>
                <w:del w:author="Jauhary Arifin" w:id="191" w:date="2026-08-29T04:32:58Z"/>
                <w:rFonts w:ascii="Bookman Old Style" w:cs="Bookman Old Style" w:eastAsia="Bookman Old Style" w:hAnsi="Bookman Old Style"/>
                <w:sz w:val="20"/>
                <w:szCs w:val="20"/>
              </w:rPr>
            </w:pPr>
            <w:del w:author="Jauhary Arifin" w:id="191" w:date="2026-08-29T04:32:58Z">
              <w:r w:rsidDel="00000000" w:rsidR="00000000" w:rsidRPr="00000000">
                <w:rPr>
                  <w:rFonts w:ascii="Bookman Old Style" w:cs="Bookman Old Style" w:eastAsia="Bookman Old Style" w:hAnsi="Bookman Old Style"/>
                  <w:sz w:val="20"/>
                  <w:szCs w:val="20"/>
                  <w:rtl w:val="0"/>
                </w:rPr>
                <w:delText xml:space="preserve">Menyiapkan dan mengamankan lokasi serta sarana kerja secara disiplin dan cermat, dengan komunikasi yang jelas dan lugas, serta peduli terhadap kebersihan dan keselamatan lingkungan kerja.</w:delText>
              </w:r>
            </w:del>
            <w:ins w:author="Jauhary Arifin" w:id="191" w:date="2026-08-29T04:32:58Z">
              <w:del w:author="Jauhary Arifin" w:id="191" w:date="2026-08-29T04:32:58Z">
                <w:r w:rsidDel="00000000" w:rsidR="00000000" w:rsidRPr="00000000">
                  <w:rPr>
                    <w:rtl w:val="0"/>
                  </w:rPr>
                </w:r>
              </w:del>
            </w:ins>
          </w:p>
          <w:p w:rsidR="00000000" w:rsidDel="00000000" w:rsidP="00000000" w:rsidRDefault="00000000" w:rsidRPr="00000000" w14:paraId="000006B4">
            <w:pPr>
              <w:rPr>
                <w:ins w:author="Jauhary Arifin" w:id="191" w:date="2026-08-29T04:32:58Z"/>
                <w:rFonts w:ascii="Bookman Old Style" w:cs="Bookman Old Style" w:eastAsia="Bookman Old Style" w:hAnsi="Bookman Old Style"/>
                <w:sz w:val="20"/>
                <w:szCs w:val="20"/>
              </w:rPr>
            </w:pPr>
            <w:ins w:author="Jauhary Arifin" w:id="191" w:date="2026-08-29T04:32:58Z">
              <w:r w:rsidDel="00000000" w:rsidR="00000000" w:rsidRPr="00000000">
                <w:rPr>
                  <w:rtl w:val="0"/>
                </w:rPr>
              </w:r>
            </w:ins>
          </w:p>
          <w:p w:rsidR="00000000" w:rsidDel="00000000" w:rsidP="00000000" w:rsidRDefault="00000000" w:rsidRPr="00000000" w14:paraId="000006B5">
            <w:pPr>
              <w:rPr>
                <w:rFonts w:ascii="Bookman Old Style" w:cs="Bookman Old Style" w:eastAsia="Bookman Old Style" w:hAnsi="Bookman Old Style"/>
                <w:sz w:val="20"/>
                <w:szCs w:val="20"/>
                <w:rPrChange w:author="Jauhary Arifin" w:id="192" w:date="2026-08-29T04:32:58Z">
                  <w:rPr/>
                </w:rPrChange>
              </w:rPr>
            </w:pPr>
            <w:ins w:author="Jauhary Arifin" w:id="191" w:date="2026-08-29T04:32:58Z">
              <w:r w:rsidDel="00000000" w:rsidR="00000000" w:rsidRPr="00000000">
                <w:rPr>
                  <w:rFonts w:ascii="Bookman Old Style" w:cs="Bookman Old Style" w:eastAsia="Bookman Old Style" w:hAnsi="Bookman Old Style"/>
                  <w:sz w:val="20"/>
                  <w:szCs w:val="20"/>
                  <w:rtl w:val="0"/>
                  <w:rPrChange w:author="Jauhary Arifin" w:id="192" w:date="2026-08-29T04:32:58Z">
                    <w:rPr>
                      <w:rFonts w:ascii="Bookman Old Style" w:cs="Bookman Old Style" w:eastAsia="Bookman Old Style" w:hAnsi="Bookman Old Style"/>
                      <w:sz w:val="20"/>
                      <w:szCs w:val="20"/>
                    </w:rPr>
                  </w:rPrChange>
                </w:rPr>
                <w:t xml:space="preserve">Menyiapkan dan mengamankan lokasi dan sarana kerja dengan teliti dan bertanggung jawab.</w:t>
              </w:r>
            </w:ins>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blHeader w:val="0"/>
        </w:trPr>
        <w:tc>
          <w:tcPr>
            <w:vMerge w:val="restart"/>
            <w:tcMar>
              <w:top w:w="30.0" w:type="dxa"/>
              <w:left w:w="35.0" w:type="dxa"/>
              <w:bottom w:w="30.0" w:type="dxa"/>
              <w:right w:w="35.0" w:type="dxa"/>
            </w:tcMar>
          </w:tcPr>
          <w:p w:rsidR="00000000" w:rsidDel="00000000" w:rsidP="00000000" w:rsidRDefault="00000000" w:rsidRPr="00000000" w14:paraId="000006B7">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3.</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6B8">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Melaksanakan Pengoperasian sistem Air Condensate</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6B9">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3.1</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6BA">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Perintah kerja pengoperasian sistem Air Condensate diterapkan.</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6BB">
            <w:pPr>
              <w:rPr>
                <w:ins w:author="Jauhary Arifin" w:id="193" w:date="2026-08-29T04:35:19Z"/>
                <w:del w:author="Jauhary Arifin" w:id="193" w:date="2026-08-29T04:35:19Z"/>
                <w:rFonts w:ascii="Bookman Old Style" w:cs="Bookman Old Style" w:eastAsia="Bookman Old Style" w:hAnsi="Bookman Old Style"/>
                <w:sz w:val="20"/>
                <w:szCs w:val="20"/>
              </w:rPr>
            </w:pPr>
            <w:del w:author="Jauhary Arifin" w:id="193" w:date="2026-08-29T04:35:19Z">
              <w:r w:rsidDel="00000000" w:rsidR="00000000" w:rsidRPr="00000000">
                <w:rPr>
                  <w:rFonts w:ascii="Bookman Old Style" w:cs="Bookman Old Style" w:eastAsia="Bookman Old Style" w:hAnsi="Bookman Old Style"/>
                  <w:sz w:val="20"/>
                  <w:szCs w:val="20"/>
                  <w:rtl w:val="0"/>
                </w:rPr>
                <w:delText xml:space="preserve">Terlaksananya pengoperasian sistem Air Condensate berdasarkan perintah kerja dan K2 serta terlaporkannya kondisi di luar lingkup perintah secara cermat.</w:delText>
              </w:r>
            </w:del>
            <w:ins w:author="Jauhary Arifin" w:id="193" w:date="2026-08-29T04:35:19Z">
              <w:del w:author="Jauhary Arifin" w:id="193" w:date="2026-08-29T04:35:19Z">
                <w:r w:rsidDel="00000000" w:rsidR="00000000" w:rsidRPr="00000000">
                  <w:rPr>
                    <w:rtl w:val="0"/>
                  </w:rPr>
                </w:r>
              </w:del>
            </w:ins>
          </w:p>
          <w:p w:rsidR="00000000" w:rsidDel="00000000" w:rsidP="00000000" w:rsidRDefault="00000000" w:rsidRPr="00000000" w14:paraId="000006BC">
            <w:pPr>
              <w:rPr>
                <w:ins w:author="Jauhary Arifin" w:id="193" w:date="2026-08-29T04:35:19Z"/>
                <w:rFonts w:ascii="Bookman Old Style" w:cs="Bookman Old Style" w:eastAsia="Bookman Old Style" w:hAnsi="Bookman Old Style"/>
                <w:sz w:val="20"/>
                <w:szCs w:val="20"/>
              </w:rPr>
            </w:pPr>
            <w:ins w:author="Jauhary Arifin" w:id="193" w:date="2026-08-29T04:35:19Z">
              <w:r w:rsidDel="00000000" w:rsidR="00000000" w:rsidRPr="00000000">
                <w:rPr>
                  <w:rtl w:val="0"/>
                </w:rPr>
              </w:r>
            </w:ins>
          </w:p>
          <w:p w:rsidR="00000000" w:rsidDel="00000000" w:rsidP="00000000" w:rsidRDefault="00000000" w:rsidRPr="00000000" w14:paraId="000006BD">
            <w:pPr>
              <w:rPr>
                <w:rFonts w:ascii="Bookman Old Style" w:cs="Bookman Old Style" w:eastAsia="Bookman Old Style" w:hAnsi="Bookman Old Style"/>
                <w:sz w:val="20"/>
                <w:szCs w:val="20"/>
                <w:rPrChange w:author="Jauhary Arifin" w:id="194" w:date="2026-08-29T04:35:19Z">
                  <w:rPr/>
                </w:rPrChange>
              </w:rPr>
            </w:pPr>
            <w:ins w:author="Jauhary Arifin" w:id="193" w:date="2026-08-29T04:35:19Z">
              <w:r w:rsidDel="00000000" w:rsidR="00000000" w:rsidRPr="00000000">
                <w:rPr>
                  <w:rFonts w:ascii="Bookman Old Style" w:cs="Bookman Old Style" w:eastAsia="Bookman Old Style" w:hAnsi="Bookman Old Style"/>
                  <w:sz w:val="20"/>
                  <w:szCs w:val="20"/>
                  <w:rtl w:val="0"/>
                  <w:rPrChange w:author="Jauhary Arifin" w:id="194" w:date="2026-08-29T04:35:19Z">
                    <w:rPr>
                      <w:rFonts w:ascii="Bookman Old Style" w:cs="Bookman Old Style" w:eastAsia="Bookman Old Style" w:hAnsi="Bookman Old Style"/>
                      <w:sz w:val="20"/>
                      <w:szCs w:val="20"/>
                    </w:rPr>
                  </w:rPrChange>
                </w:rPr>
                <w:t xml:space="preserve">Dilaksanakannya startup, pengawasan parameter, penyesuaian valving/pumping sistem </w:t>
              </w:r>
              <w:r w:rsidDel="00000000" w:rsidR="00000000" w:rsidRPr="00000000">
                <w:rPr>
                  <w:rFonts w:ascii="Bookman Old Style" w:cs="Bookman Old Style" w:eastAsia="Bookman Old Style" w:hAnsi="Bookman Old Style"/>
                  <w:i w:val="1"/>
                  <w:iCs w:val="1"/>
                  <w:sz w:val="20"/>
                  <w:szCs w:val="20"/>
                  <w:rtl w:val="0"/>
                  <w:rPrChange w:author="Jauhary Arifin" w:id="194" w:date="2026-08-29T04:35:19Z">
                    <w:rPr>
                      <w:rFonts w:ascii="Bookman Old Style" w:cs="Bookman Old Style" w:eastAsia="Bookman Old Style" w:hAnsi="Bookman Old Style"/>
                      <w:sz w:val="20"/>
                      <w:szCs w:val="20"/>
                    </w:rPr>
                  </w:rPrChange>
                </w:rPr>
                <w:t xml:space="preserve">Air Condensate</w:t>
              </w:r>
              <w:r w:rsidDel="00000000" w:rsidR="00000000" w:rsidRPr="00000000">
                <w:rPr>
                  <w:rFonts w:ascii="Bookman Old Style" w:cs="Bookman Old Style" w:eastAsia="Bookman Old Style" w:hAnsi="Bookman Old Style"/>
                  <w:sz w:val="20"/>
                  <w:szCs w:val="20"/>
                  <w:rtl w:val="0"/>
                  <w:rPrChange w:author="Jauhary Arifin" w:id="194" w:date="2026-08-29T04:35:19Z">
                    <w:rPr>
                      <w:rFonts w:ascii="Bookman Old Style" w:cs="Bookman Old Style" w:eastAsia="Bookman Old Style" w:hAnsi="Bookman Old Style"/>
                      <w:sz w:val="20"/>
                      <w:szCs w:val="20"/>
                    </w:rPr>
                  </w:rPrChange>
                </w:rPr>
                <w:t xml:space="preserve">, menerapkan K2, dan merespons kondisi abnormal.</w:t>
              </w:r>
            </w:ins>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6BE">
            <w:pPr>
              <w:rPr/>
            </w:pPr>
            <w:r w:rsidDel="00000000" w:rsidR="00000000" w:rsidRPr="00000000">
              <w:rPr>
                <w:rFonts w:ascii="Bookman Old Style" w:cs="Bookman Old Style" w:eastAsia="Bookman Old Style" w:hAnsi="Bookman Old Style"/>
                <w:sz w:val="20"/>
                <w:szCs w:val="20"/>
                <w:rtl w:val="0"/>
              </w:rPr>
              <w:t xml:space="preserve">Penjelasan tentang:</w:t>
            </w:r>
            <w:r w:rsidDel="00000000" w:rsidR="00000000" w:rsidRPr="00000000">
              <w:rPr>
                <w:rtl w:val="0"/>
              </w:rPr>
            </w:r>
          </w:p>
          <w:p w:rsidR="00000000" w:rsidDel="00000000" w:rsidP="00000000" w:rsidRDefault="00000000" w:rsidRPr="00000000" w14:paraId="000006BF">
            <w:pPr>
              <w:rPr>
                <w:del w:author="Jauhary Arifin" w:id="195" w:date="2026-08-29T04:36:30Z"/>
              </w:rPr>
            </w:pPr>
            <w:del w:author="Jauhary Arifin" w:id="195" w:date="2026-08-29T04:36:30Z">
              <w:r w:rsidDel="00000000" w:rsidR="00000000" w:rsidRPr="00000000">
                <w:rPr>
                  <w:rFonts w:ascii="Bookman Old Style" w:cs="Bookman Old Style" w:eastAsia="Bookman Old Style" w:hAnsi="Bookman Old Style"/>
                  <w:sz w:val="20"/>
                  <w:szCs w:val="20"/>
                  <w:rtl w:val="0"/>
                </w:rPr>
                <w:delText xml:space="preserve">1. Penerapan SOP dan perintah kerja pengoperasian sistem Air Condensate</w:delText>
              </w:r>
              <w:r w:rsidDel="00000000" w:rsidR="00000000" w:rsidRPr="00000000">
                <w:rPr>
                  <w:rtl w:val="0"/>
                </w:rPr>
              </w:r>
            </w:del>
          </w:p>
          <w:p w:rsidR="00000000" w:rsidDel="00000000" w:rsidP="00000000" w:rsidRDefault="00000000" w:rsidRPr="00000000" w14:paraId="000006C0">
            <w:pPr>
              <w:rPr>
                <w:del w:author="Jauhary Arifin" w:id="195" w:date="2026-08-29T04:36:30Z"/>
              </w:rPr>
            </w:pPr>
            <w:del w:author="Jauhary Arifin" w:id="195" w:date="2026-08-29T04:36:30Z">
              <w:r w:rsidDel="00000000" w:rsidR="00000000" w:rsidRPr="00000000">
                <w:rPr>
                  <w:rFonts w:ascii="Bookman Old Style" w:cs="Bookman Old Style" w:eastAsia="Bookman Old Style" w:hAnsi="Bookman Old Style"/>
                  <w:sz w:val="20"/>
                  <w:szCs w:val="20"/>
                  <w:rtl w:val="0"/>
                </w:rPr>
                <w:delText xml:space="preserve">2. Diagram, logic diagram, prinsip kerja, dan penggunaan alat ukur listrik/mekanik</w:delText>
              </w:r>
              <w:r w:rsidDel="00000000" w:rsidR="00000000" w:rsidRPr="00000000">
                <w:rPr>
                  <w:rtl w:val="0"/>
                </w:rPr>
              </w:r>
            </w:del>
          </w:p>
          <w:p w:rsidR="00000000" w:rsidDel="00000000" w:rsidP="00000000" w:rsidRDefault="00000000" w:rsidRPr="00000000" w14:paraId="000006C1">
            <w:pPr>
              <w:rPr>
                <w:del w:author="Jauhary Arifin" w:id="195" w:date="2026-08-29T04:36:30Z"/>
              </w:rPr>
            </w:pPr>
            <w:del w:author="Jauhary Arifin" w:id="195" w:date="2026-08-29T04:36:30Z">
              <w:r w:rsidDel="00000000" w:rsidR="00000000" w:rsidRPr="00000000">
                <w:rPr>
                  <w:rFonts w:ascii="Bookman Old Style" w:cs="Bookman Old Style" w:eastAsia="Bookman Old Style" w:hAnsi="Bookman Old Style"/>
                  <w:sz w:val="20"/>
                  <w:szCs w:val="20"/>
                  <w:rtl w:val="0"/>
                </w:rPr>
                <w:delText xml:space="preserve">3. Prosedur K2 pada pengoperasian sistem Air Condensate</w:delText>
              </w:r>
              <w:r w:rsidDel="00000000" w:rsidR="00000000" w:rsidRPr="00000000">
                <w:rPr>
                  <w:rtl w:val="0"/>
                </w:rPr>
              </w:r>
            </w:del>
          </w:p>
          <w:p w:rsidR="00000000" w:rsidDel="00000000" w:rsidP="00000000" w:rsidRDefault="00000000" w:rsidRPr="00000000" w14:paraId="000006C2">
            <w:pPr>
              <w:rPr>
                <w:ins w:author="Jauhary Arifin" w:id="196" w:date="2026-08-29T04:36:32Z"/>
                <w:rFonts w:ascii="Bookman Old Style" w:cs="Bookman Old Style" w:eastAsia="Bookman Old Style" w:hAnsi="Bookman Old Style"/>
                <w:sz w:val="20"/>
                <w:szCs w:val="20"/>
              </w:rPr>
            </w:pPr>
            <w:del w:author="Jauhary Arifin" w:id="195" w:date="2026-08-29T04:36:30Z">
              <w:r w:rsidDel="00000000" w:rsidR="00000000" w:rsidRPr="00000000">
                <w:rPr>
                  <w:rFonts w:ascii="Bookman Old Style" w:cs="Bookman Old Style" w:eastAsia="Bookman Old Style" w:hAnsi="Bookman Old Style"/>
                  <w:sz w:val="20"/>
                  <w:szCs w:val="20"/>
                  <w:rtl w:val="0"/>
                </w:rPr>
                <w:delText xml:space="preserve">4. Mekanisme pelaporan dan pelaksanaan pekerjaan di luar perintah kerja</w:delText>
              </w:r>
            </w:del>
            <w:ins w:author="Jauhary Arifin" w:id="196" w:date="2026-08-29T04:36:32Z">
              <w:r w:rsidDel="00000000" w:rsidR="00000000" w:rsidRPr="00000000">
                <w:rPr>
                  <w:rtl w:val="0"/>
                </w:rPr>
              </w:r>
            </w:ins>
          </w:p>
          <w:p w:rsidR="00000000" w:rsidDel="00000000" w:rsidP="00000000" w:rsidRDefault="00000000" w:rsidRPr="00000000" w14:paraId="000006C3">
            <w:pPr>
              <w:rPr>
                <w:ins w:author="Jauhary Arifin" w:id="196" w:date="2026-08-29T04:36:32Z"/>
                <w:rFonts w:ascii="Bookman Old Style" w:cs="Bookman Old Style" w:eastAsia="Bookman Old Style" w:hAnsi="Bookman Old Style"/>
                <w:sz w:val="20"/>
                <w:szCs w:val="20"/>
              </w:rPr>
            </w:pPr>
            <w:ins w:author="Jauhary Arifin" w:id="196" w:date="2026-08-29T04:36:32Z">
              <w:r w:rsidDel="00000000" w:rsidR="00000000" w:rsidRPr="00000000">
                <w:rPr>
                  <w:rtl w:val="0"/>
                </w:rPr>
              </w:r>
            </w:ins>
          </w:p>
          <w:p w:rsidR="00000000" w:rsidDel="00000000" w:rsidP="00000000" w:rsidRDefault="00000000" w:rsidRPr="00000000" w14:paraId="000006C4">
            <w:pPr>
              <w:numPr>
                <w:ilvl w:val="0"/>
                <w:numId w:val="3"/>
              </w:numPr>
              <w:ind w:left="450" w:hanging="360"/>
              <w:rPr>
                <w:ins w:author="Jauhary Arifin" w:id="196" w:date="2026-08-29T04:36:32Z"/>
                <w:rFonts w:ascii="Bookman Old Style" w:cs="Bookman Old Style" w:eastAsia="Bookman Old Style" w:hAnsi="Bookman Old Style"/>
                <w:sz w:val="20"/>
                <w:szCs w:val="20"/>
                <w:u w:val="none"/>
              </w:rPr>
            </w:pPr>
            <w:ins w:author="Jauhary Arifin" w:id="196" w:date="2026-08-29T04:36:32Z">
              <w:r w:rsidDel="00000000" w:rsidR="00000000" w:rsidRPr="00000000">
                <w:rPr>
                  <w:rFonts w:ascii="Bookman Old Style" w:cs="Bookman Old Style" w:eastAsia="Bookman Old Style" w:hAnsi="Bookman Old Style"/>
                  <w:sz w:val="20"/>
                  <w:szCs w:val="20"/>
                  <w:rtl w:val="0"/>
                </w:rPr>
                <w:t xml:space="preserve">Prinsip kerja sistem </w:t>
              </w:r>
              <w:r w:rsidDel="00000000" w:rsidR="00000000" w:rsidRPr="00000000">
                <w:rPr>
                  <w:rFonts w:ascii="Bookman Old Style" w:cs="Bookman Old Style" w:eastAsia="Bookman Old Style" w:hAnsi="Bookman Old Style"/>
                  <w:i w:val="1"/>
                  <w:iCs w:val="1"/>
                  <w:sz w:val="20"/>
                  <w:szCs w:val="20"/>
                  <w:rtl w:val="0"/>
                </w:rPr>
                <w:t xml:space="preserve">Air Condensate</w:t>
              </w:r>
            </w:ins>
          </w:p>
          <w:p w:rsidR="00000000" w:rsidDel="00000000" w:rsidP="00000000" w:rsidRDefault="00000000" w:rsidRPr="00000000" w14:paraId="000006C5">
            <w:pPr>
              <w:numPr>
                <w:ilvl w:val="0"/>
                <w:numId w:val="3"/>
              </w:numPr>
              <w:ind w:left="450" w:hanging="360"/>
              <w:rPr>
                <w:ins w:author="Jauhary Arifin" w:id="196" w:date="2026-08-29T04:36:32Z"/>
                <w:rFonts w:ascii="Bookman Old Style" w:cs="Bookman Old Style" w:eastAsia="Bookman Old Style" w:hAnsi="Bookman Old Style"/>
                <w:sz w:val="20"/>
                <w:szCs w:val="20"/>
                <w:u w:val="none"/>
              </w:rPr>
            </w:pPr>
            <w:ins w:author="Jauhary Arifin" w:id="196" w:date="2026-08-29T04:36:32Z">
              <w:r w:rsidDel="00000000" w:rsidR="00000000" w:rsidRPr="00000000">
                <w:rPr>
                  <w:rFonts w:ascii="Bookman Old Style" w:cs="Bookman Old Style" w:eastAsia="Bookman Old Style" w:hAnsi="Bookman Old Style"/>
                  <w:sz w:val="20"/>
                  <w:szCs w:val="20"/>
                  <w:rtl w:val="0"/>
                </w:rPr>
                <w:t xml:space="preserve">Diagram dan </w:t>
              </w:r>
              <w:r w:rsidDel="00000000" w:rsidR="00000000" w:rsidRPr="00000000">
                <w:rPr>
                  <w:rFonts w:ascii="Bookman Old Style" w:cs="Bookman Old Style" w:eastAsia="Bookman Old Style" w:hAnsi="Bookman Old Style"/>
                  <w:i w:val="1"/>
                  <w:iCs w:val="1"/>
                  <w:sz w:val="20"/>
                  <w:szCs w:val="20"/>
                  <w:rtl w:val="0"/>
                </w:rPr>
                <w:t xml:space="preserve">logic diagram</w:t>
              </w:r>
              <w:r w:rsidDel="00000000" w:rsidR="00000000" w:rsidRPr="00000000">
                <w:rPr>
                  <w:rFonts w:ascii="Bookman Old Style" w:cs="Bookman Old Style" w:eastAsia="Bookman Old Style" w:hAnsi="Bookman Old Style"/>
                  <w:sz w:val="20"/>
                  <w:szCs w:val="20"/>
                  <w:rtl w:val="0"/>
                </w:rPr>
                <w:t xml:space="preserve"> sistem Air Condensate</w:t>
              </w:r>
            </w:ins>
          </w:p>
          <w:p w:rsidR="00000000" w:rsidDel="00000000" w:rsidP="00000000" w:rsidRDefault="00000000" w:rsidRPr="00000000" w14:paraId="000006C6">
            <w:pPr>
              <w:numPr>
                <w:ilvl w:val="0"/>
                <w:numId w:val="3"/>
              </w:numPr>
              <w:ind w:left="450" w:hanging="360"/>
              <w:rPr>
                <w:ins w:author="Jauhary Arifin" w:id="196" w:date="2026-08-29T04:36:32Z"/>
                <w:rFonts w:ascii="Bookman Old Style" w:cs="Bookman Old Style" w:eastAsia="Bookman Old Style" w:hAnsi="Bookman Old Style"/>
                <w:sz w:val="20"/>
                <w:szCs w:val="20"/>
              </w:rPr>
            </w:pPr>
            <w:ins w:author="Jauhary Arifin" w:id="196" w:date="2026-08-29T04:36:32Z">
              <w:r w:rsidDel="00000000" w:rsidR="00000000" w:rsidRPr="00000000">
                <w:rPr>
                  <w:rFonts w:ascii="Bookman Old Style" w:cs="Bookman Old Style" w:eastAsia="Bookman Old Style" w:hAnsi="Bookman Old Style"/>
                  <w:sz w:val="20"/>
                  <w:szCs w:val="20"/>
                  <w:rtl w:val="0"/>
                </w:rPr>
                <w:t xml:space="preserve">Alat ukur listrik dan mekanik</w:t>
              </w:r>
              <w:r w:rsidDel="00000000" w:rsidR="00000000" w:rsidRPr="00000000">
                <w:rPr>
                  <w:rtl w:val="0"/>
                </w:rPr>
              </w:r>
            </w:ins>
          </w:p>
          <w:p w:rsidR="00000000" w:rsidDel="00000000" w:rsidP="00000000" w:rsidRDefault="00000000" w:rsidRPr="00000000" w14:paraId="000006C7">
            <w:pPr>
              <w:numPr>
                <w:ilvl w:val="0"/>
                <w:numId w:val="3"/>
              </w:numPr>
              <w:ind w:left="450" w:hanging="360"/>
              <w:rPr>
                <w:ins w:author="Jauhary Arifin" w:id="196" w:date="2026-08-29T04:36:32Z"/>
                <w:rFonts w:ascii="Bookman Old Style" w:cs="Bookman Old Style" w:eastAsia="Bookman Old Style" w:hAnsi="Bookman Old Style"/>
                <w:sz w:val="20"/>
                <w:szCs w:val="20"/>
                <w:u w:val="none"/>
              </w:rPr>
            </w:pPr>
            <w:ins w:author="Jauhary Arifin" w:id="196" w:date="2026-08-29T04:36:32Z">
              <w:r w:rsidDel="00000000" w:rsidR="00000000" w:rsidRPr="00000000">
                <w:rPr>
                  <w:rFonts w:ascii="Bookman Old Style" w:cs="Bookman Old Style" w:eastAsia="Bookman Old Style" w:hAnsi="Bookman Old Style"/>
                  <w:sz w:val="20"/>
                  <w:szCs w:val="20"/>
                  <w:rtl w:val="0"/>
                  <w:rPrChange w:author="Jauhary Arifin" w:id="197" w:date="2026-08-29T04:36:32Z">
                    <w:rPr>
                      <w:rFonts w:ascii="Bookman Old Style" w:cs="Bookman Old Style" w:eastAsia="Bookman Old Style" w:hAnsi="Bookman Old Style"/>
                      <w:sz w:val="20"/>
                      <w:szCs w:val="20"/>
                    </w:rPr>
                  </w:rPrChange>
                </w:rPr>
                <w:t xml:space="preserve">SOP pengoperasian sistem </w:t>
              </w:r>
              <w:r w:rsidDel="00000000" w:rsidR="00000000" w:rsidRPr="00000000">
                <w:rPr>
                  <w:rFonts w:ascii="Bookman Old Style" w:cs="Bookman Old Style" w:eastAsia="Bookman Old Style" w:hAnsi="Bookman Old Style"/>
                  <w:i w:val="1"/>
                  <w:iCs w:val="1"/>
                  <w:sz w:val="20"/>
                  <w:szCs w:val="20"/>
                  <w:rtl w:val="0"/>
                  <w:rPrChange w:author="Jauhary Arifin" w:id="197" w:date="2026-08-29T04:36:32Z">
                    <w:rPr>
                      <w:rFonts w:ascii="Bookman Old Style" w:cs="Bookman Old Style" w:eastAsia="Bookman Old Style" w:hAnsi="Bookman Old Style"/>
                      <w:sz w:val="20"/>
                      <w:szCs w:val="20"/>
                    </w:rPr>
                  </w:rPrChange>
                </w:rPr>
                <w:t xml:space="preserve">Air Condesate</w:t>
              </w:r>
            </w:ins>
          </w:p>
          <w:p w:rsidR="00000000" w:rsidDel="00000000" w:rsidP="00000000" w:rsidRDefault="00000000" w:rsidRPr="00000000" w14:paraId="000006C8">
            <w:pPr>
              <w:rPr>
                <w:rFonts w:ascii="Bookman Old Style" w:cs="Bookman Old Style" w:eastAsia="Bookman Old Style" w:hAnsi="Bookman Old Style"/>
                <w:sz w:val="20"/>
                <w:szCs w:val="20"/>
                <w:rPrChange w:author="Jauhary Arifin" w:id="197" w:date="2026-08-29T04:36:32Z">
                  <w:rPr/>
                </w:rPrChange>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6C9">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3.1</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6CA">
            <w:pPr>
              <w:rPr>
                <w:ins w:author="Jauhary Arifin" w:id="198" w:date="2026-08-29T04:39:29Z"/>
                <w:del w:author="Jauhary Arifin" w:id="198" w:date="2026-08-29T04:39:29Z"/>
                <w:rFonts w:ascii="Bookman Old Style" w:cs="Bookman Old Style" w:eastAsia="Bookman Old Style" w:hAnsi="Bookman Old Style"/>
                <w:sz w:val="20"/>
                <w:szCs w:val="20"/>
              </w:rPr>
            </w:pPr>
            <w:del w:author="Jauhary Arifin" w:id="198" w:date="2026-08-29T04:39:29Z">
              <w:r w:rsidDel="00000000" w:rsidR="00000000" w:rsidRPr="00000000">
                <w:rPr>
                  <w:rFonts w:ascii="Bookman Old Style" w:cs="Bookman Old Style" w:eastAsia="Bookman Old Style" w:hAnsi="Bookman Old Style"/>
                  <w:sz w:val="20"/>
                  <w:szCs w:val="20"/>
                  <w:rtl w:val="0"/>
                </w:rPr>
                <w:delText xml:space="preserve">Menerapkan perintah kerja pengoperasian sistem Air Condensate secara disiplin dan cermat, dengan komunikasi yang jelas dan lugas, serta peduli terhadap kebersihan dan keselamatan lingkungan kerja.</w:delText>
              </w:r>
            </w:del>
            <w:ins w:author="Jauhary Arifin" w:id="198" w:date="2026-08-29T04:39:29Z">
              <w:del w:author="Jauhary Arifin" w:id="198" w:date="2026-08-29T04:39:29Z">
                <w:r w:rsidDel="00000000" w:rsidR="00000000" w:rsidRPr="00000000">
                  <w:rPr>
                    <w:rtl w:val="0"/>
                  </w:rPr>
                </w:r>
              </w:del>
            </w:ins>
          </w:p>
          <w:p w:rsidR="00000000" w:rsidDel="00000000" w:rsidP="00000000" w:rsidRDefault="00000000" w:rsidRPr="00000000" w14:paraId="000006CB">
            <w:pPr>
              <w:rPr>
                <w:ins w:author="Jauhary Arifin" w:id="198" w:date="2026-08-29T04:39:29Z"/>
                <w:rFonts w:ascii="Bookman Old Style" w:cs="Bookman Old Style" w:eastAsia="Bookman Old Style" w:hAnsi="Bookman Old Style"/>
                <w:sz w:val="20"/>
                <w:szCs w:val="20"/>
              </w:rPr>
            </w:pPr>
            <w:ins w:author="Jauhary Arifin" w:id="198" w:date="2026-08-29T04:39:29Z">
              <w:r w:rsidDel="00000000" w:rsidR="00000000" w:rsidRPr="00000000">
                <w:rPr>
                  <w:rtl w:val="0"/>
                </w:rPr>
              </w:r>
            </w:ins>
          </w:p>
          <w:p w:rsidR="00000000" w:rsidDel="00000000" w:rsidP="00000000" w:rsidRDefault="00000000" w:rsidRPr="00000000" w14:paraId="000006CC">
            <w:pPr>
              <w:rPr>
                <w:rFonts w:ascii="Bookman Old Style" w:cs="Bookman Old Style" w:eastAsia="Bookman Old Style" w:hAnsi="Bookman Old Style"/>
                <w:sz w:val="20"/>
                <w:szCs w:val="20"/>
                <w:rPrChange w:author="Jauhary Arifin" w:id="199" w:date="2026-08-29T04:39:29Z">
                  <w:rPr/>
                </w:rPrChange>
              </w:rPr>
            </w:pPr>
            <w:ins w:author="Jauhary Arifin" w:id="198" w:date="2026-08-29T04:39:29Z">
              <w:r w:rsidDel="00000000" w:rsidR="00000000" w:rsidRPr="00000000">
                <w:rPr>
                  <w:rFonts w:ascii="Bookman Old Style" w:cs="Bookman Old Style" w:eastAsia="Bookman Old Style" w:hAnsi="Bookman Old Style"/>
                  <w:sz w:val="20"/>
                  <w:szCs w:val="20"/>
                  <w:rtl w:val="0"/>
                  <w:rPrChange w:author="Jauhary Arifin" w:id="199" w:date="2026-08-29T04:39:29Z">
                    <w:rPr>
                      <w:rFonts w:ascii="Bookman Old Style" w:cs="Bookman Old Style" w:eastAsia="Bookman Old Style" w:hAnsi="Bookman Old Style"/>
                      <w:sz w:val="20"/>
                      <w:szCs w:val="20"/>
                    </w:rPr>
                  </w:rPrChange>
                </w:rPr>
                <w:t xml:space="preserve">Menerapkan perintah kerja operasi  sistem </w:t>
              </w:r>
              <w:r w:rsidDel="00000000" w:rsidR="00000000" w:rsidRPr="00000000">
                <w:rPr>
                  <w:rFonts w:ascii="Bookman Old Style" w:cs="Bookman Old Style" w:eastAsia="Bookman Old Style" w:hAnsi="Bookman Old Style"/>
                  <w:i w:val="1"/>
                  <w:iCs w:val="1"/>
                  <w:sz w:val="20"/>
                  <w:szCs w:val="20"/>
                  <w:rtl w:val="0"/>
                  <w:rPrChange w:author="Jauhary Arifin" w:id="199" w:date="2026-08-29T04:39:29Z">
                    <w:rPr>
                      <w:rFonts w:ascii="Bookman Old Style" w:cs="Bookman Old Style" w:eastAsia="Bookman Old Style" w:hAnsi="Bookman Old Style"/>
                      <w:sz w:val="20"/>
                      <w:szCs w:val="20"/>
                    </w:rPr>
                  </w:rPrChange>
                </w:rPr>
                <w:t xml:space="preserve">Air Condensate</w:t>
              </w:r>
              <w:r w:rsidDel="00000000" w:rsidR="00000000" w:rsidRPr="00000000">
                <w:rPr>
                  <w:rFonts w:ascii="Bookman Old Style" w:cs="Bookman Old Style" w:eastAsia="Bookman Old Style" w:hAnsi="Bookman Old Style"/>
                  <w:sz w:val="20"/>
                  <w:szCs w:val="20"/>
                  <w:rtl w:val="0"/>
                  <w:rPrChange w:author="Jauhary Arifin" w:id="199" w:date="2026-08-29T04:39:29Z">
                    <w:rPr>
                      <w:rFonts w:ascii="Bookman Old Style" w:cs="Bookman Old Style" w:eastAsia="Bookman Old Style" w:hAnsi="Bookman Old Style"/>
                      <w:sz w:val="20"/>
                      <w:szCs w:val="20"/>
                    </w:rPr>
                  </w:rPrChange>
                </w:rPr>
                <w:t xml:space="preserve">  secara teliti</w:t>
              </w:r>
            </w:ins>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6CD">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8 JP</w:t>
            </w:r>
            <w:r w:rsidDel="00000000" w:rsidR="00000000" w:rsidRPr="00000000">
              <w:rPr>
                <w:rtl w:val="0"/>
              </w:rPr>
            </w:r>
          </w:p>
        </w:tc>
      </w:tr>
      <w:tr>
        <w:trPr>
          <w:cantSplit w:val="1"/>
          <w:tblHeader w:val="0"/>
        </w:trPr>
        <w:tc>
          <w:tcPr>
            <w:vMerge w:val="continue"/>
            <w:tcMar>
              <w:top w:w="30.0" w:type="dxa"/>
              <w:left w:w="35.0" w:type="dxa"/>
              <w:bottom w:w="30.0" w:type="dxa"/>
              <w:right w:w="35.0" w:type="dxa"/>
            </w:tcMar>
          </w:tcPr>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6D0">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3.2</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6D1">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Prosedur keselamatan ketenagalistrikan (K2) diterapkan.</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6D4">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3.2</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6D5">
            <w:pPr>
              <w:rPr>
                <w:ins w:author="Jauhary Arifin" w:id="200" w:date="2026-08-29T04:40:18Z"/>
                <w:del w:author="Jauhary Arifin" w:id="200" w:date="2026-08-29T04:40:18Z"/>
                <w:rFonts w:ascii="Bookman Old Style" w:cs="Bookman Old Style" w:eastAsia="Bookman Old Style" w:hAnsi="Bookman Old Style"/>
                <w:sz w:val="20"/>
                <w:szCs w:val="20"/>
              </w:rPr>
            </w:pPr>
            <w:del w:author="Jauhary Arifin" w:id="200" w:date="2026-08-29T04:40:18Z">
              <w:r w:rsidDel="00000000" w:rsidR="00000000" w:rsidRPr="00000000">
                <w:rPr>
                  <w:rFonts w:ascii="Bookman Old Style" w:cs="Bookman Old Style" w:eastAsia="Bookman Old Style" w:hAnsi="Bookman Old Style"/>
                  <w:sz w:val="20"/>
                  <w:szCs w:val="20"/>
                  <w:rtl w:val="0"/>
                </w:rPr>
                <w:delText xml:space="preserve">Menerapkan prosedur keselamatan ketenagalistrikan (K2) secara disiplin dan cermat, dengan komunikasi yang jelas dan lugas, serta peduli terhadap kebersihan dan keselamatan lingkungan kerja.</w:delText>
              </w:r>
            </w:del>
            <w:ins w:author="Jauhary Arifin" w:id="200" w:date="2026-08-29T04:40:18Z">
              <w:del w:author="Jauhary Arifin" w:id="200" w:date="2026-08-29T04:40:18Z">
                <w:r w:rsidDel="00000000" w:rsidR="00000000" w:rsidRPr="00000000">
                  <w:rPr>
                    <w:rtl w:val="0"/>
                  </w:rPr>
                </w:r>
              </w:del>
            </w:ins>
          </w:p>
          <w:p w:rsidR="00000000" w:rsidDel="00000000" w:rsidP="00000000" w:rsidRDefault="00000000" w:rsidRPr="00000000" w14:paraId="000006D6">
            <w:pPr>
              <w:rPr>
                <w:ins w:author="Jauhary Arifin" w:id="200" w:date="2026-08-29T04:40:18Z"/>
                <w:rFonts w:ascii="Bookman Old Style" w:cs="Bookman Old Style" w:eastAsia="Bookman Old Style" w:hAnsi="Bookman Old Style"/>
                <w:sz w:val="20"/>
                <w:szCs w:val="20"/>
              </w:rPr>
            </w:pPr>
            <w:ins w:author="Jauhary Arifin" w:id="200" w:date="2026-08-29T04:40:18Z">
              <w:r w:rsidDel="00000000" w:rsidR="00000000" w:rsidRPr="00000000">
                <w:rPr>
                  <w:rtl w:val="0"/>
                </w:rPr>
              </w:r>
            </w:ins>
          </w:p>
          <w:p w:rsidR="00000000" w:rsidDel="00000000" w:rsidP="00000000" w:rsidRDefault="00000000" w:rsidRPr="00000000" w14:paraId="000006D7">
            <w:pPr>
              <w:rPr>
                <w:rFonts w:ascii="Bookman Old Style" w:cs="Bookman Old Style" w:eastAsia="Bookman Old Style" w:hAnsi="Bookman Old Style"/>
                <w:sz w:val="20"/>
                <w:szCs w:val="20"/>
                <w:rPrChange w:author="Jauhary Arifin" w:id="201" w:date="2026-08-29T04:40:18Z">
                  <w:rPr/>
                </w:rPrChange>
              </w:rPr>
            </w:pPr>
            <w:ins w:author="Jauhary Arifin" w:id="200" w:date="2026-08-29T04:40:18Z">
              <w:r w:rsidDel="00000000" w:rsidR="00000000" w:rsidRPr="00000000">
                <w:rPr>
                  <w:rFonts w:ascii="Bookman Old Style" w:cs="Bookman Old Style" w:eastAsia="Bookman Old Style" w:hAnsi="Bookman Old Style"/>
                  <w:sz w:val="20"/>
                  <w:szCs w:val="20"/>
                  <w:rtl w:val="0"/>
                  <w:rPrChange w:author="Jauhary Arifin" w:id="201" w:date="2026-08-29T04:40:18Z">
                    <w:rPr>
                      <w:rFonts w:ascii="Bookman Old Style" w:cs="Bookman Old Style" w:eastAsia="Bookman Old Style" w:hAnsi="Bookman Old Style"/>
                      <w:sz w:val="20"/>
                      <w:szCs w:val="20"/>
                    </w:rPr>
                  </w:rPrChange>
                </w:rPr>
                <w:t xml:space="preserve">Menerapkan prosedur keselamatan dan kesehatan kerja, umum, instalasi, dan lingkungan secara teliti.</w:t>
              </w:r>
            </w:ins>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blHeader w:val="0"/>
        </w:trPr>
        <w:tc>
          <w:tcPr>
            <w:vMerge w:val="continue"/>
            <w:tcMar>
              <w:top w:w="30.0" w:type="dxa"/>
              <w:left w:w="35.0" w:type="dxa"/>
              <w:bottom w:w="30.0" w:type="dxa"/>
              <w:right w:w="35.0" w:type="dxa"/>
            </w:tcMar>
          </w:tcPr>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6DB">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3.3</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6DC">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Hal-hal yang berada diluar perintah kerja pengoperasian bagian sistem Air Condensate, dilaporkan.</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6DF">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3.3</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6E0">
            <w:pPr>
              <w:rPr>
                <w:ins w:author="Jauhary Arifin" w:id="202" w:date="2026-08-29T04:40:36Z"/>
                <w:del w:author="Jauhary Arifin" w:id="202" w:date="2026-08-29T04:40:36Z"/>
                <w:rFonts w:ascii="Bookman Old Style" w:cs="Bookman Old Style" w:eastAsia="Bookman Old Style" w:hAnsi="Bookman Old Style"/>
                <w:sz w:val="20"/>
                <w:szCs w:val="20"/>
              </w:rPr>
            </w:pPr>
            <w:del w:author="Jauhary Arifin" w:id="202" w:date="2026-08-29T04:40:36Z">
              <w:r w:rsidDel="00000000" w:rsidR="00000000" w:rsidRPr="00000000">
                <w:rPr>
                  <w:rFonts w:ascii="Bookman Old Style" w:cs="Bookman Old Style" w:eastAsia="Bookman Old Style" w:hAnsi="Bookman Old Style"/>
                  <w:sz w:val="20"/>
                  <w:szCs w:val="20"/>
                  <w:rtl w:val="0"/>
                </w:rPr>
                <w:delText xml:space="preserve">Melaporkan hal-hal di luar perintah kerja pengoperasian sistem Air Condensate secara disiplin dan cermat, dengan komunikasi yang jelas dan lugas, serta peduli terhadap kebersihan dan keselamatan lingkungan kerja.</w:delText>
              </w:r>
            </w:del>
            <w:ins w:author="Jauhary Arifin" w:id="202" w:date="2026-08-29T04:40:36Z">
              <w:del w:author="Jauhary Arifin" w:id="202" w:date="2026-08-29T04:40:36Z">
                <w:r w:rsidDel="00000000" w:rsidR="00000000" w:rsidRPr="00000000">
                  <w:rPr>
                    <w:rtl w:val="0"/>
                  </w:rPr>
                </w:r>
              </w:del>
            </w:ins>
          </w:p>
          <w:p w:rsidR="00000000" w:rsidDel="00000000" w:rsidP="00000000" w:rsidRDefault="00000000" w:rsidRPr="00000000" w14:paraId="000006E1">
            <w:pPr>
              <w:rPr>
                <w:ins w:author="Jauhary Arifin" w:id="202" w:date="2026-08-29T04:40:36Z"/>
                <w:rFonts w:ascii="Bookman Old Style" w:cs="Bookman Old Style" w:eastAsia="Bookman Old Style" w:hAnsi="Bookman Old Style"/>
                <w:sz w:val="20"/>
                <w:szCs w:val="20"/>
              </w:rPr>
            </w:pPr>
            <w:ins w:author="Jauhary Arifin" w:id="202" w:date="2026-08-29T04:40:36Z">
              <w:r w:rsidDel="00000000" w:rsidR="00000000" w:rsidRPr="00000000">
                <w:rPr>
                  <w:rtl w:val="0"/>
                </w:rPr>
              </w:r>
            </w:ins>
          </w:p>
          <w:p w:rsidR="00000000" w:rsidDel="00000000" w:rsidP="00000000" w:rsidRDefault="00000000" w:rsidRPr="00000000" w14:paraId="000006E2">
            <w:pPr>
              <w:rPr>
                <w:rFonts w:ascii="Bookman Old Style" w:cs="Bookman Old Style" w:eastAsia="Bookman Old Style" w:hAnsi="Bookman Old Style"/>
                <w:sz w:val="20"/>
                <w:szCs w:val="20"/>
                <w:rPrChange w:author="Jauhary Arifin" w:id="203" w:date="2026-08-29T04:40:36Z">
                  <w:rPr/>
                </w:rPrChange>
              </w:rPr>
            </w:pPr>
            <w:ins w:author="Jauhary Arifin" w:id="202" w:date="2026-08-29T04:40:36Z">
              <w:r w:rsidDel="00000000" w:rsidR="00000000" w:rsidRPr="00000000">
                <w:rPr>
                  <w:rFonts w:ascii="Bookman Old Style" w:cs="Bookman Old Style" w:eastAsia="Bookman Old Style" w:hAnsi="Bookman Old Style"/>
                  <w:sz w:val="20"/>
                  <w:szCs w:val="20"/>
                  <w:rtl w:val="0"/>
                  <w:rPrChange w:author="Jauhary Arifin" w:id="203" w:date="2026-08-29T04:40:36Z">
                    <w:rPr>
                      <w:rFonts w:ascii="Bookman Old Style" w:cs="Bookman Old Style" w:eastAsia="Bookman Old Style" w:hAnsi="Bookman Old Style"/>
                      <w:sz w:val="20"/>
                      <w:szCs w:val="20"/>
                    </w:rPr>
                  </w:rPrChange>
                </w:rPr>
                <w:t xml:space="preserve">Melaporkan apabila terdapat hal-hal di luar perintah kerja dan mencatat kondisi dan situasi yang diperlukan sesuai dengan keadaan secara bertanggung jawab.</w:t>
              </w:r>
            </w:ins>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blHeader w:val="0"/>
        </w:trPr>
        <w:tc>
          <w:tcPr>
            <w:vMerge w:val="continue"/>
            <w:tcMar>
              <w:top w:w="30.0" w:type="dxa"/>
              <w:left w:w="35.0" w:type="dxa"/>
              <w:bottom w:w="30.0" w:type="dxa"/>
              <w:right w:w="35.0" w:type="dxa"/>
            </w:tcMar>
          </w:tcPr>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6E6">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3.4</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6E7">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Pelaksanaan Butir 3.3 yang didukung perintah resmi (tertulis atau ter-rekam melalui saluran yang baku) dilaksanakan.</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6EA">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3.4</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6EB">
            <w:pPr>
              <w:rPr>
                <w:ins w:author="Jauhary Arifin" w:id="204" w:date="2026-08-29T04:40:55Z"/>
                <w:del w:author="Jauhary Arifin" w:id="204" w:date="2026-08-29T04:40:55Z"/>
                <w:rFonts w:ascii="Bookman Old Style" w:cs="Bookman Old Style" w:eastAsia="Bookman Old Style" w:hAnsi="Bookman Old Style"/>
                <w:sz w:val="20"/>
                <w:szCs w:val="20"/>
              </w:rPr>
            </w:pPr>
            <w:del w:author="Jauhary Arifin" w:id="204" w:date="2026-08-29T04:40:55Z">
              <w:r w:rsidDel="00000000" w:rsidR="00000000" w:rsidRPr="00000000">
                <w:rPr>
                  <w:rFonts w:ascii="Bookman Old Style" w:cs="Bookman Old Style" w:eastAsia="Bookman Old Style" w:hAnsi="Bookman Old Style"/>
                  <w:sz w:val="20"/>
                  <w:szCs w:val="20"/>
                  <w:rtl w:val="0"/>
                </w:rPr>
                <w:delText xml:space="preserve">Melaksanakan tindakan pada Butir 3.3 setelah didukung perintah resmi secara tertulis atau terekam melalui saluran yang baku secara disiplin dan cermat, dengan komunikasi yang jelas dan lugas, serta peduli terhadap kebersihan dan keselamatan lingkungan kerja.</w:delText>
              </w:r>
            </w:del>
            <w:ins w:author="Jauhary Arifin" w:id="204" w:date="2026-08-29T04:40:55Z">
              <w:del w:author="Jauhary Arifin" w:id="204" w:date="2026-08-29T04:40:55Z">
                <w:r w:rsidDel="00000000" w:rsidR="00000000" w:rsidRPr="00000000">
                  <w:rPr>
                    <w:rtl w:val="0"/>
                  </w:rPr>
                </w:r>
              </w:del>
            </w:ins>
          </w:p>
          <w:p w:rsidR="00000000" w:rsidDel="00000000" w:rsidP="00000000" w:rsidRDefault="00000000" w:rsidRPr="00000000" w14:paraId="000006EC">
            <w:pPr>
              <w:rPr>
                <w:ins w:author="Jauhary Arifin" w:id="204" w:date="2026-08-29T04:40:55Z"/>
                <w:rFonts w:ascii="Bookman Old Style" w:cs="Bookman Old Style" w:eastAsia="Bookman Old Style" w:hAnsi="Bookman Old Style"/>
                <w:sz w:val="20"/>
                <w:szCs w:val="20"/>
              </w:rPr>
            </w:pPr>
            <w:ins w:author="Jauhary Arifin" w:id="204" w:date="2026-08-29T04:40:55Z">
              <w:r w:rsidDel="00000000" w:rsidR="00000000" w:rsidRPr="00000000">
                <w:rPr>
                  <w:rtl w:val="0"/>
                </w:rPr>
              </w:r>
            </w:ins>
          </w:p>
          <w:p w:rsidR="00000000" w:rsidDel="00000000" w:rsidP="00000000" w:rsidRDefault="00000000" w:rsidRPr="00000000" w14:paraId="000006ED">
            <w:pPr>
              <w:rPr>
                <w:rFonts w:ascii="Bookman Old Style" w:cs="Bookman Old Style" w:eastAsia="Bookman Old Style" w:hAnsi="Bookman Old Style"/>
                <w:sz w:val="20"/>
                <w:szCs w:val="20"/>
                <w:rPrChange w:author="Jauhary Arifin" w:id="205" w:date="2026-08-29T04:40:55Z">
                  <w:rPr/>
                </w:rPrChange>
              </w:rPr>
            </w:pPr>
            <w:ins w:author="Jauhary Arifin" w:id="204" w:date="2026-08-29T04:40:55Z">
              <w:r w:rsidDel="00000000" w:rsidR="00000000" w:rsidRPr="00000000">
                <w:rPr>
                  <w:rFonts w:ascii="Bookman Old Style" w:cs="Bookman Old Style" w:eastAsia="Bookman Old Style" w:hAnsi="Bookman Old Style"/>
                  <w:sz w:val="20"/>
                  <w:szCs w:val="20"/>
                  <w:rtl w:val="0"/>
                  <w:rPrChange w:author="Jauhary Arifin" w:id="205" w:date="2026-08-29T04:40:55Z">
                    <w:rPr>
                      <w:rFonts w:ascii="Bookman Old Style" w:cs="Bookman Old Style" w:eastAsia="Bookman Old Style" w:hAnsi="Bookman Old Style"/>
                      <w:sz w:val="20"/>
                      <w:szCs w:val="20"/>
                    </w:rPr>
                  </w:rPrChange>
                </w:rPr>
                <w:t xml:space="preserve">Melaksanakan butir 3.3 yang didukung perintah resmi secara bertanggung jawab.</w:t>
              </w:r>
            </w:ins>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blHeader w:val="0"/>
        </w:trPr>
        <w:tc>
          <w:tcPr>
            <w:vMerge w:val="restart"/>
            <w:tcMar>
              <w:top w:w="30.0" w:type="dxa"/>
              <w:left w:w="35.0" w:type="dxa"/>
              <w:bottom w:w="30.0" w:type="dxa"/>
              <w:right w:w="35.0" w:type="dxa"/>
            </w:tcMar>
          </w:tcPr>
          <w:p w:rsidR="00000000" w:rsidDel="00000000" w:rsidP="00000000" w:rsidRDefault="00000000" w:rsidRPr="00000000" w14:paraId="000006EF">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4.</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6F0">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Membuat laporan hasil pengoperasian sistem Air Condensate</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6F1">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4.1</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6F2">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Laporan pelaksanaan pengoperasian sistem Air Condensate sesuai standar dibuat.</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6F3">
            <w:pPr>
              <w:rPr>
                <w:ins w:author="Jauhary Arifin" w:id="206" w:date="2026-08-29T04:41:38Z"/>
                <w:rFonts w:ascii="Bookman Old Style" w:cs="Bookman Old Style" w:eastAsia="Bookman Old Style" w:hAnsi="Bookman Old Style"/>
                <w:sz w:val="20"/>
                <w:szCs w:val="20"/>
              </w:rPr>
            </w:pPr>
            <w:del w:author="Jauhary Arifin" w:id="206" w:date="2026-08-29T04:41:38Z">
              <w:r w:rsidDel="00000000" w:rsidR="00000000" w:rsidRPr="00000000">
                <w:rPr>
                  <w:rFonts w:ascii="Bookman Old Style" w:cs="Bookman Old Style" w:eastAsia="Bookman Old Style" w:hAnsi="Bookman Old Style"/>
                  <w:sz w:val="20"/>
                  <w:szCs w:val="20"/>
                  <w:rtl w:val="0"/>
                </w:rPr>
                <w:delText xml:space="preserve">Tersusun dan ditandatanganinya laporan hasil pengoperasian sistem Air Condensate sesuai standar.</w:delText>
              </w:r>
            </w:del>
            <w:ins w:author="Jauhary Arifin" w:id="206" w:date="2026-08-29T04:41:38Z">
              <w:r w:rsidDel="00000000" w:rsidR="00000000" w:rsidRPr="00000000">
                <w:rPr>
                  <w:rtl w:val="0"/>
                </w:rPr>
              </w:r>
            </w:ins>
          </w:p>
          <w:p w:rsidR="00000000" w:rsidDel="00000000" w:rsidP="00000000" w:rsidRDefault="00000000" w:rsidRPr="00000000" w14:paraId="000006F4">
            <w:pPr>
              <w:rPr>
                <w:rFonts w:ascii="Bookman Old Style" w:cs="Bookman Old Style" w:eastAsia="Bookman Old Style" w:hAnsi="Bookman Old Style"/>
                <w:sz w:val="20"/>
                <w:szCs w:val="20"/>
                <w:rPrChange w:author="Jauhary Arifin" w:id="207" w:date="2026-08-29T04:41:38Z">
                  <w:rPr/>
                </w:rPrChange>
              </w:rPr>
            </w:pPr>
            <w:ins w:author="Jauhary Arifin" w:id="206" w:date="2026-08-29T04:41:38Z">
              <w:r w:rsidDel="00000000" w:rsidR="00000000" w:rsidRPr="00000000">
                <w:rPr>
                  <w:rFonts w:ascii="Bookman Old Style" w:cs="Bookman Old Style" w:eastAsia="Bookman Old Style" w:hAnsi="Bookman Old Style"/>
                  <w:sz w:val="20"/>
                  <w:szCs w:val="20"/>
                  <w:rtl w:val="0"/>
                  <w:rPrChange w:author="Jauhary Arifin" w:id="207" w:date="2026-08-29T04:41:38Z">
                    <w:rPr>
                      <w:rFonts w:ascii="Bookman Old Style" w:cs="Bookman Old Style" w:eastAsia="Bookman Old Style" w:hAnsi="Bookman Old Style"/>
                      <w:sz w:val="20"/>
                      <w:szCs w:val="20"/>
                    </w:rPr>
                  </w:rPrChange>
                </w:rPr>
                <w:t xml:space="preserve">Disusun dan ditandatanganinya laporan hasil pelaksanaan pengoperasian sistem </w:t>
              </w:r>
              <w:r w:rsidDel="00000000" w:rsidR="00000000" w:rsidRPr="00000000">
                <w:rPr>
                  <w:rFonts w:ascii="Bookman Old Style" w:cs="Bookman Old Style" w:eastAsia="Bookman Old Style" w:hAnsi="Bookman Old Style"/>
                  <w:i w:val="1"/>
                  <w:iCs w:val="1"/>
                  <w:sz w:val="20"/>
                  <w:szCs w:val="20"/>
                  <w:rtl w:val="0"/>
                  <w:rPrChange w:author="Jauhary Arifin" w:id="207" w:date="2026-08-29T04:41:38Z">
                    <w:rPr>
                      <w:rFonts w:ascii="Bookman Old Style" w:cs="Bookman Old Style" w:eastAsia="Bookman Old Style" w:hAnsi="Bookman Old Style"/>
                      <w:sz w:val="20"/>
                      <w:szCs w:val="20"/>
                    </w:rPr>
                  </w:rPrChange>
                </w:rPr>
                <w:t xml:space="preserve">Air Condensate</w:t>
              </w:r>
              <w:r w:rsidDel="00000000" w:rsidR="00000000" w:rsidRPr="00000000">
                <w:rPr>
                  <w:rFonts w:ascii="Bookman Old Style" w:cs="Bookman Old Style" w:eastAsia="Bookman Old Style" w:hAnsi="Bookman Old Style"/>
                  <w:sz w:val="20"/>
                  <w:szCs w:val="20"/>
                  <w:rtl w:val="0"/>
                  <w:rPrChange w:author="Jauhary Arifin" w:id="207" w:date="2026-08-29T04:41:38Z">
                    <w:rPr>
                      <w:rFonts w:ascii="Bookman Old Style" w:cs="Bookman Old Style" w:eastAsia="Bookman Old Style" w:hAnsi="Bookman Old Style"/>
                      <w:sz w:val="20"/>
                      <w:szCs w:val="20"/>
                    </w:rPr>
                  </w:rPrChange>
                </w:rPr>
                <w:t xml:space="preserve">.</w:t>
              </w:r>
            </w:ins>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6F5">
            <w:pPr>
              <w:rPr/>
            </w:pPr>
            <w:r w:rsidDel="00000000" w:rsidR="00000000" w:rsidRPr="00000000">
              <w:rPr>
                <w:rFonts w:ascii="Bookman Old Style" w:cs="Bookman Old Style" w:eastAsia="Bookman Old Style" w:hAnsi="Bookman Old Style"/>
                <w:sz w:val="20"/>
                <w:szCs w:val="20"/>
                <w:rtl w:val="0"/>
              </w:rPr>
              <w:t xml:space="preserve">Penjelasan tentang:</w:t>
            </w:r>
            <w:r w:rsidDel="00000000" w:rsidR="00000000" w:rsidRPr="00000000">
              <w:rPr>
                <w:rtl w:val="0"/>
              </w:rPr>
            </w:r>
          </w:p>
          <w:p w:rsidR="00000000" w:rsidDel="00000000" w:rsidP="00000000" w:rsidRDefault="00000000" w:rsidRPr="00000000" w14:paraId="000006F6">
            <w:pPr>
              <w:rPr>
                <w:del w:author="Jauhary Arifin" w:id="208" w:date="2026-08-29T04:41:51Z"/>
              </w:rPr>
            </w:pPr>
            <w:del w:author="Jauhary Arifin" w:id="208" w:date="2026-08-29T04:41:51Z">
              <w:r w:rsidDel="00000000" w:rsidR="00000000" w:rsidRPr="00000000">
                <w:rPr>
                  <w:rFonts w:ascii="Bookman Old Style" w:cs="Bookman Old Style" w:eastAsia="Bookman Old Style" w:hAnsi="Bookman Old Style"/>
                  <w:sz w:val="20"/>
                  <w:szCs w:val="20"/>
                  <w:rtl w:val="0"/>
                </w:rPr>
                <w:delText xml:space="preserve">1. Teknik pembuatan laporan hasil pengoperasian sistem Air Condensate</w:delText>
              </w:r>
              <w:r w:rsidDel="00000000" w:rsidR="00000000" w:rsidRPr="00000000">
                <w:rPr>
                  <w:rtl w:val="0"/>
                </w:rPr>
              </w:r>
            </w:del>
          </w:p>
          <w:p w:rsidR="00000000" w:rsidDel="00000000" w:rsidP="00000000" w:rsidRDefault="00000000" w:rsidRPr="00000000" w14:paraId="000006F7">
            <w:pPr>
              <w:rPr>
                <w:ins w:author="Jauhary Arifin" w:id="208" w:date="2026-08-29T04:41:51Z"/>
                <w:rFonts w:ascii="Bookman Old Style" w:cs="Bookman Old Style" w:eastAsia="Bookman Old Style" w:hAnsi="Bookman Old Style"/>
                <w:sz w:val="20"/>
                <w:szCs w:val="20"/>
              </w:rPr>
            </w:pPr>
            <w:del w:author="Jauhary Arifin" w:id="208" w:date="2026-08-29T04:41:51Z">
              <w:r w:rsidDel="00000000" w:rsidR="00000000" w:rsidRPr="00000000">
                <w:rPr>
                  <w:rFonts w:ascii="Bookman Old Style" w:cs="Bookman Old Style" w:eastAsia="Bookman Old Style" w:hAnsi="Bookman Old Style"/>
                  <w:sz w:val="20"/>
                  <w:szCs w:val="20"/>
                  <w:rtl w:val="0"/>
                </w:rPr>
                <w:delText xml:space="preserve">2. Standar formulir, kelengkapan data, dan penandatanganan laporan</w:delText>
              </w:r>
            </w:del>
            <w:ins w:author="Jauhary Arifin" w:id="208" w:date="2026-08-29T04:41:51Z">
              <w:r w:rsidDel="00000000" w:rsidR="00000000" w:rsidRPr="00000000">
                <w:rPr>
                  <w:rtl w:val="0"/>
                </w:rPr>
              </w:r>
            </w:ins>
          </w:p>
          <w:p w:rsidR="00000000" w:rsidDel="00000000" w:rsidP="00000000" w:rsidRDefault="00000000" w:rsidRPr="00000000" w14:paraId="000006F8">
            <w:pPr>
              <w:rPr>
                <w:ins w:author="Jauhary Arifin" w:id="208" w:date="2026-08-29T04:41:51Z"/>
                <w:rFonts w:ascii="Bookman Old Style" w:cs="Bookman Old Style" w:eastAsia="Bookman Old Style" w:hAnsi="Bookman Old Style"/>
                <w:sz w:val="20"/>
                <w:szCs w:val="20"/>
              </w:rPr>
            </w:pPr>
            <w:ins w:author="Jauhary Arifin" w:id="208" w:date="2026-08-29T04:41:51Z">
              <w:r w:rsidDel="00000000" w:rsidR="00000000" w:rsidRPr="00000000">
                <w:rPr>
                  <w:rtl w:val="0"/>
                </w:rPr>
              </w:r>
            </w:ins>
          </w:p>
          <w:p w:rsidR="00000000" w:rsidDel="00000000" w:rsidP="00000000" w:rsidRDefault="00000000" w:rsidRPr="00000000" w14:paraId="000006F9">
            <w:pPr>
              <w:numPr>
                <w:ilvl w:val="0"/>
                <w:numId w:val="16"/>
              </w:numPr>
              <w:ind w:left="450" w:hanging="360"/>
              <w:rPr>
                <w:rFonts w:ascii="Bookman Old Style" w:cs="Bookman Old Style" w:eastAsia="Bookman Old Style" w:hAnsi="Bookman Old Style"/>
                <w:sz w:val="20"/>
                <w:szCs w:val="20"/>
                <w:u w:val="none"/>
              </w:rPr>
            </w:pPr>
            <w:ins w:author="Jauhary Arifin" w:id="208" w:date="2026-08-29T04:41:51Z">
              <w:r w:rsidDel="00000000" w:rsidR="00000000" w:rsidRPr="00000000">
                <w:rPr>
                  <w:rFonts w:ascii="Bookman Old Style" w:cs="Bookman Old Style" w:eastAsia="Bookman Old Style" w:hAnsi="Bookman Old Style"/>
                  <w:sz w:val="20"/>
                  <w:szCs w:val="20"/>
                  <w:rtl w:val="0"/>
                  <w:rPrChange w:author="Jauhary Arifin" w:id="209" w:date="2026-08-29T04:41:51Z">
                    <w:rPr>
                      <w:rFonts w:ascii="Bookman Old Style" w:cs="Bookman Old Style" w:eastAsia="Bookman Old Style" w:hAnsi="Bookman Old Style"/>
                      <w:sz w:val="20"/>
                      <w:szCs w:val="20"/>
                    </w:rPr>
                  </w:rPrChange>
                </w:rPr>
                <w:t xml:space="preserve">Teknik pembuatan laporan</w:t>
              </w:r>
            </w:ins>
            <w:r w:rsidDel="00000000" w:rsidR="00000000" w:rsidRPr="00000000">
              <w:rPr>
                <w:rtl w:val="0"/>
              </w:rPr>
            </w:r>
          </w:p>
          <w:p w:rsidR="00000000" w:rsidDel="00000000" w:rsidP="00000000" w:rsidRDefault="00000000" w:rsidRPr="00000000" w14:paraId="000006FA">
            <w:pPr>
              <w:numPr>
                <w:ilvl w:val="0"/>
                <w:numId w:val="16"/>
              </w:numPr>
              <w:ind w:left="450" w:hanging="360"/>
              <w:rPr>
                <w:rFonts w:ascii="Bookman Old Style" w:cs="Bookman Old Style" w:eastAsia="Bookman Old Style" w:hAnsi="Bookman Old Style"/>
                <w:sz w:val="20"/>
                <w:szCs w:val="20"/>
                <w:u w:val="none"/>
              </w:rPr>
            </w:pPr>
            <w:r w:rsidDel="00000000" w:rsidR="00000000" w:rsidRPr="00000000">
              <w:rPr>
                <w:rFonts w:ascii="Bookman Old Style" w:cs="Bookman Old Style" w:eastAsia="Bookman Old Style" w:hAnsi="Bookman Old Style"/>
                <w:sz w:val="20"/>
                <w:szCs w:val="20"/>
                <w:rtl w:val="0"/>
                <w:rPrChange w:author="Jauhary Arifin" w:id="209" w:date="2026-08-29T04:41:51Z">
                  <w:rPr>
                    <w:rFonts w:ascii="Bookman Old Style" w:cs="Bookman Old Style" w:eastAsia="Bookman Old Style" w:hAnsi="Bookman Old Style"/>
                    <w:sz w:val="20"/>
                    <w:szCs w:val="20"/>
                  </w:rPr>
                </w:rPrChange>
              </w:rPr>
              <w:t xml:space="preserve">Serah terima tugas dan otorisasi laporan</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6FB">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4.1</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6FC">
            <w:pPr>
              <w:rPr>
                <w:ins w:author="Jauhary Arifin" w:id="210" w:date="2026-08-29T04:42:20Z"/>
                <w:del w:author="Jauhary Arifin" w:id="210" w:date="2026-08-29T04:42:20Z"/>
                <w:rFonts w:ascii="Bookman Old Style" w:cs="Bookman Old Style" w:eastAsia="Bookman Old Style" w:hAnsi="Bookman Old Style"/>
                <w:sz w:val="20"/>
                <w:szCs w:val="20"/>
              </w:rPr>
            </w:pPr>
            <w:del w:author="Jauhary Arifin" w:id="210" w:date="2026-08-29T04:42:20Z">
              <w:r w:rsidDel="00000000" w:rsidR="00000000" w:rsidRPr="00000000">
                <w:rPr>
                  <w:rFonts w:ascii="Bookman Old Style" w:cs="Bookman Old Style" w:eastAsia="Bookman Old Style" w:hAnsi="Bookman Old Style"/>
                  <w:sz w:val="20"/>
                  <w:szCs w:val="20"/>
                  <w:rtl w:val="0"/>
                </w:rPr>
                <w:delText xml:space="preserve">Membuat laporan pelaksanaan pengoperasian sistem Air Condensate sesuai standar secara disiplin dan cermat, dengan komunikasi yang jelas dan lugas, serta peduli terhadap kebersihan dan keselamatan lingkungan kerja.</w:delText>
              </w:r>
            </w:del>
            <w:ins w:author="Jauhary Arifin" w:id="210" w:date="2026-08-29T04:42:20Z">
              <w:del w:author="Jauhary Arifin" w:id="210" w:date="2026-08-29T04:42:20Z">
                <w:r w:rsidDel="00000000" w:rsidR="00000000" w:rsidRPr="00000000">
                  <w:rPr>
                    <w:rtl w:val="0"/>
                  </w:rPr>
                </w:r>
              </w:del>
            </w:ins>
          </w:p>
          <w:p w:rsidR="00000000" w:rsidDel="00000000" w:rsidP="00000000" w:rsidRDefault="00000000" w:rsidRPr="00000000" w14:paraId="000006FD">
            <w:pPr>
              <w:rPr>
                <w:ins w:author="Jauhary Arifin" w:id="210" w:date="2026-08-29T04:42:20Z"/>
                <w:rFonts w:ascii="Bookman Old Style" w:cs="Bookman Old Style" w:eastAsia="Bookman Old Style" w:hAnsi="Bookman Old Style"/>
                <w:sz w:val="20"/>
                <w:szCs w:val="20"/>
              </w:rPr>
            </w:pPr>
            <w:ins w:author="Jauhary Arifin" w:id="210" w:date="2026-08-29T04:42:20Z">
              <w:r w:rsidDel="00000000" w:rsidR="00000000" w:rsidRPr="00000000">
                <w:rPr>
                  <w:rtl w:val="0"/>
                </w:rPr>
              </w:r>
            </w:ins>
          </w:p>
          <w:p w:rsidR="00000000" w:rsidDel="00000000" w:rsidP="00000000" w:rsidRDefault="00000000" w:rsidRPr="00000000" w14:paraId="000006FE">
            <w:pPr>
              <w:rPr>
                <w:rFonts w:ascii="Bookman Old Style" w:cs="Bookman Old Style" w:eastAsia="Bookman Old Style" w:hAnsi="Bookman Old Style"/>
                <w:sz w:val="20"/>
                <w:szCs w:val="20"/>
                <w:rPrChange w:author="Jauhary Arifin" w:id="211" w:date="2026-08-29T04:42:20Z">
                  <w:rPr/>
                </w:rPrChange>
              </w:rPr>
            </w:pPr>
            <w:ins w:author="Jauhary Arifin" w:id="210" w:date="2026-08-29T04:42:20Z">
              <w:r w:rsidDel="00000000" w:rsidR="00000000" w:rsidRPr="00000000">
                <w:rPr>
                  <w:rFonts w:ascii="Bookman Old Style" w:cs="Bookman Old Style" w:eastAsia="Bookman Old Style" w:hAnsi="Bookman Old Style"/>
                  <w:sz w:val="20"/>
                  <w:szCs w:val="20"/>
                  <w:rtl w:val="0"/>
                  <w:rPrChange w:author="Jauhary Arifin" w:id="211" w:date="2026-08-29T04:42:20Z">
                    <w:rPr>
                      <w:rFonts w:ascii="Bookman Old Style" w:cs="Bookman Old Style" w:eastAsia="Bookman Old Style" w:hAnsi="Bookman Old Style"/>
                      <w:sz w:val="20"/>
                      <w:szCs w:val="20"/>
                    </w:rPr>
                  </w:rPrChange>
                </w:rPr>
                <w:t xml:space="preserve">Membuat laporan pelaksanaan pengoperasian sesuai dengan standar yang sudah disiapkan dengan benar</w:t>
              </w:r>
            </w:ins>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6FF">
            <w:pPr>
              <w:jc w:val="center"/>
              <w:rPr>
                <w:rFonts w:ascii="Bookman Old Style" w:cs="Bookman Old Style" w:eastAsia="Bookman Old Style" w:hAnsi="Bookman Old Style"/>
                <w:sz w:val="24"/>
                <w:szCs w:val="24"/>
              </w:rPr>
            </w:pPr>
            <w:ins w:author="Jauhary Arifin" w:id="212" w:date="2026-08-29T04:46:48Z">
              <w:r w:rsidDel="00000000" w:rsidR="00000000" w:rsidRPr="00000000">
                <w:rPr>
                  <w:rFonts w:ascii="Bookman Old Style" w:cs="Bookman Old Style" w:eastAsia="Bookman Old Style" w:hAnsi="Bookman Old Style"/>
                  <w:sz w:val="20"/>
                  <w:szCs w:val="20"/>
                  <w:rtl w:val="0"/>
                  <w:rPrChange w:author="Jauhary Arifin" w:id="213" w:date="2026-08-29T04:46:48Z">
                    <w:rPr/>
                  </w:rPrChange>
                </w:rPr>
                <w:t xml:space="preserve">1</w:t>
              </w:r>
            </w:ins>
            <w:del w:author="Jauhary Arifin" w:id="212" w:date="2026-08-29T04:46:48Z">
              <w:r w:rsidDel="00000000" w:rsidR="00000000" w:rsidRPr="00000000">
                <w:rPr>
                  <w:rFonts w:ascii="Bookman Old Style" w:cs="Bookman Old Style" w:eastAsia="Bookman Old Style" w:hAnsi="Bookman Old Style"/>
                  <w:sz w:val="20"/>
                  <w:szCs w:val="20"/>
                  <w:rtl w:val="0"/>
                  <w:rPrChange w:author="Jauhary Arifin" w:id="213" w:date="2026-08-29T04:46:48Z">
                    <w:rPr>
                      <w:rFonts w:ascii="Bookman Old Style" w:cs="Bookman Old Style" w:eastAsia="Bookman Old Style" w:hAnsi="Bookman Old Style"/>
                      <w:sz w:val="20"/>
                      <w:szCs w:val="20"/>
                    </w:rPr>
                  </w:rPrChange>
                </w:rPr>
                <w:delText xml:space="preserve">4</w:delText>
              </w:r>
            </w:del>
            <w:r w:rsidDel="00000000" w:rsidR="00000000" w:rsidRPr="00000000">
              <w:rPr>
                <w:rFonts w:ascii="Bookman Old Style" w:cs="Bookman Old Style" w:eastAsia="Bookman Old Style" w:hAnsi="Bookman Old Style"/>
                <w:sz w:val="20"/>
                <w:szCs w:val="20"/>
                <w:rtl w:val="0"/>
              </w:rPr>
              <w:t xml:space="preserve"> JP</w:t>
            </w:r>
            <w:r w:rsidDel="00000000" w:rsidR="00000000" w:rsidRPr="00000000">
              <w:rPr>
                <w:rtl w:val="0"/>
              </w:rPr>
            </w:r>
          </w:p>
        </w:tc>
      </w:tr>
      <w:tr>
        <w:trPr>
          <w:cantSplit w:val="1"/>
          <w:tblHeader w:val="0"/>
        </w:trPr>
        <w:tc>
          <w:tcPr>
            <w:vMerge w:val="continue"/>
            <w:tcMar>
              <w:top w:w="30.0" w:type="dxa"/>
              <w:left w:w="35.0" w:type="dxa"/>
              <w:bottom w:w="30.0" w:type="dxa"/>
              <w:right w:w="35.0" w:type="dxa"/>
            </w:tcMar>
          </w:tcPr>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702">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4.2</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703">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Form laporan hasil pelaksanaan pengoperasian sistem Air Condensate ditandatangani.</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706">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4.2</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707">
            <w:pPr>
              <w:rPr>
                <w:ins w:author="Jauhary Arifin" w:id="214" w:date="2026-08-29T04:42:38Z"/>
                <w:del w:author="Jauhary Arifin" w:id="214" w:date="2026-08-29T04:42:38Z"/>
                <w:rFonts w:ascii="Bookman Old Style" w:cs="Bookman Old Style" w:eastAsia="Bookman Old Style" w:hAnsi="Bookman Old Style"/>
                <w:sz w:val="20"/>
                <w:szCs w:val="20"/>
              </w:rPr>
            </w:pPr>
            <w:del w:author="Jauhary Arifin" w:id="214" w:date="2026-08-29T04:42:38Z">
              <w:r w:rsidDel="00000000" w:rsidR="00000000" w:rsidRPr="00000000">
                <w:rPr>
                  <w:rFonts w:ascii="Bookman Old Style" w:cs="Bookman Old Style" w:eastAsia="Bookman Old Style" w:hAnsi="Bookman Old Style"/>
                  <w:sz w:val="20"/>
                  <w:szCs w:val="20"/>
                  <w:rtl w:val="0"/>
                </w:rPr>
                <w:delText xml:space="preserve">Menandatangani formulir laporan hasil pelaksanaan pengoperasian sistem Air Condensate secara disiplin dan cermat, dengan komunikasi yang jelas dan lugas, serta peduli terhadap kebersihan dan keselamatan lingkungan kerja.</w:delText>
              </w:r>
            </w:del>
            <w:ins w:author="Jauhary Arifin" w:id="214" w:date="2026-08-29T04:42:38Z">
              <w:del w:author="Jauhary Arifin" w:id="214" w:date="2026-08-29T04:42:38Z">
                <w:r w:rsidDel="00000000" w:rsidR="00000000" w:rsidRPr="00000000">
                  <w:rPr>
                    <w:rtl w:val="0"/>
                  </w:rPr>
                </w:r>
              </w:del>
            </w:ins>
          </w:p>
          <w:p w:rsidR="00000000" w:rsidDel="00000000" w:rsidP="00000000" w:rsidRDefault="00000000" w:rsidRPr="00000000" w14:paraId="00000708">
            <w:pPr>
              <w:rPr>
                <w:ins w:author="Jauhary Arifin" w:id="214" w:date="2026-08-29T04:42:38Z"/>
                <w:rFonts w:ascii="Bookman Old Style" w:cs="Bookman Old Style" w:eastAsia="Bookman Old Style" w:hAnsi="Bookman Old Style"/>
                <w:sz w:val="20"/>
                <w:szCs w:val="20"/>
              </w:rPr>
            </w:pPr>
            <w:ins w:author="Jauhary Arifin" w:id="214" w:date="2026-08-29T04:42:38Z">
              <w:r w:rsidDel="00000000" w:rsidR="00000000" w:rsidRPr="00000000">
                <w:rPr>
                  <w:rtl w:val="0"/>
                </w:rPr>
              </w:r>
            </w:ins>
          </w:p>
          <w:p w:rsidR="00000000" w:rsidDel="00000000" w:rsidP="00000000" w:rsidRDefault="00000000" w:rsidRPr="00000000" w14:paraId="00000709">
            <w:pPr>
              <w:rPr>
                <w:rFonts w:ascii="Bookman Old Style" w:cs="Bookman Old Style" w:eastAsia="Bookman Old Style" w:hAnsi="Bookman Old Style"/>
                <w:sz w:val="20"/>
                <w:szCs w:val="20"/>
                <w:rPrChange w:author="Jauhary Arifin" w:id="215" w:date="2026-08-29T04:42:38Z">
                  <w:rPr/>
                </w:rPrChange>
              </w:rPr>
            </w:pPr>
            <w:ins w:author="Jauhary Arifin" w:id="214" w:date="2026-08-29T04:42:38Z">
              <w:r w:rsidDel="00000000" w:rsidR="00000000" w:rsidRPr="00000000">
                <w:rPr>
                  <w:rFonts w:ascii="Bookman Old Style" w:cs="Bookman Old Style" w:eastAsia="Bookman Old Style" w:hAnsi="Bookman Old Style"/>
                  <w:sz w:val="20"/>
                  <w:szCs w:val="20"/>
                  <w:rtl w:val="0"/>
                  <w:rPrChange w:author="Jauhary Arifin" w:id="215" w:date="2026-08-29T04:42:38Z">
                    <w:rPr>
                      <w:rFonts w:ascii="Bookman Old Style" w:cs="Bookman Old Style" w:eastAsia="Bookman Old Style" w:hAnsi="Bookman Old Style"/>
                      <w:sz w:val="20"/>
                      <w:szCs w:val="20"/>
                    </w:rPr>
                  </w:rPrChange>
                </w:rPr>
                <w:t xml:space="preserve">Menandatangani form laporan hasil pelaksanaan pengoperasian sistem </w:t>
              </w:r>
              <w:r w:rsidDel="00000000" w:rsidR="00000000" w:rsidRPr="00000000">
                <w:rPr>
                  <w:rFonts w:ascii="Bookman Old Style" w:cs="Bookman Old Style" w:eastAsia="Bookman Old Style" w:hAnsi="Bookman Old Style"/>
                  <w:i w:val="1"/>
                  <w:iCs w:val="1"/>
                  <w:sz w:val="20"/>
                  <w:szCs w:val="20"/>
                  <w:rtl w:val="0"/>
                  <w:rPrChange w:author="Jauhary Arifin" w:id="215" w:date="2026-08-29T04:42:38Z">
                    <w:rPr>
                      <w:rFonts w:ascii="Bookman Old Style" w:cs="Bookman Old Style" w:eastAsia="Bookman Old Style" w:hAnsi="Bookman Old Style"/>
                      <w:sz w:val="20"/>
                      <w:szCs w:val="20"/>
                    </w:rPr>
                  </w:rPrChange>
                </w:rPr>
                <w:t xml:space="preserve">Air Condensate</w:t>
              </w:r>
              <w:r w:rsidDel="00000000" w:rsidR="00000000" w:rsidRPr="00000000">
                <w:rPr>
                  <w:rFonts w:ascii="Bookman Old Style" w:cs="Bookman Old Style" w:eastAsia="Bookman Old Style" w:hAnsi="Bookman Old Style"/>
                  <w:sz w:val="20"/>
                  <w:szCs w:val="20"/>
                  <w:rtl w:val="0"/>
                  <w:rPrChange w:author="Jauhary Arifin" w:id="215" w:date="2026-08-29T04:42:38Z">
                    <w:rPr>
                      <w:rFonts w:ascii="Bookman Old Style" w:cs="Bookman Old Style" w:eastAsia="Bookman Old Style" w:hAnsi="Bookman Old Style"/>
                      <w:sz w:val="20"/>
                      <w:szCs w:val="20"/>
                    </w:rPr>
                  </w:rPrChange>
                </w:rPr>
                <w:t xml:space="preserve"> dengan penuh tanggung jawab.</w:t>
              </w:r>
            </w:ins>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blHeader w:val="0"/>
        </w:trPr>
        <w:tc>
          <w:tcPr>
            <w:gridSpan w:val="9"/>
            <w:tcMar>
              <w:top w:w="30.0" w:type="dxa"/>
              <w:left w:w="35.0" w:type="dxa"/>
              <w:bottom w:w="30.0" w:type="dxa"/>
              <w:right w:w="35.0" w:type="dxa"/>
            </w:tcMar>
          </w:tcPr>
          <w:p w:rsidR="00000000" w:rsidDel="00000000" w:rsidP="00000000" w:rsidRDefault="00000000" w:rsidRPr="00000000" w14:paraId="0000070B">
            <w:pPr>
              <w:jc w:val="center"/>
              <w:rPr/>
              <w:pPrChange w:author="Kamila Nurhusna" w:id="0" w:date="2026-08-29T05:09:14Z">
                <w:pPr>
                  <w:jc w:val="both"/>
                </w:pPr>
              </w:pPrChange>
            </w:pPr>
            <w:r w:rsidDel="00000000" w:rsidR="00000000" w:rsidRPr="00000000">
              <w:rPr>
                <w:rFonts w:ascii="Bookman Old Style" w:cs="Bookman Old Style" w:eastAsia="Bookman Old Style" w:hAnsi="Bookman Old Style"/>
                <w:b w:val="1"/>
                <w:bCs w:val="1"/>
                <w:sz w:val="20"/>
                <w:szCs w:val="20"/>
                <w:rtl w:val="0"/>
              </w:rPr>
              <w:t xml:space="preserve">Asesmen</w:t>
              <w:br w:type="textWrapping"/>
            </w:r>
            <w:del w:author="Kamila Nurhusna" w:id="216" w:date="2026-08-29T05:09:11Z">
              <w:r w:rsidDel="00000000" w:rsidR="00000000" w:rsidRPr="00000000">
                <w:rPr>
                  <w:rFonts w:ascii="Bookman Old Style" w:cs="Bookman Old Style" w:eastAsia="Bookman Old Style" w:hAnsi="Bookman Old Style"/>
                  <w:sz w:val="20"/>
                  <w:szCs w:val="20"/>
                  <w:rtl w:val="0"/>
                </w:rPr>
                <w:delText xml:space="preserve">Penilaian mengacu pada Panduan Penilaian unit kompetensi D.35.114.00.009.1 dalam Keputusan Menteri Ketenagakerjaan Republik Indonesia Nomor 307 Tahun 2019.</w:delText>
              </w:r>
            </w:del>
            <w:r w:rsidDel="00000000" w:rsidR="00000000" w:rsidRPr="00000000">
              <w:rPr>
                <w:rtl w:val="0"/>
              </w:rPr>
            </w:r>
          </w:p>
        </w:tc>
      </w:tr>
    </w:tbl>
    <w:p w:rsidR="00000000" w:rsidDel="00000000" w:rsidP="00000000" w:rsidRDefault="00000000" w:rsidRPr="00000000" w14:paraId="00000714">
      <w:pPr>
        <w:rPr>
          <w:rFonts w:ascii="Bookman Old Style" w:cs="Bookman Old Style" w:eastAsia="Bookman Old Style" w:hAnsi="Bookman Old Style"/>
          <w:sz w:val="24"/>
          <w:szCs w:val="24"/>
        </w:rPr>
      </w:pPr>
      <w:r w:rsidDel="00000000" w:rsidR="00000000" w:rsidRPr="00000000">
        <w:rPr>
          <w:rtl w:val="0"/>
        </w:rPr>
      </w:r>
    </w:p>
    <w:tbl>
      <w:tblPr>
        <w:tblStyle w:val="Table21"/>
        <w:tblW w:w="13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60"/>
        <w:gridCol w:w="2500"/>
        <w:gridCol w:w="360"/>
        <w:gridCol w:w="10100"/>
        <w:tblGridChange w:id="0">
          <w:tblGrid>
            <w:gridCol w:w="760"/>
            <w:gridCol w:w="2500"/>
            <w:gridCol w:w="360"/>
            <w:gridCol w:w="10100"/>
          </w:tblGrid>
        </w:tblGridChange>
      </w:tblGrid>
      <w:tr>
        <w:trPr>
          <w:cantSplit w:val="1"/>
          <w:tblHeader w:val="0"/>
        </w:trPr>
        <w:tc>
          <w:tcPr>
            <w:vMerge w:val="restart"/>
            <w:tcMar>
              <w:top w:w="35.0" w:type="dxa"/>
              <w:left w:w="55.0" w:type="dxa"/>
              <w:bottom w:w="35.0" w:type="dxa"/>
              <w:right w:w="55.0" w:type="dxa"/>
            </w:tcMar>
          </w:tcPr>
          <w:p w:rsidR="00000000" w:rsidDel="00000000" w:rsidP="00000000" w:rsidRDefault="00000000" w:rsidRPr="00000000" w14:paraId="00000715">
            <w:pPr>
              <w:rPr/>
            </w:pPr>
            <w:r w:rsidDel="00000000" w:rsidR="00000000" w:rsidRPr="00000000">
              <w:rPr>
                <w:rFonts w:ascii="Bookman Old Style" w:cs="Bookman Old Style" w:eastAsia="Bookman Old Style" w:hAnsi="Bookman Old Style"/>
                <w:rtl w:val="0"/>
              </w:rPr>
              <w:t xml:space="preserve">1.10.</w:t>
            </w: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716">
            <w:pPr>
              <w:rPr/>
            </w:pPr>
            <w:r w:rsidDel="00000000" w:rsidR="00000000" w:rsidRPr="00000000">
              <w:rPr>
                <w:rFonts w:ascii="Bookman Old Style" w:cs="Bookman Old Style" w:eastAsia="Bookman Old Style" w:hAnsi="Bookman Old Style"/>
                <w:rtl w:val="0"/>
              </w:rPr>
              <w:t xml:space="preserve">Judul Unit Kompetensi</w:t>
            </w: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717">
            <w:pPr>
              <w:jc w:val="center"/>
              <w:rPr/>
            </w:pPr>
            <w:r w:rsidDel="00000000" w:rsidR="00000000" w:rsidRPr="00000000">
              <w:rPr>
                <w:rFonts w:ascii="Bookman Old Style" w:cs="Bookman Old Style" w:eastAsia="Bookman Old Style" w:hAnsi="Bookman Old Style"/>
                <w:rtl w:val="0"/>
              </w:rPr>
              <w:t xml:space="preserve">:</w:t>
            </w:r>
            <w:r w:rsidDel="00000000" w:rsidR="00000000" w:rsidRPr="00000000">
              <w:rPr>
                <w:rtl w:val="0"/>
              </w:rPr>
            </w:r>
          </w:p>
        </w:tc>
        <w:tc>
          <w:tcPr>
            <w:tcMar>
              <w:top w:w="35.0" w:type="dxa"/>
              <w:left w:w="55.0" w:type="dxa"/>
              <w:bottom w:w="35.0" w:type="dxa"/>
              <w:right w:w="55.0" w:type="dxa"/>
            </w:tcMar>
          </w:tcPr>
          <w:p w:rsidR="00000000" w:rsidDel="00000000" w:rsidP="00000000" w:rsidRDefault="00000000" w:rsidRPr="00000000" w14:paraId="00000718">
            <w:pPr>
              <w:rPr/>
            </w:pPr>
            <w:r w:rsidDel="00000000" w:rsidR="00000000" w:rsidRPr="00000000">
              <w:rPr>
                <w:rFonts w:ascii="Bookman Old Style" w:cs="Bookman Old Style" w:eastAsia="Bookman Old Style" w:hAnsi="Bookman Old Style"/>
                <w:rtl w:val="0"/>
              </w:rPr>
              <w:t xml:space="preserve">Mengoperasikan Sistem Air Pengisi bagi Pelaksana Madya</w:t>
            </w:r>
            <w:r w:rsidDel="00000000" w:rsidR="00000000" w:rsidRPr="00000000">
              <w:rPr>
                <w:rtl w:val="0"/>
              </w:rPr>
            </w:r>
          </w:p>
        </w:tc>
      </w:tr>
      <w:tr>
        <w:trPr>
          <w:cantSplit w:val="1"/>
          <w:tblHeader w:val="0"/>
        </w:trPr>
        <w:tc>
          <w:tcPr>
            <w:vMerge w:val="continue"/>
            <w:tcMar>
              <w:top w:w="35.0" w:type="dxa"/>
              <w:left w:w="55.0" w:type="dxa"/>
              <w:bottom w:w="35.0" w:type="dxa"/>
              <w:right w:w="55.0" w:type="dxa"/>
            </w:tcMar>
          </w:tcPr>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71A">
            <w:pPr>
              <w:rPr/>
            </w:pPr>
            <w:r w:rsidDel="00000000" w:rsidR="00000000" w:rsidRPr="00000000">
              <w:rPr>
                <w:rFonts w:ascii="Bookman Old Style" w:cs="Bookman Old Style" w:eastAsia="Bookman Old Style" w:hAnsi="Bookman Old Style"/>
                <w:rtl w:val="0"/>
              </w:rPr>
              <w:t xml:space="preserve">Kode</w:t>
            </w: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71B">
            <w:pPr>
              <w:jc w:val="center"/>
              <w:rPr/>
            </w:pPr>
            <w:r w:rsidDel="00000000" w:rsidR="00000000" w:rsidRPr="00000000">
              <w:rPr>
                <w:rFonts w:ascii="Bookman Old Style" w:cs="Bookman Old Style" w:eastAsia="Bookman Old Style" w:hAnsi="Bookman Old Style"/>
                <w:rtl w:val="0"/>
              </w:rPr>
              <w:t xml:space="preserve">:</w:t>
            </w:r>
            <w:r w:rsidDel="00000000" w:rsidR="00000000" w:rsidRPr="00000000">
              <w:rPr>
                <w:rtl w:val="0"/>
              </w:rPr>
            </w:r>
          </w:p>
        </w:tc>
        <w:tc>
          <w:tcPr>
            <w:tcMar>
              <w:top w:w="35.0" w:type="dxa"/>
              <w:left w:w="55.0" w:type="dxa"/>
              <w:bottom w:w="35.0" w:type="dxa"/>
              <w:right w:w="55.0" w:type="dxa"/>
            </w:tcMar>
          </w:tcPr>
          <w:p w:rsidR="00000000" w:rsidDel="00000000" w:rsidP="00000000" w:rsidRDefault="00000000" w:rsidRPr="00000000" w14:paraId="0000071C">
            <w:pPr>
              <w:rPr/>
            </w:pPr>
            <w:r w:rsidDel="00000000" w:rsidR="00000000" w:rsidRPr="00000000">
              <w:rPr>
                <w:rFonts w:ascii="Bookman Old Style" w:cs="Bookman Old Style" w:eastAsia="Bookman Old Style" w:hAnsi="Bookman Old Style"/>
                <w:rtl w:val="0"/>
              </w:rPr>
              <w:t xml:space="preserve">D.35.114.00.010.1</w:t>
            </w:r>
            <w:r w:rsidDel="00000000" w:rsidR="00000000" w:rsidRPr="00000000">
              <w:rPr>
                <w:rtl w:val="0"/>
              </w:rPr>
            </w:r>
          </w:p>
        </w:tc>
      </w:tr>
      <w:tr>
        <w:trPr>
          <w:cantSplit w:val="1"/>
          <w:tblHeader w:val="0"/>
        </w:trPr>
        <w:tc>
          <w:tcPr>
            <w:vMerge w:val="continue"/>
            <w:tcMar>
              <w:top w:w="35.0" w:type="dxa"/>
              <w:left w:w="55.0" w:type="dxa"/>
              <w:bottom w:w="35.0" w:type="dxa"/>
              <w:right w:w="55.0" w:type="dxa"/>
            </w:tcMar>
          </w:tcPr>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71E">
            <w:pPr>
              <w:rPr/>
            </w:pPr>
            <w:r w:rsidDel="00000000" w:rsidR="00000000" w:rsidRPr="00000000">
              <w:rPr>
                <w:rFonts w:ascii="Bookman Old Style" w:cs="Bookman Old Style" w:eastAsia="Bookman Old Style" w:hAnsi="Bookman Old Style"/>
                <w:rtl w:val="0"/>
              </w:rPr>
              <w:t xml:space="preserve">Perkiraan Waktu</w:t>
            </w: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71F">
            <w:pPr>
              <w:jc w:val="center"/>
              <w:rPr/>
            </w:pPr>
            <w:r w:rsidDel="00000000" w:rsidR="00000000" w:rsidRPr="00000000">
              <w:rPr>
                <w:rFonts w:ascii="Bookman Old Style" w:cs="Bookman Old Style" w:eastAsia="Bookman Old Style" w:hAnsi="Bookman Old Style"/>
                <w:rtl w:val="0"/>
              </w:rPr>
              <w:t xml:space="preserve">:</w:t>
            </w:r>
            <w:r w:rsidDel="00000000" w:rsidR="00000000" w:rsidRPr="00000000">
              <w:rPr>
                <w:rtl w:val="0"/>
              </w:rPr>
            </w:r>
          </w:p>
        </w:tc>
        <w:tc>
          <w:tcPr>
            <w:tcMar>
              <w:top w:w="35.0" w:type="dxa"/>
              <w:left w:w="55.0" w:type="dxa"/>
              <w:bottom w:w="35.0" w:type="dxa"/>
              <w:right w:w="55.0" w:type="dxa"/>
            </w:tcMar>
          </w:tcPr>
          <w:p w:rsidR="00000000" w:rsidDel="00000000" w:rsidP="00000000" w:rsidRDefault="00000000" w:rsidRPr="00000000" w14:paraId="00000720">
            <w:pPr>
              <w:rPr/>
            </w:pPr>
            <w:r w:rsidDel="00000000" w:rsidR="00000000" w:rsidRPr="00000000">
              <w:rPr>
                <w:rFonts w:ascii="Bookman Old Style" w:cs="Bookman Old Style" w:eastAsia="Bookman Old Style" w:hAnsi="Bookman Old Style"/>
                <w:rtl w:val="0"/>
              </w:rPr>
              <w:t xml:space="preserve">20 JP @ 45 menit </w:t>
            </w:r>
            <w:r w:rsidDel="00000000" w:rsidR="00000000" w:rsidRPr="00000000">
              <w:rPr>
                <w:rtl w:val="0"/>
              </w:rPr>
            </w:r>
          </w:p>
        </w:tc>
      </w:tr>
      <w:tr>
        <w:trPr>
          <w:cantSplit w:val="1"/>
          <w:tblHeader w:val="0"/>
        </w:trPr>
        <w:tc>
          <w:tcPr>
            <w:vMerge w:val="continue"/>
            <w:tcMar>
              <w:top w:w="35.0" w:type="dxa"/>
              <w:left w:w="55.0" w:type="dxa"/>
              <w:bottom w:w="35.0" w:type="dxa"/>
              <w:right w:w="55.0" w:type="dxa"/>
            </w:tcMar>
          </w:tcPr>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722">
            <w:pPr>
              <w:rPr/>
            </w:pPr>
            <w:r w:rsidDel="00000000" w:rsidR="00000000" w:rsidRPr="00000000">
              <w:rPr>
                <w:rFonts w:ascii="Bookman Old Style" w:cs="Bookman Old Style" w:eastAsia="Bookman Old Style" w:hAnsi="Bookman Old Style"/>
                <w:rtl w:val="0"/>
              </w:rPr>
              <w:t xml:space="preserve">Metode</w:t>
            </w: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723">
            <w:pPr>
              <w:jc w:val="center"/>
              <w:rPr/>
            </w:pPr>
            <w:r w:rsidDel="00000000" w:rsidR="00000000" w:rsidRPr="00000000">
              <w:rPr>
                <w:rFonts w:ascii="Bookman Old Style" w:cs="Bookman Old Style" w:eastAsia="Bookman Old Style" w:hAnsi="Bookman Old Style"/>
                <w:rtl w:val="0"/>
              </w:rPr>
              <w:t xml:space="preserve">:</w:t>
            </w:r>
            <w:r w:rsidDel="00000000" w:rsidR="00000000" w:rsidRPr="00000000">
              <w:rPr>
                <w:rtl w:val="0"/>
              </w:rPr>
            </w:r>
          </w:p>
        </w:tc>
        <w:tc>
          <w:tcPr>
            <w:tcMar>
              <w:top w:w="35.0" w:type="dxa"/>
              <w:left w:w="55.0" w:type="dxa"/>
              <w:bottom w:w="35.0" w:type="dxa"/>
              <w:right w:w="55.0" w:type="dxa"/>
            </w:tcMar>
          </w:tcPr>
          <w:p w:rsidR="00000000" w:rsidDel="00000000" w:rsidP="00000000" w:rsidRDefault="00000000" w:rsidRPr="00000000" w14:paraId="00000724">
            <w:pPr>
              <w:rPr/>
            </w:pPr>
            <w:r w:rsidDel="00000000" w:rsidR="00000000" w:rsidRPr="00000000">
              <w:rPr>
                <w:rFonts w:ascii="Bookman Old Style" w:cs="Bookman Old Style" w:eastAsia="Bookman Old Style" w:hAnsi="Bookman Old Style"/>
                <w:rtl w:val="0"/>
              </w:rPr>
              <w:t xml:space="preserve">Luring</w:t>
            </w:r>
            <w:r w:rsidDel="00000000" w:rsidR="00000000" w:rsidRPr="00000000">
              <w:rPr>
                <w:rtl w:val="0"/>
              </w:rPr>
            </w:r>
          </w:p>
        </w:tc>
      </w:tr>
      <w:tr>
        <w:trPr>
          <w:cantSplit w:val="1"/>
          <w:tblHeader w:val="0"/>
        </w:trPr>
        <w:tc>
          <w:tcPr>
            <w:vMerge w:val="continue"/>
            <w:tcMar>
              <w:top w:w="35.0" w:type="dxa"/>
              <w:left w:w="55.0" w:type="dxa"/>
              <w:bottom w:w="35.0" w:type="dxa"/>
              <w:right w:w="55.0" w:type="dxa"/>
            </w:tcMar>
          </w:tcPr>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726">
            <w:pPr>
              <w:rPr/>
            </w:pPr>
            <w:r w:rsidDel="00000000" w:rsidR="00000000" w:rsidRPr="00000000">
              <w:rPr>
                <w:rFonts w:ascii="Bookman Old Style" w:cs="Bookman Old Style" w:eastAsia="Bookman Old Style" w:hAnsi="Bookman Old Style"/>
                <w:rtl w:val="0"/>
              </w:rPr>
              <w:t xml:space="preserve">Capaian</w:t>
            </w: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727">
            <w:pPr>
              <w:jc w:val="center"/>
              <w:rPr/>
            </w:pPr>
            <w:r w:rsidDel="00000000" w:rsidR="00000000" w:rsidRPr="00000000">
              <w:rPr>
                <w:rFonts w:ascii="Bookman Old Style" w:cs="Bookman Old Style" w:eastAsia="Bookman Old Style" w:hAnsi="Bookman Old Style"/>
                <w:rtl w:val="0"/>
              </w:rPr>
              <w:t xml:space="preserve">:</w:t>
            </w:r>
            <w:r w:rsidDel="00000000" w:rsidR="00000000" w:rsidRPr="00000000">
              <w:rPr>
                <w:rtl w:val="0"/>
              </w:rPr>
            </w:r>
          </w:p>
        </w:tc>
        <w:tc>
          <w:tcPr>
            <w:tcMar>
              <w:top w:w="35.0" w:type="dxa"/>
              <w:left w:w="55.0" w:type="dxa"/>
              <w:bottom w:w="35.0" w:type="dxa"/>
              <w:right w:w="55.0" w:type="dxa"/>
            </w:tcMar>
          </w:tcPr>
          <w:p w:rsidR="00000000" w:rsidDel="00000000" w:rsidP="00000000" w:rsidRDefault="00000000" w:rsidRPr="00000000" w14:paraId="00000728">
            <w:pPr>
              <w:rPr/>
            </w:pPr>
            <w:r w:rsidDel="00000000" w:rsidR="00000000" w:rsidRPr="00000000">
              <w:rPr>
                <w:rFonts w:ascii="Bookman Old Style" w:cs="Bookman Old Style" w:eastAsia="Bookman Old Style" w:hAnsi="Bookman Old Style"/>
                <w:rtl w:val="0"/>
              </w:rPr>
              <w:t xml:space="preserve">Terlaksananya pengoperasian sistem Air Pengisi sesuai perintah kerja, SOP, dan ketentuan K2 secara disiplin dan cermat.</w:t>
            </w:r>
            <w:r w:rsidDel="00000000" w:rsidR="00000000" w:rsidRPr="00000000">
              <w:rPr>
                <w:rtl w:val="0"/>
              </w:rPr>
            </w:r>
          </w:p>
        </w:tc>
      </w:tr>
    </w:tbl>
    <w:p w:rsidR="00000000" w:rsidDel="00000000" w:rsidP="00000000" w:rsidRDefault="00000000" w:rsidRPr="00000000" w14:paraId="00000729">
      <w:pPr>
        <w:spacing w:after="0" w:line="20" w:lineRule="auto"/>
        <w:rPr>
          <w:sz w:val="2"/>
          <w:szCs w:val="2"/>
        </w:rPr>
      </w:pPr>
      <w:r w:rsidDel="00000000" w:rsidR="00000000" w:rsidRPr="00000000">
        <w:rPr>
          <w:rtl w:val="0"/>
        </w:rPr>
      </w:r>
    </w:p>
    <w:tbl>
      <w:tblPr>
        <w:tblStyle w:val="Table22"/>
        <w:tblW w:w="139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0"/>
        <w:gridCol w:w="1550"/>
        <w:gridCol w:w="450"/>
        <w:gridCol w:w="2050"/>
        <w:gridCol w:w="2350"/>
        <w:gridCol w:w="2700"/>
        <w:gridCol w:w="450"/>
        <w:gridCol w:w="3300"/>
        <w:gridCol w:w="650"/>
        <w:tblGridChange w:id="0">
          <w:tblGrid>
            <w:gridCol w:w="400"/>
            <w:gridCol w:w="1550"/>
            <w:gridCol w:w="450"/>
            <w:gridCol w:w="2050"/>
            <w:gridCol w:w="2350"/>
            <w:gridCol w:w="2700"/>
            <w:gridCol w:w="450"/>
            <w:gridCol w:w="3300"/>
            <w:gridCol w:w="650"/>
          </w:tblGrid>
        </w:tblGridChange>
      </w:tblGrid>
      <w:tr>
        <w:trPr>
          <w:cantSplit w:val="1"/>
          <w:tblHeader w:val="1"/>
        </w:trPr>
        <w:tc>
          <w:tcPr>
            <w:gridSpan w:val="2"/>
            <w:tcMar>
              <w:top w:w="30.0" w:type="dxa"/>
              <w:left w:w="35.0" w:type="dxa"/>
              <w:bottom w:w="30.0" w:type="dxa"/>
              <w:right w:w="35.0" w:type="dxa"/>
            </w:tcMar>
          </w:tcPr>
          <w:p w:rsidR="00000000" w:rsidDel="00000000" w:rsidP="00000000" w:rsidRDefault="00000000" w:rsidRPr="00000000" w14:paraId="0000072A">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0"/>
                <w:szCs w:val="20"/>
                <w:rtl w:val="0"/>
              </w:rPr>
              <w:t xml:space="preserve">Elemen</w:t>
              <w:br w:type="textWrapping"/>
              <w:t xml:space="preserve">Kompetensi</w:t>
            </w:r>
            <w:r w:rsidDel="00000000" w:rsidR="00000000" w:rsidRPr="00000000">
              <w:rPr>
                <w:rtl w:val="0"/>
              </w:rPr>
            </w:r>
          </w:p>
        </w:tc>
        <w:tc>
          <w:tcPr>
            <w:gridSpan w:val="2"/>
            <w:tcMar>
              <w:top w:w="30.0" w:type="dxa"/>
              <w:left w:w="35.0" w:type="dxa"/>
              <w:bottom w:w="30.0" w:type="dxa"/>
              <w:right w:w="35.0" w:type="dxa"/>
            </w:tcMar>
          </w:tcPr>
          <w:p w:rsidR="00000000" w:rsidDel="00000000" w:rsidP="00000000" w:rsidRDefault="00000000" w:rsidRPr="00000000" w14:paraId="0000072C">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0"/>
                <w:szCs w:val="20"/>
                <w:rtl w:val="0"/>
              </w:rPr>
              <w:t xml:space="preserve">Kriteria</w:t>
              <w:br w:type="textWrapping"/>
              <w:t xml:space="preserve">Unjuk Kerja</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72E">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0"/>
                <w:szCs w:val="20"/>
                <w:rtl w:val="0"/>
              </w:rPr>
              <w:t xml:space="preserve">Indikator</w:t>
              <w:br w:type="textWrapping"/>
              <w:t xml:space="preserve">Unjuk Kerja</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72F">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0"/>
                <w:szCs w:val="20"/>
                <w:rtl w:val="0"/>
              </w:rPr>
              <w:t xml:space="preserve">Pengetahuan</w:t>
            </w:r>
            <w:r w:rsidDel="00000000" w:rsidR="00000000" w:rsidRPr="00000000">
              <w:rPr>
                <w:rtl w:val="0"/>
              </w:rPr>
            </w:r>
          </w:p>
        </w:tc>
        <w:tc>
          <w:tcPr>
            <w:gridSpan w:val="2"/>
            <w:tcMar>
              <w:top w:w="30.0" w:type="dxa"/>
              <w:left w:w="35.0" w:type="dxa"/>
              <w:bottom w:w="30.0" w:type="dxa"/>
              <w:right w:w="35.0" w:type="dxa"/>
            </w:tcMar>
          </w:tcPr>
          <w:p w:rsidR="00000000" w:rsidDel="00000000" w:rsidP="00000000" w:rsidRDefault="00000000" w:rsidRPr="00000000" w14:paraId="00000730">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0"/>
                <w:szCs w:val="20"/>
                <w:rtl w:val="0"/>
              </w:rPr>
              <w:t xml:space="preserve">Keterampilan</w:t>
              <w:br w:type="textWrapping"/>
              <w:t xml:space="preserve">dan Sikap</w:t>
            </w:r>
            <w:r w:rsidDel="00000000" w:rsidR="00000000" w:rsidRPr="00000000">
              <w:rPr>
                <w:rtl w:val="0"/>
              </w:rPr>
            </w:r>
          </w:p>
        </w:tc>
        <w:tc>
          <w:tcPr>
            <w:tcMar>
              <w:top w:w="30.0" w:type="dxa"/>
              <w:left w:w="5.0" w:type="dxa"/>
              <w:bottom w:w="30.0" w:type="dxa"/>
              <w:right w:w="5.0" w:type="dxa"/>
            </w:tcMar>
          </w:tcPr>
          <w:p w:rsidR="00000000" w:rsidDel="00000000" w:rsidP="00000000" w:rsidRDefault="00000000" w:rsidRPr="00000000" w14:paraId="00000732">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16"/>
                <w:szCs w:val="16"/>
                <w:rtl w:val="0"/>
              </w:rPr>
              <w:t xml:space="preserve">Durasi</w:t>
            </w:r>
            <w:r w:rsidDel="00000000" w:rsidR="00000000" w:rsidRPr="00000000">
              <w:rPr>
                <w:rtl w:val="0"/>
              </w:rPr>
            </w:r>
          </w:p>
        </w:tc>
      </w:tr>
      <w:tr>
        <w:trPr>
          <w:cantSplit w:val="1"/>
          <w:tblHeader w:val="0"/>
        </w:trPr>
        <w:tc>
          <w:tcPr>
            <w:vMerge w:val="restart"/>
            <w:tcMar>
              <w:top w:w="30.0" w:type="dxa"/>
              <w:left w:w="35.0" w:type="dxa"/>
              <w:bottom w:w="30.0" w:type="dxa"/>
              <w:right w:w="35.0" w:type="dxa"/>
            </w:tcMar>
          </w:tcPr>
          <w:p w:rsidR="00000000" w:rsidDel="00000000" w:rsidP="00000000" w:rsidRDefault="00000000" w:rsidRPr="00000000" w14:paraId="00000733">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1.</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734">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Merencanakan pengoperasian sistem Air Pengisi</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735">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1.1</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736">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Dasar pelaksanaan tugas pengoperasian sistem Air Pengisi, diketahui.</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737">
            <w:pPr>
              <w:rPr>
                <w:ins w:author="Rina Resnawati" w:id="219" w:date="2026-08-29T05:12:12Z"/>
                <w:rFonts w:ascii="Bookman Old Style" w:cs="Bookman Old Style" w:eastAsia="Bookman Old Style" w:hAnsi="Bookman Old Style"/>
                <w:sz w:val="20"/>
                <w:szCs w:val="20"/>
              </w:rPr>
            </w:pPr>
            <w:del w:author="zainul pulungan" w:id="218" w:date="2026-08-29T05:12:26Z">
              <w:r w:rsidDel="00000000" w:rsidR="00000000" w:rsidRPr="00000000">
                <w:rPr>
                  <w:rFonts w:ascii="Bookman Old Style" w:cs="Bookman Old Style" w:eastAsia="Bookman Old Style" w:hAnsi="Bookman Old Style"/>
                  <w:sz w:val="20"/>
                  <w:szCs w:val="20"/>
                  <w:rtl w:val="0"/>
                </w:rPr>
                <w:delText xml:space="preserve">Teridentifikasinya dasar, tujuan, perintah kerja, perlengkapan K2, peralatan, dan lingkup pengoperasian sistem Air Pengisi sesuai kewenangan secara cermat.</w:delText>
              </w:r>
            </w:del>
            <w:ins w:author="Rina Resnawati" w:id="219" w:date="2026-08-29T05:12:12Z">
              <w:r w:rsidDel="00000000" w:rsidR="00000000" w:rsidRPr="00000000">
                <w:rPr>
                  <w:rtl w:val="0"/>
                </w:rPr>
              </w:r>
            </w:ins>
          </w:p>
          <w:p w:rsidR="00000000" w:rsidDel="00000000" w:rsidP="00000000" w:rsidRDefault="00000000" w:rsidRPr="00000000" w14:paraId="00000738">
            <w:pPr>
              <w:rPr>
                <w:ins w:author="zainul pulungan" w:id="220" w:date="2026-08-29T05:13:01Z"/>
                <w:rFonts w:ascii="Bookman Old Style" w:cs="Bookman Old Style" w:eastAsia="Bookman Old Style" w:hAnsi="Bookman Old Style"/>
                <w:sz w:val="20"/>
                <w:szCs w:val="20"/>
              </w:rPr>
            </w:pPr>
            <w:ins w:author="zainul pulungan" w:id="220" w:date="2026-08-29T05:13:01Z">
              <w:r w:rsidDel="00000000" w:rsidR="00000000" w:rsidRPr="00000000">
                <w:rPr>
                  <w:rtl w:val="0"/>
                </w:rPr>
              </w:r>
            </w:ins>
          </w:p>
          <w:p w:rsidR="00000000" w:rsidDel="00000000" w:rsidP="00000000" w:rsidRDefault="00000000" w:rsidRPr="00000000" w14:paraId="00000739">
            <w:pPr>
              <w:rPr>
                <w:ins w:author="Rina Resnawati" w:id="219" w:date="2026-08-29T05:12:12Z"/>
                <w:rFonts w:ascii="Bookman Old Style" w:cs="Bookman Old Style" w:eastAsia="Bookman Old Style" w:hAnsi="Bookman Old Style"/>
                <w:sz w:val="20"/>
                <w:szCs w:val="20"/>
              </w:rPr>
            </w:pPr>
            <w:ins w:author="zainul pulungan" w:id="220" w:date="2026-08-29T05:13:01Z">
              <w:r w:rsidDel="00000000" w:rsidR="00000000" w:rsidRPr="00000000">
                <w:rPr>
                  <w:rFonts w:ascii="Bookman Old Style" w:cs="Bookman Old Style" w:eastAsia="Bookman Old Style" w:hAnsi="Bookman Old Style"/>
                  <w:sz w:val="20"/>
                  <w:szCs w:val="20"/>
                  <w:rtl w:val="0"/>
                </w:rPr>
                <w:t xml:space="preserve">Diidentifikasinya </w:t>
              </w:r>
              <w:r w:rsidDel="00000000" w:rsidR="00000000" w:rsidRPr="00000000">
                <w:rPr>
                  <w:rFonts w:ascii="Bookman Old Style" w:cs="Bookman Old Style" w:eastAsia="Bookman Old Style" w:hAnsi="Bookman Old Style"/>
                  <w:sz w:val="20"/>
                  <w:szCs w:val="20"/>
                  <w:rtl w:val="0"/>
                  <w:rPrChange w:author="zainul pulungan" w:id="221" w:date="2026-08-29T05:13:01Z">
                    <w:rPr>
                      <w:rFonts w:ascii="Bookman Old Style" w:cs="Bookman Old Style" w:eastAsia="Bookman Old Style" w:hAnsi="Bookman Old Style"/>
                      <w:sz w:val="20"/>
                      <w:szCs w:val="20"/>
                    </w:rPr>
                  </w:rPrChange>
                </w:rPr>
                <w:t xml:space="preserve">dasar, tujuan, perintah kerja, perlengkapan K2, peralatan, dan lingkup pengoperasian sistem Air Pengisi sesuai kewenangan secara cermat.</w:t>
              </w:r>
            </w:ins>
            <w:ins w:author="Rina Resnawati" w:id="219" w:date="2026-08-29T05:12:12Z">
              <w:r w:rsidDel="00000000" w:rsidR="00000000" w:rsidRPr="00000000">
                <w:rPr>
                  <w:rtl w:val="0"/>
                </w:rPr>
              </w:r>
            </w:ins>
          </w:p>
          <w:p w:rsidR="00000000" w:rsidDel="00000000" w:rsidP="00000000" w:rsidRDefault="00000000" w:rsidRPr="00000000" w14:paraId="0000073A">
            <w:pPr>
              <w:rPr>
                <w:rFonts w:ascii="Bookman Old Style" w:cs="Bookman Old Style" w:eastAsia="Bookman Old Style" w:hAnsi="Bookman Old Style"/>
                <w:sz w:val="20"/>
                <w:szCs w:val="20"/>
                <w:rPrChange w:author="Rina Resnawati" w:id="222" w:date="2026-08-29T05:12:12Z">
                  <w:rPr/>
                </w:rPrChange>
              </w:rPr>
            </w:pP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73B">
            <w:pPr>
              <w:rPr/>
            </w:pPr>
            <w:r w:rsidDel="00000000" w:rsidR="00000000" w:rsidRPr="00000000">
              <w:rPr>
                <w:rFonts w:ascii="Bookman Old Style" w:cs="Bookman Old Style" w:eastAsia="Bookman Old Style" w:hAnsi="Bookman Old Style"/>
                <w:sz w:val="20"/>
                <w:szCs w:val="20"/>
                <w:rtl w:val="0"/>
              </w:rPr>
              <w:t xml:space="preserve">Penjelasan tentang:</w:t>
            </w:r>
            <w:r w:rsidDel="00000000" w:rsidR="00000000" w:rsidRPr="00000000">
              <w:rPr>
                <w:rtl w:val="0"/>
              </w:rPr>
            </w:r>
          </w:p>
          <w:p w:rsidR="00000000" w:rsidDel="00000000" w:rsidP="00000000" w:rsidRDefault="00000000" w:rsidRPr="00000000" w14:paraId="0000073C">
            <w:pPr>
              <w:rPr>
                <w:del w:author="zainul pulungan" w:id="223" w:date="2026-08-29T07:14:32Z"/>
              </w:rPr>
            </w:pPr>
            <w:del w:author="zainul pulungan" w:id="223" w:date="2026-08-29T07:14:32Z">
              <w:r w:rsidDel="00000000" w:rsidR="00000000" w:rsidRPr="00000000">
                <w:rPr>
                  <w:rFonts w:ascii="Bookman Old Style" w:cs="Bookman Old Style" w:eastAsia="Bookman Old Style" w:hAnsi="Bookman Old Style"/>
                  <w:sz w:val="20"/>
                  <w:szCs w:val="20"/>
                  <w:rtl w:val="0"/>
                </w:rPr>
                <w:delText xml:space="preserve">1. Peraturan dan perundangan terkait K2</w:delText>
              </w:r>
              <w:r w:rsidDel="00000000" w:rsidR="00000000" w:rsidRPr="00000000">
                <w:rPr>
                  <w:rtl w:val="0"/>
                </w:rPr>
              </w:r>
            </w:del>
          </w:p>
          <w:p w:rsidR="00000000" w:rsidDel="00000000" w:rsidP="00000000" w:rsidRDefault="00000000" w:rsidRPr="00000000" w14:paraId="0000073D">
            <w:pPr>
              <w:rPr>
                <w:del w:author="zainul pulungan" w:id="223" w:date="2026-08-29T07:14:32Z"/>
              </w:rPr>
            </w:pPr>
            <w:del w:author="zainul pulungan" w:id="223" w:date="2026-08-29T07:14:32Z">
              <w:r w:rsidDel="00000000" w:rsidR="00000000" w:rsidRPr="00000000">
                <w:rPr>
                  <w:rFonts w:ascii="Bookman Old Style" w:cs="Bookman Old Style" w:eastAsia="Bookman Old Style" w:hAnsi="Bookman Old Style"/>
                  <w:sz w:val="20"/>
                  <w:szCs w:val="20"/>
                  <w:rtl w:val="0"/>
                </w:rPr>
                <w:delText xml:space="preserve">2. SOP, diagram, logic diagram, dan prinsip kerja sistem Air Pengisi</w:delText>
              </w:r>
              <w:r w:rsidDel="00000000" w:rsidR="00000000" w:rsidRPr="00000000">
                <w:rPr>
                  <w:rtl w:val="0"/>
                </w:rPr>
              </w:r>
            </w:del>
          </w:p>
          <w:p w:rsidR="00000000" w:rsidDel="00000000" w:rsidP="00000000" w:rsidRDefault="00000000" w:rsidRPr="00000000" w14:paraId="0000073E">
            <w:pPr>
              <w:rPr>
                <w:del w:author="zainul pulungan" w:id="223" w:date="2026-08-29T07:14:32Z"/>
              </w:rPr>
            </w:pPr>
            <w:del w:author="zainul pulungan" w:id="223" w:date="2026-08-29T07:14:32Z">
              <w:r w:rsidDel="00000000" w:rsidR="00000000" w:rsidRPr="00000000">
                <w:rPr>
                  <w:rFonts w:ascii="Bookman Old Style" w:cs="Bookman Old Style" w:eastAsia="Bookman Old Style" w:hAnsi="Bookman Old Style"/>
                  <w:sz w:val="20"/>
                  <w:szCs w:val="20"/>
                  <w:rtl w:val="0"/>
                </w:rPr>
                <w:delText xml:space="preserve">3. Tujuan, lingkup, batas pelaksanaan, metode komunikasi, dan standar pelaporan dalam perintah kerja</w:delText>
              </w:r>
              <w:r w:rsidDel="00000000" w:rsidR="00000000" w:rsidRPr="00000000">
                <w:rPr>
                  <w:rtl w:val="0"/>
                </w:rPr>
              </w:r>
            </w:del>
          </w:p>
          <w:p w:rsidR="00000000" w:rsidDel="00000000" w:rsidP="00000000" w:rsidRDefault="00000000" w:rsidRPr="00000000" w14:paraId="0000073F">
            <w:pPr>
              <w:rPr>
                <w:ins w:author="zainul pulungan" w:id="223" w:date="2026-08-29T07:14:32Z"/>
                <w:rFonts w:ascii="Bookman Old Style" w:cs="Bookman Old Style" w:eastAsia="Bookman Old Style" w:hAnsi="Bookman Old Style"/>
                <w:sz w:val="20"/>
                <w:szCs w:val="20"/>
              </w:rPr>
            </w:pPr>
            <w:del w:author="zainul pulungan" w:id="223" w:date="2026-08-29T07:14:32Z">
              <w:r w:rsidDel="00000000" w:rsidR="00000000" w:rsidRPr="00000000">
                <w:rPr>
                  <w:rFonts w:ascii="Bookman Old Style" w:cs="Bookman Old Style" w:eastAsia="Bookman Old Style" w:hAnsi="Bookman Old Style"/>
                  <w:sz w:val="20"/>
                  <w:szCs w:val="20"/>
                  <w:rtl w:val="0"/>
                </w:rPr>
                <w:delText xml:space="preserve">4. Peralatan utama, peralatan pendukung, dan perlengkapan K2</w:delText>
              </w:r>
            </w:del>
            <w:ins w:author="zainul pulungan" w:id="223" w:date="2026-08-29T07:14:32Z">
              <w:r w:rsidDel="00000000" w:rsidR="00000000" w:rsidRPr="00000000">
                <w:rPr>
                  <w:rtl w:val="0"/>
                </w:rPr>
              </w:r>
            </w:ins>
          </w:p>
          <w:p w:rsidR="00000000" w:rsidDel="00000000" w:rsidP="00000000" w:rsidRDefault="00000000" w:rsidRPr="00000000" w14:paraId="00000740">
            <w:pPr>
              <w:numPr>
                <w:ilvl w:val="0"/>
                <w:numId w:val="4"/>
              </w:numPr>
              <w:ind w:left="425.1968503937013" w:hanging="283.4645669291342"/>
              <w:rPr>
                <w:ins w:author="zainul pulungan" w:id="223" w:date="2026-08-29T07:14:32Z"/>
                <w:rFonts w:ascii="Bookman Old Style" w:cs="Bookman Old Style" w:eastAsia="Bookman Old Style" w:hAnsi="Bookman Old Style"/>
                <w:u w:val="none"/>
              </w:rPr>
            </w:pPr>
            <w:ins w:author="zainul pulungan" w:id="223" w:date="2026-08-29T07:14:32Z">
              <w:r w:rsidDel="00000000" w:rsidR="00000000" w:rsidRPr="00000000">
                <w:rPr>
                  <w:rFonts w:ascii="Bookman Old Style" w:cs="Bookman Old Style" w:eastAsia="Bookman Old Style" w:hAnsi="Bookman Old Style"/>
                  <w:sz w:val="24"/>
                  <w:szCs w:val="24"/>
                  <w:rtl w:val="0"/>
                  <w:rPrChange w:author="zainul pulungan" w:id="224" w:date="2026-08-29T07:14:32Z">
                    <w:rPr>
                      <w:rFonts w:ascii="Bookman Old Style" w:cs="Bookman Old Style" w:eastAsia="Bookman Old Style" w:hAnsi="Bookman Old Style"/>
                      <w:sz w:val="20"/>
                      <w:szCs w:val="20"/>
                    </w:rPr>
                  </w:rPrChange>
                </w:rPr>
                <w:t xml:space="preserve">Konsep sistem Air Pengisi, Fungsi feedwater pada boiler incinerator, Siklus air-uap PLTSA</w:t>
              </w:r>
              <w:r w:rsidDel="00000000" w:rsidR="00000000" w:rsidRPr="00000000">
                <w:rPr>
                  <w:rFonts w:ascii="Bookman Old Style" w:cs="Bookman Old Style" w:eastAsia="Bookman Old Style" w:hAnsi="Bookman Old Style"/>
                  <w:sz w:val="20"/>
                  <w:szCs w:val="20"/>
                  <w:rtl w:val="0"/>
                  <w:rPrChange w:author="zainul pulungan" w:id="224" w:date="2026-08-29T07:14:32Z">
                    <w:rPr>
                      <w:rFonts w:ascii="Bookman Old Style" w:cs="Bookman Old Style" w:eastAsia="Bookman Old Style" w:hAnsi="Bookman Old Style"/>
                      <w:sz w:val="20"/>
                      <w:szCs w:val="20"/>
                    </w:rPr>
                  </w:rPrChange>
                </w:rPr>
                <w:t xml:space="preserve"> </w:t>
              </w:r>
            </w:ins>
          </w:p>
          <w:p w:rsidR="00000000" w:rsidDel="00000000" w:rsidP="00000000" w:rsidRDefault="00000000" w:rsidRPr="00000000" w14:paraId="00000741">
            <w:pPr>
              <w:numPr>
                <w:ilvl w:val="0"/>
                <w:numId w:val="4"/>
              </w:numPr>
              <w:ind w:left="425.1968503937013" w:hanging="283.4645669291342"/>
              <w:rPr>
                <w:ins w:author="zainul pulungan" w:id="223" w:date="2026-08-29T07:14:32Z"/>
                <w:rFonts w:ascii="Bookman Old Style" w:cs="Bookman Old Style" w:eastAsia="Bookman Old Style" w:hAnsi="Bookman Old Style"/>
                <w:sz w:val="20"/>
                <w:szCs w:val="20"/>
                <w:u w:val="none"/>
              </w:rPr>
            </w:pPr>
            <w:ins w:author="zainul pulungan" w:id="223" w:date="2026-08-29T07:14:32Z">
              <w:r w:rsidDel="00000000" w:rsidR="00000000" w:rsidRPr="00000000">
                <w:rPr>
                  <w:rFonts w:ascii="Bookman Old Style" w:cs="Bookman Old Style" w:eastAsia="Bookman Old Style" w:hAnsi="Bookman Old Style"/>
                  <w:sz w:val="24"/>
                  <w:szCs w:val="24"/>
                  <w:rtl w:val="0"/>
                  <w:rPrChange w:author="zainul pulungan" w:id="224" w:date="2026-08-29T07:14:32Z">
                    <w:rPr>
                      <w:rFonts w:ascii="Bookman Old Style" w:cs="Bookman Old Style" w:eastAsia="Bookman Old Style" w:hAnsi="Bookman Old Style"/>
                      <w:sz w:val="20"/>
                      <w:szCs w:val="20"/>
                    </w:rPr>
                  </w:rPrChange>
                </w:rPr>
                <w:t xml:space="preserve">Tujuan operasi feedwater, kualitas air boiler, efisiensi pembangkit.</w:t>
              </w:r>
              <w:r w:rsidDel="00000000" w:rsidR="00000000" w:rsidRPr="00000000">
                <w:rPr>
                  <w:rFonts w:ascii="Bookman Old Style" w:cs="Bookman Old Style" w:eastAsia="Bookman Old Style" w:hAnsi="Bookman Old Style"/>
                  <w:sz w:val="20"/>
                  <w:szCs w:val="20"/>
                  <w:rtl w:val="0"/>
                  <w:rPrChange w:author="zainul pulungan" w:id="224" w:date="2026-08-29T07:14:32Z">
                    <w:rPr>
                      <w:rFonts w:ascii="Bookman Old Style" w:cs="Bookman Old Style" w:eastAsia="Bookman Old Style" w:hAnsi="Bookman Old Style"/>
                      <w:sz w:val="20"/>
                      <w:szCs w:val="20"/>
                    </w:rPr>
                  </w:rPrChange>
                </w:rPr>
                <w:t xml:space="preserve"> </w:t>
              </w:r>
            </w:ins>
          </w:p>
          <w:p w:rsidR="00000000" w:rsidDel="00000000" w:rsidP="00000000" w:rsidRDefault="00000000" w:rsidRPr="00000000" w14:paraId="00000742">
            <w:pPr>
              <w:numPr>
                <w:ilvl w:val="0"/>
                <w:numId w:val="4"/>
              </w:numPr>
              <w:ind w:left="425.1968503937013" w:hanging="283.4645669291342"/>
              <w:rPr>
                <w:ins w:author="zainul pulungan" w:id="223" w:date="2026-08-29T07:14:32Z"/>
                <w:rFonts w:ascii="Bookman Old Style" w:cs="Bookman Old Style" w:eastAsia="Bookman Old Style" w:hAnsi="Bookman Old Style"/>
                <w:sz w:val="20"/>
                <w:szCs w:val="20"/>
                <w:u w:val="none"/>
              </w:rPr>
            </w:pPr>
            <w:ins w:author="zainul pulungan" w:id="223" w:date="2026-08-29T07:14:32Z">
              <w:r w:rsidDel="00000000" w:rsidR="00000000" w:rsidRPr="00000000">
                <w:rPr>
                  <w:rFonts w:ascii="Bookman Old Style" w:cs="Bookman Old Style" w:eastAsia="Bookman Old Style" w:hAnsi="Bookman Old Style"/>
                  <w:sz w:val="24"/>
                  <w:szCs w:val="24"/>
                  <w:rtl w:val="0"/>
                  <w:rPrChange w:author="zainul pulungan" w:id="224" w:date="2026-08-29T07:14:32Z">
                    <w:rPr>
                      <w:rFonts w:ascii="Bookman Old Style" w:cs="Bookman Old Style" w:eastAsia="Bookman Old Style" w:hAnsi="Bookman Old Style"/>
                      <w:sz w:val="20"/>
                      <w:szCs w:val="20"/>
                    </w:rPr>
                  </w:rPrChange>
                </w:rPr>
                <w:t xml:space="preserve">SOP operasi, Permit to Work, Log Sheet, komunikasi operator-DCS.</w:t>
              </w:r>
              <w:r w:rsidDel="00000000" w:rsidR="00000000" w:rsidRPr="00000000">
                <w:rPr>
                  <w:rFonts w:ascii="Bookman Old Style" w:cs="Bookman Old Style" w:eastAsia="Bookman Old Style" w:hAnsi="Bookman Old Style"/>
                  <w:sz w:val="20"/>
                  <w:szCs w:val="20"/>
                  <w:rtl w:val="0"/>
                  <w:rPrChange w:author="zainul pulungan" w:id="224" w:date="2026-08-29T07:14:32Z">
                    <w:rPr>
                      <w:rFonts w:ascii="Bookman Old Style" w:cs="Bookman Old Style" w:eastAsia="Bookman Old Style" w:hAnsi="Bookman Old Style"/>
                      <w:sz w:val="20"/>
                      <w:szCs w:val="20"/>
                    </w:rPr>
                  </w:rPrChange>
                </w:rPr>
                <w:t xml:space="preserve"> </w:t>
              </w:r>
            </w:ins>
          </w:p>
          <w:p w:rsidR="00000000" w:rsidDel="00000000" w:rsidP="00000000" w:rsidRDefault="00000000" w:rsidRPr="00000000" w14:paraId="00000743">
            <w:pPr>
              <w:numPr>
                <w:ilvl w:val="0"/>
                <w:numId w:val="4"/>
              </w:numPr>
              <w:ind w:left="425.1968503937013" w:hanging="283.4645669291342"/>
              <w:rPr>
                <w:ins w:author="zainul pulungan" w:id="223" w:date="2026-08-29T07:14:32Z"/>
                <w:rFonts w:ascii="Bookman Old Style" w:cs="Bookman Old Style" w:eastAsia="Bookman Old Style" w:hAnsi="Bookman Old Style"/>
                <w:sz w:val="20"/>
                <w:szCs w:val="20"/>
                <w:u w:val="none"/>
              </w:rPr>
            </w:pPr>
            <w:ins w:author="zainul pulungan" w:id="223" w:date="2026-08-29T07:14:32Z">
              <w:r w:rsidDel="00000000" w:rsidR="00000000" w:rsidRPr="00000000">
                <w:rPr>
                  <w:rFonts w:ascii="Bookman Old Style" w:cs="Bookman Old Style" w:eastAsia="Bookman Old Style" w:hAnsi="Bookman Old Style"/>
                  <w:sz w:val="24"/>
                  <w:szCs w:val="24"/>
                  <w:rtl w:val="0"/>
                  <w:rPrChange w:author="zainul pulungan" w:id="224" w:date="2026-08-29T07:14:32Z">
                    <w:rPr>
                      <w:rFonts w:ascii="Bookman Old Style" w:cs="Bookman Old Style" w:eastAsia="Bookman Old Style" w:hAnsi="Bookman Old Style"/>
                      <w:sz w:val="20"/>
                      <w:szCs w:val="20"/>
                    </w:rPr>
                  </w:rPrChange>
                </w:rPr>
                <w:t xml:space="preserve">Komponen </w:t>
              </w:r>
              <w:r w:rsidDel="00000000" w:rsidR="00000000" w:rsidRPr="00000000">
                <w:rPr>
                  <w:rFonts w:ascii="Bookman Old Style" w:cs="Bookman Old Style" w:eastAsia="Bookman Old Style" w:hAnsi="Bookman Old Style"/>
                  <w:i w:val="1"/>
                  <w:iCs w:val="1"/>
                  <w:sz w:val="24"/>
                  <w:szCs w:val="24"/>
                  <w:rtl w:val="0"/>
                  <w:rPrChange w:author="zainul pulungan" w:id="224" w:date="2026-08-29T07:14:32Z">
                    <w:rPr>
                      <w:rFonts w:ascii="Bookman Old Style" w:cs="Bookman Old Style" w:eastAsia="Bookman Old Style" w:hAnsi="Bookman Old Style"/>
                      <w:sz w:val="20"/>
                      <w:szCs w:val="20"/>
                    </w:rPr>
                  </w:rPrChange>
                </w:rPr>
                <w:t xml:space="preserve">Feedwater System</w:t>
              </w:r>
              <w:r w:rsidDel="00000000" w:rsidR="00000000" w:rsidRPr="00000000">
                <w:rPr>
                  <w:rFonts w:ascii="Bookman Old Style" w:cs="Bookman Old Style" w:eastAsia="Bookman Old Style" w:hAnsi="Bookman Old Style"/>
                  <w:sz w:val="24"/>
                  <w:szCs w:val="24"/>
                  <w:rtl w:val="0"/>
                  <w:rPrChange w:author="zainul pulungan" w:id="224" w:date="2026-08-29T07:14:32Z">
                    <w:rPr>
                      <w:rFonts w:ascii="Bookman Old Style" w:cs="Bookman Old Style" w:eastAsia="Bookman Old Style" w:hAnsi="Bookman Old Style"/>
                      <w:sz w:val="20"/>
                      <w:szCs w:val="20"/>
                    </w:rPr>
                  </w:rPrChange>
                </w:rPr>
                <w:t xml:space="preserve">, instrumentasi, APD, LOTO, K3 Ketenagalistrikan.</w:t>
              </w:r>
            </w:ins>
          </w:p>
          <w:p w:rsidR="00000000" w:rsidDel="00000000" w:rsidP="00000000" w:rsidRDefault="00000000" w:rsidRPr="00000000" w14:paraId="00000744">
            <w:pPr>
              <w:numPr>
                <w:ilvl w:val="0"/>
                <w:numId w:val="4"/>
              </w:numPr>
              <w:ind w:left="425.1968503937013" w:hanging="283.4645669291342"/>
              <w:rPr>
                <w:ins w:author="zainul pulungan" w:id="223" w:date="2026-08-29T07:14:32Z"/>
                <w:rFonts w:ascii="Bookman Old Style" w:cs="Bookman Old Style" w:eastAsia="Bookman Old Style" w:hAnsi="Bookman Old Style"/>
                <w:sz w:val="20"/>
                <w:szCs w:val="20"/>
                <w:u w:val="none"/>
              </w:rPr>
            </w:pPr>
            <w:ins w:author="zainul pulungan" w:id="223" w:date="2026-08-29T07:14:32Z">
              <w:r w:rsidDel="00000000" w:rsidR="00000000" w:rsidRPr="00000000">
                <w:rPr>
                  <w:rFonts w:ascii="Bookman Old Style" w:cs="Bookman Old Style" w:eastAsia="Bookman Old Style" w:hAnsi="Bookman Old Style"/>
                  <w:sz w:val="24"/>
                  <w:szCs w:val="24"/>
                  <w:rtl w:val="0"/>
                  <w:rPrChange w:author="zainul pulungan" w:id="224" w:date="2026-08-29T07:14:32Z">
                    <w:rPr>
                      <w:rFonts w:ascii="Bookman Old Style" w:cs="Bookman Old Style" w:eastAsia="Bookman Old Style" w:hAnsi="Bookman Old Style"/>
                      <w:sz w:val="20"/>
                      <w:szCs w:val="20"/>
                    </w:rPr>
                  </w:rPrChange>
                </w:rPr>
                <w:t xml:space="preserve">Batas kewenangan operator, tanggung jawab, koordinasi kerja.</w:t>
              </w:r>
              <w:r w:rsidDel="00000000" w:rsidR="00000000" w:rsidRPr="00000000">
                <w:rPr>
                  <w:rFonts w:ascii="Bookman Old Style" w:cs="Bookman Old Style" w:eastAsia="Bookman Old Style" w:hAnsi="Bookman Old Style"/>
                  <w:sz w:val="20"/>
                  <w:szCs w:val="20"/>
                  <w:rtl w:val="0"/>
                  <w:rPrChange w:author="zainul pulungan" w:id="224" w:date="2026-08-29T07:14:32Z">
                    <w:rPr>
                      <w:rFonts w:ascii="Bookman Old Style" w:cs="Bookman Old Style" w:eastAsia="Bookman Old Style" w:hAnsi="Bookman Old Style"/>
                      <w:sz w:val="20"/>
                      <w:szCs w:val="20"/>
                    </w:rPr>
                  </w:rPrChange>
                </w:rPr>
                <w:t xml:space="preserve">  </w:t>
              </w:r>
              <w:r w:rsidDel="00000000" w:rsidR="00000000" w:rsidRPr="00000000">
                <w:rPr>
                  <w:rtl w:val="0"/>
                </w:rPr>
              </w:r>
            </w:ins>
          </w:p>
          <w:p w:rsidR="00000000" w:rsidDel="00000000" w:rsidP="00000000" w:rsidRDefault="00000000" w:rsidRPr="00000000" w14:paraId="00000745">
            <w:pPr>
              <w:rPr>
                <w:ins w:author="zainul pulungan" w:id="223" w:date="2026-08-29T07:14:32Z"/>
                <w:rFonts w:ascii="Bookman Old Style" w:cs="Bookman Old Style" w:eastAsia="Bookman Old Style" w:hAnsi="Bookman Old Style"/>
                <w:sz w:val="20"/>
                <w:szCs w:val="20"/>
              </w:rPr>
            </w:pPr>
            <w:ins w:author="zainul pulungan" w:id="223" w:date="2026-08-29T07:14:32Z">
              <w:r w:rsidDel="00000000" w:rsidR="00000000" w:rsidRPr="00000000">
                <w:rPr>
                  <w:rtl w:val="0"/>
                </w:rPr>
              </w:r>
            </w:ins>
          </w:p>
          <w:p w:rsidR="00000000" w:rsidDel="00000000" w:rsidP="00000000" w:rsidRDefault="00000000" w:rsidRPr="00000000" w14:paraId="00000746">
            <w:pPr>
              <w:rPr>
                <w:rFonts w:ascii="Bookman Old Style" w:cs="Bookman Old Style" w:eastAsia="Bookman Old Style" w:hAnsi="Bookman Old Style"/>
                <w:sz w:val="20"/>
                <w:szCs w:val="20"/>
                <w:rPrChange w:author="zainul pulungan" w:id="224" w:date="2026-08-29T07:14:32Z">
                  <w:rPr/>
                </w:rPrChange>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747">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1.1</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748">
            <w:pPr>
              <w:rPr/>
            </w:pPr>
            <w:r w:rsidDel="00000000" w:rsidR="00000000" w:rsidRPr="00000000">
              <w:rPr>
                <w:rFonts w:ascii="Bookman Old Style" w:cs="Bookman Old Style" w:eastAsia="Bookman Old Style" w:hAnsi="Bookman Old Style"/>
                <w:sz w:val="20"/>
                <w:szCs w:val="20"/>
                <w:rtl w:val="0"/>
              </w:rPr>
              <w:t xml:space="preserve">Mengetahui dasar pelaksanaan tugas pengoperasian sistem Air Pengisi secara disiplin dan cermat, dengan komunikasi yang jelas dan lugas, serta peduli terhadap kebersihan dan keselamatan lingkungan kerja.</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749">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4 JP</w:t>
            </w:r>
            <w:r w:rsidDel="00000000" w:rsidR="00000000" w:rsidRPr="00000000">
              <w:rPr>
                <w:rtl w:val="0"/>
              </w:rPr>
            </w:r>
          </w:p>
        </w:tc>
      </w:tr>
      <w:tr>
        <w:trPr>
          <w:cantSplit w:val="1"/>
          <w:tblHeader w:val="0"/>
        </w:trPr>
        <w:tc>
          <w:tcPr>
            <w:vMerge w:val="continue"/>
            <w:tcMar>
              <w:top w:w="30.0" w:type="dxa"/>
              <w:left w:w="35.0" w:type="dxa"/>
              <w:bottom w:w="30.0" w:type="dxa"/>
              <w:right w:w="35.0" w:type="dxa"/>
            </w:tcMar>
          </w:tcPr>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74C">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1.2</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74D">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Maksud &amp; tujuan pengoperasian sistem Air Pengisi dipahami.</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750">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1.2</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751">
            <w:pPr>
              <w:rPr/>
            </w:pPr>
            <w:r w:rsidDel="00000000" w:rsidR="00000000" w:rsidRPr="00000000">
              <w:rPr>
                <w:rFonts w:ascii="Bookman Old Style" w:cs="Bookman Old Style" w:eastAsia="Bookman Old Style" w:hAnsi="Bookman Old Style"/>
                <w:sz w:val="20"/>
                <w:szCs w:val="20"/>
                <w:rtl w:val="0"/>
              </w:rPr>
              <w:t xml:space="preserve">Memahami maksud dan tujuan pengoperasian sistem Air Pengisi secara disiplin dan cermat, dengan komunikasi yang jelas dan lugas, serta peduli terhadap kebersihan dan keselamatan lingkungan kerja.</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blHeader w:val="0"/>
        </w:trPr>
        <w:tc>
          <w:tcPr>
            <w:vMerge w:val="continue"/>
            <w:tcMar>
              <w:top w:w="30.0" w:type="dxa"/>
              <w:left w:w="35.0" w:type="dxa"/>
              <w:bottom w:w="30.0" w:type="dxa"/>
              <w:right w:w="35.0" w:type="dxa"/>
            </w:tcMar>
          </w:tcPr>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755">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1.3</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756">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Perintah kerja pengoperasian sistem Air Pengisi, termasuk: batasan pelaksanaan pengoperasian; metoda komunikasi; serta standar pelaporan dipahami.</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759">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1.3</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75A">
            <w:pPr>
              <w:rPr/>
            </w:pPr>
            <w:r w:rsidDel="00000000" w:rsidR="00000000" w:rsidRPr="00000000">
              <w:rPr>
                <w:rFonts w:ascii="Bookman Old Style" w:cs="Bookman Old Style" w:eastAsia="Bookman Old Style" w:hAnsi="Bookman Old Style"/>
                <w:sz w:val="20"/>
                <w:szCs w:val="20"/>
                <w:rtl w:val="0"/>
              </w:rPr>
              <w:t xml:space="preserve">Memahami perintah kerja pengoperasian sistem Air Pengisi, termasuk batasan pelaksanaan pengoperasian, metode komunikasi, dan standar pelaporan secara disiplin dan cermat, dengan komunikasi yang jelas dan lugas, serta peduli terhadap kebersihan dan keselamatan lingkungan kerja.</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blHeader w:val="0"/>
        </w:trPr>
        <w:tc>
          <w:tcPr>
            <w:vMerge w:val="continue"/>
            <w:tcMar>
              <w:top w:w="30.0" w:type="dxa"/>
              <w:left w:w="35.0" w:type="dxa"/>
              <w:bottom w:w="30.0" w:type="dxa"/>
              <w:right w:w="35.0" w:type="dxa"/>
            </w:tcMar>
          </w:tcPr>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75E">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1.4</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75F">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Perlengkapan keselamatan ketenagalistrikan (K2), peralatan utama dan pendukung pengoperasian sistem Air Pengisi, diidentifikasi.</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762">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1.4</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763">
            <w:pPr>
              <w:rPr/>
            </w:pPr>
            <w:r w:rsidDel="00000000" w:rsidR="00000000" w:rsidRPr="00000000">
              <w:rPr>
                <w:rFonts w:ascii="Bookman Old Style" w:cs="Bookman Old Style" w:eastAsia="Bookman Old Style" w:hAnsi="Bookman Old Style"/>
                <w:sz w:val="20"/>
                <w:szCs w:val="20"/>
                <w:rtl w:val="0"/>
              </w:rPr>
              <w:t xml:space="preserve">Mengidentifikasi perlengkapan keselamatan ketenagalistrikan (K2), peralatan utama, dan peralatan pendukung pengoperasian sistem Air Pengisi secara disiplin dan cermat, dengan komunikasi yang jelas dan lugas, serta peduli terhadap kebersihan dan keselamatan lingkungan kerja.</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blHeader w:val="0"/>
        </w:trPr>
        <w:tc>
          <w:tcPr>
            <w:vMerge w:val="continue"/>
            <w:tcMar>
              <w:top w:w="30.0" w:type="dxa"/>
              <w:left w:w="35.0" w:type="dxa"/>
              <w:bottom w:w="30.0" w:type="dxa"/>
              <w:right w:w="35.0" w:type="dxa"/>
            </w:tcMar>
          </w:tcPr>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767">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1.5</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768">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Lingkup perintah kerja pengoperasian sistem Air Pengisi disanggupi.</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76B">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1.5</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76C">
            <w:pPr>
              <w:rPr/>
            </w:pPr>
            <w:r w:rsidDel="00000000" w:rsidR="00000000" w:rsidRPr="00000000">
              <w:rPr>
                <w:rFonts w:ascii="Bookman Old Style" w:cs="Bookman Old Style" w:eastAsia="Bookman Old Style" w:hAnsi="Bookman Old Style"/>
                <w:sz w:val="20"/>
                <w:szCs w:val="20"/>
                <w:rtl w:val="0"/>
              </w:rPr>
              <w:t xml:space="preserve">Menyanggupi lingkup perintah kerja pengoperasian sistem Air Pengisi secara disiplin dan cermat, dengan komunikasi yang jelas dan lugas, serta peduli terhadap kebersihan dan keselamatan lingkungan kerja.</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blHeader w:val="0"/>
        </w:trPr>
        <w:tc>
          <w:tcPr>
            <w:vMerge w:val="restart"/>
            <w:tcMar>
              <w:top w:w="30.0" w:type="dxa"/>
              <w:left w:w="35.0" w:type="dxa"/>
              <w:bottom w:w="30.0" w:type="dxa"/>
              <w:right w:w="35.0" w:type="dxa"/>
            </w:tcMar>
          </w:tcPr>
          <w:p w:rsidR="00000000" w:rsidDel="00000000" w:rsidP="00000000" w:rsidRDefault="00000000" w:rsidRPr="00000000" w14:paraId="0000076E">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2.</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76F">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Menyiapkan sarana pengoperasian sistem Air Pengisi</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770">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2.1</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771">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Perintah kerja, formulir uji, check list pengoperasian sistem Air Pengisi disiapkan.</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772">
            <w:pPr>
              <w:rPr/>
            </w:pPr>
            <w:del w:author="zainul pulungan" w:id="225" w:date="2026-08-29T07:20:53Z">
              <w:r w:rsidDel="00000000" w:rsidR="00000000" w:rsidRPr="00000000">
                <w:rPr>
                  <w:rFonts w:ascii="Bookman Old Style" w:cs="Bookman Old Style" w:eastAsia="Bookman Old Style" w:hAnsi="Bookman Old Style"/>
                  <w:sz w:val="20"/>
                  <w:szCs w:val="20"/>
                  <w:rtl w:val="0"/>
                </w:rPr>
                <w:delText xml:space="preserve">Tersiapkannya </w:delText>
              </w:r>
            </w:del>
            <w:ins w:author="zainul pulungan" w:id="225" w:date="2026-08-29T07:20:53Z">
              <w:r w:rsidDel="00000000" w:rsidR="00000000" w:rsidRPr="00000000">
                <w:rPr>
                  <w:rFonts w:ascii="Bookman Old Style" w:cs="Bookman Old Style" w:eastAsia="Bookman Old Style" w:hAnsi="Bookman Old Style"/>
                  <w:sz w:val="20"/>
                  <w:szCs w:val="20"/>
                  <w:rtl w:val="0"/>
                </w:rPr>
                <w:t xml:space="preserve"> disiapkannya </w:t>
              </w:r>
            </w:ins>
            <w:r w:rsidDel="00000000" w:rsidR="00000000" w:rsidRPr="00000000">
              <w:rPr>
                <w:rFonts w:ascii="Bookman Old Style" w:cs="Bookman Old Style" w:eastAsia="Bookman Old Style" w:hAnsi="Bookman Old Style"/>
                <w:sz w:val="20"/>
                <w:szCs w:val="20"/>
                <w:rtl w:val="0"/>
              </w:rPr>
              <w:t xml:space="preserve">perintah kerja, formulir uji, check list, perlengkapan K2, lokasi, sarana, serta koordinasi waktu pengoperasian sistem Air Pengisi sesuai prosedur.</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773">
            <w:pPr>
              <w:rPr/>
            </w:pPr>
            <w:r w:rsidDel="00000000" w:rsidR="00000000" w:rsidRPr="00000000">
              <w:rPr>
                <w:rFonts w:ascii="Bookman Old Style" w:cs="Bookman Old Style" w:eastAsia="Bookman Old Style" w:hAnsi="Bookman Old Style"/>
                <w:sz w:val="20"/>
                <w:szCs w:val="20"/>
                <w:rtl w:val="0"/>
              </w:rPr>
              <w:t xml:space="preserve">Penjelasan tentang:</w:t>
            </w:r>
            <w:r w:rsidDel="00000000" w:rsidR="00000000" w:rsidRPr="00000000">
              <w:rPr>
                <w:rtl w:val="0"/>
              </w:rPr>
            </w:r>
          </w:p>
          <w:p w:rsidR="00000000" w:rsidDel="00000000" w:rsidP="00000000" w:rsidRDefault="00000000" w:rsidRPr="00000000" w14:paraId="00000774">
            <w:pPr>
              <w:rPr>
                <w:del w:author="zainul pulungan" w:id="226" w:date="2026-08-29T07:22:49Z"/>
              </w:rPr>
            </w:pPr>
            <w:del w:author="zainul pulungan" w:id="226" w:date="2026-08-29T07:22:49Z">
              <w:r w:rsidDel="00000000" w:rsidR="00000000" w:rsidRPr="00000000">
                <w:rPr>
                  <w:rFonts w:ascii="Bookman Old Style" w:cs="Bookman Old Style" w:eastAsia="Bookman Old Style" w:hAnsi="Bookman Old Style"/>
                  <w:sz w:val="20"/>
                  <w:szCs w:val="20"/>
                  <w:rtl w:val="0"/>
                </w:rPr>
                <w:delText xml:space="preserve">1. Perintah kerja, formulir uji, dan check list pengoperasian sistem Air Pengisi</w:delText>
              </w:r>
              <w:r w:rsidDel="00000000" w:rsidR="00000000" w:rsidRPr="00000000">
                <w:rPr>
                  <w:rtl w:val="0"/>
                </w:rPr>
              </w:r>
            </w:del>
          </w:p>
          <w:p w:rsidR="00000000" w:rsidDel="00000000" w:rsidP="00000000" w:rsidRDefault="00000000" w:rsidRPr="00000000" w14:paraId="00000775">
            <w:pPr>
              <w:rPr>
                <w:del w:author="zainul pulungan" w:id="226" w:date="2026-08-29T07:22:49Z"/>
              </w:rPr>
            </w:pPr>
            <w:del w:author="zainul pulungan" w:id="226" w:date="2026-08-29T07:22:49Z">
              <w:r w:rsidDel="00000000" w:rsidR="00000000" w:rsidRPr="00000000">
                <w:rPr>
                  <w:rFonts w:ascii="Bookman Old Style" w:cs="Bookman Old Style" w:eastAsia="Bookman Old Style" w:hAnsi="Bookman Old Style"/>
                  <w:sz w:val="20"/>
                  <w:szCs w:val="20"/>
                  <w:rtl w:val="0"/>
                </w:rPr>
                <w:delText xml:space="preserve">2. Perlengkapan K2 serta peralatan utama dan pendukung</w:delText>
              </w:r>
              <w:r w:rsidDel="00000000" w:rsidR="00000000" w:rsidRPr="00000000">
                <w:rPr>
                  <w:rtl w:val="0"/>
                </w:rPr>
              </w:r>
            </w:del>
          </w:p>
          <w:p w:rsidR="00000000" w:rsidDel="00000000" w:rsidP="00000000" w:rsidRDefault="00000000" w:rsidRPr="00000000" w14:paraId="00000776">
            <w:pPr>
              <w:rPr>
                <w:del w:author="zainul pulungan" w:id="226" w:date="2026-08-29T07:22:49Z"/>
              </w:rPr>
            </w:pPr>
            <w:del w:author="zainul pulungan" w:id="226" w:date="2026-08-29T07:22:49Z">
              <w:r w:rsidDel="00000000" w:rsidR="00000000" w:rsidRPr="00000000">
                <w:rPr>
                  <w:rFonts w:ascii="Bookman Old Style" w:cs="Bookman Old Style" w:eastAsia="Bookman Old Style" w:hAnsi="Bookman Old Style"/>
                  <w:sz w:val="20"/>
                  <w:szCs w:val="20"/>
                  <w:rtl w:val="0"/>
                </w:rPr>
                <w:delText xml:space="preserve">3. Penyiapan dan pengamanan lokasi serta sarana kerja</w:delText>
              </w:r>
              <w:r w:rsidDel="00000000" w:rsidR="00000000" w:rsidRPr="00000000">
                <w:rPr>
                  <w:rtl w:val="0"/>
                </w:rPr>
              </w:r>
            </w:del>
          </w:p>
          <w:p w:rsidR="00000000" w:rsidDel="00000000" w:rsidP="00000000" w:rsidRDefault="00000000" w:rsidRPr="00000000" w14:paraId="00000777">
            <w:pPr>
              <w:rPr>
                <w:ins w:author="zainul pulungan" w:id="227" w:date="2026-08-29T07:22:03Z"/>
                <w:rFonts w:ascii="Bookman Old Style" w:cs="Bookman Old Style" w:eastAsia="Bookman Old Style" w:hAnsi="Bookman Old Style"/>
                <w:sz w:val="20"/>
                <w:szCs w:val="20"/>
              </w:rPr>
            </w:pPr>
            <w:del w:author="zainul pulungan" w:id="226" w:date="2026-08-29T07:22:49Z">
              <w:r w:rsidDel="00000000" w:rsidR="00000000" w:rsidRPr="00000000">
                <w:rPr>
                  <w:rFonts w:ascii="Bookman Old Style" w:cs="Bookman Old Style" w:eastAsia="Bookman Old Style" w:hAnsi="Bookman Old Style"/>
                  <w:sz w:val="20"/>
                  <w:szCs w:val="20"/>
                  <w:rtl w:val="0"/>
                </w:rPr>
                <w:delText xml:space="preserve">4. Koordinasi waktu dan pelaksanaan pengoperasian</w:delText>
              </w:r>
            </w:del>
            <w:ins w:author="zainul pulungan" w:id="227" w:date="2026-08-29T07:22:03Z">
              <w:r w:rsidDel="00000000" w:rsidR="00000000" w:rsidRPr="00000000">
                <w:rPr>
                  <w:rtl w:val="0"/>
                </w:rPr>
              </w:r>
            </w:ins>
          </w:p>
          <w:p w:rsidR="00000000" w:rsidDel="00000000" w:rsidP="00000000" w:rsidRDefault="00000000" w:rsidRPr="00000000" w14:paraId="00000778">
            <w:pPr>
              <w:rPr>
                <w:ins w:author="zainul pulungan" w:id="227" w:date="2026-08-29T07:22:03Z"/>
                <w:rFonts w:ascii="Bookman Old Style" w:cs="Bookman Old Style" w:eastAsia="Bookman Old Style" w:hAnsi="Bookman Old Style"/>
                <w:sz w:val="20"/>
                <w:szCs w:val="20"/>
              </w:rPr>
            </w:pPr>
            <w:ins w:author="zainul pulungan" w:id="227" w:date="2026-08-29T07:22:03Z">
              <w:r w:rsidDel="00000000" w:rsidR="00000000" w:rsidRPr="00000000">
                <w:rPr>
                  <w:rFonts w:ascii="Bookman Old Style" w:cs="Bookman Old Style" w:eastAsia="Bookman Old Style" w:hAnsi="Bookman Old Style"/>
                  <w:sz w:val="20"/>
                  <w:szCs w:val="20"/>
                  <w:rtl w:val="0"/>
                </w:rPr>
                <w:t xml:space="preserve">1. </w:t>
              </w:r>
              <w:r w:rsidDel="00000000" w:rsidR="00000000" w:rsidRPr="00000000">
                <w:rPr>
                  <w:rFonts w:ascii="Bookman Old Style" w:cs="Bookman Old Style" w:eastAsia="Bookman Old Style" w:hAnsi="Bookman Old Style"/>
                  <w:sz w:val="24"/>
                  <w:szCs w:val="24"/>
                  <w:rtl w:val="0"/>
                  <w:rPrChange w:author="zainul pulungan" w:id="228" w:date="2026-08-29T07:22:03Z">
                    <w:rPr>
                      <w:rFonts w:ascii="Bookman Old Style" w:cs="Bookman Old Style" w:eastAsia="Bookman Old Style" w:hAnsi="Bookman Old Style"/>
                      <w:sz w:val="20"/>
                      <w:szCs w:val="20"/>
                    </w:rPr>
                  </w:rPrChange>
                </w:rPr>
                <w:t xml:space="preserve">Jenis dokumen operasi, checklist inspeksi, logbook.</w:t>
              </w:r>
              <w:r w:rsidDel="00000000" w:rsidR="00000000" w:rsidRPr="00000000">
                <w:rPr>
                  <w:rFonts w:ascii="Bookman Old Style" w:cs="Bookman Old Style" w:eastAsia="Bookman Old Style" w:hAnsi="Bookman Old Style"/>
                  <w:sz w:val="20"/>
                  <w:szCs w:val="20"/>
                  <w:rtl w:val="0"/>
                </w:rPr>
                <w:t xml:space="preserve"> </w:t>
              </w:r>
            </w:ins>
          </w:p>
          <w:p w:rsidR="00000000" w:rsidDel="00000000" w:rsidP="00000000" w:rsidRDefault="00000000" w:rsidRPr="00000000" w14:paraId="00000779">
            <w:pPr>
              <w:rPr>
                <w:ins w:author="zainul pulungan" w:id="227" w:date="2026-08-29T07:22:03Z"/>
                <w:rFonts w:ascii="Bookman Old Style" w:cs="Bookman Old Style" w:eastAsia="Bookman Old Style" w:hAnsi="Bookman Old Style"/>
                <w:sz w:val="20"/>
                <w:szCs w:val="20"/>
              </w:rPr>
            </w:pPr>
            <w:ins w:author="zainul pulungan" w:id="227" w:date="2026-08-29T07:22:03Z">
              <w:r w:rsidDel="00000000" w:rsidR="00000000" w:rsidRPr="00000000">
                <w:rPr>
                  <w:rFonts w:ascii="Bookman Old Style" w:cs="Bookman Old Style" w:eastAsia="Bookman Old Style" w:hAnsi="Bookman Old Style"/>
                  <w:sz w:val="20"/>
                  <w:szCs w:val="20"/>
                  <w:rtl w:val="0"/>
                </w:rPr>
                <w:t xml:space="preserve">2. </w:t>
              </w:r>
              <w:r w:rsidDel="00000000" w:rsidR="00000000" w:rsidRPr="00000000">
                <w:rPr>
                  <w:rFonts w:ascii="Bookman Old Style" w:cs="Bookman Old Style" w:eastAsia="Bookman Old Style" w:hAnsi="Bookman Old Style"/>
                  <w:sz w:val="24"/>
                  <w:szCs w:val="24"/>
                  <w:rtl w:val="0"/>
                  <w:rPrChange w:author="zainul pulungan" w:id="228" w:date="2026-08-29T07:22:03Z">
                    <w:rPr>
                      <w:rFonts w:ascii="Bookman Old Style" w:cs="Bookman Old Style" w:eastAsia="Bookman Old Style" w:hAnsi="Bookman Old Style"/>
                      <w:sz w:val="20"/>
                      <w:szCs w:val="20"/>
                    </w:rPr>
                  </w:rPrChange>
                </w:rPr>
                <w:t xml:space="preserve">APD, gas detector (bila diperlukan), pressure gauge, thermometer, multimeter.</w:t>
              </w:r>
              <w:r w:rsidDel="00000000" w:rsidR="00000000" w:rsidRPr="00000000">
                <w:rPr>
                  <w:rFonts w:ascii="Bookman Old Style" w:cs="Bookman Old Style" w:eastAsia="Bookman Old Style" w:hAnsi="Bookman Old Style"/>
                  <w:sz w:val="20"/>
                  <w:szCs w:val="20"/>
                  <w:rtl w:val="0"/>
                </w:rPr>
                <w:t xml:space="preserve"> </w:t>
              </w:r>
            </w:ins>
          </w:p>
          <w:p w:rsidR="00000000" w:rsidDel="00000000" w:rsidP="00000000" w:rsidRDefault="00000000" w:rsidRPr="00000000" w14:paraId="0000077A">
            <w:pPr>
              <w:rPr>
                <w:ins w:author="zainul pulungan" w:id="227" w:date="2026-08-29T07:22:03Z"/>
                <w:rFonts w:ascii="Bookman Old Style" w:cs="Bookman Old Style" w:eastAsia="Bookman Old Style" w:hAnsi="Bookman Old Style"/>
                <w:sz w:val="20"/>
                <w:szCs w:val="20"/>
                <w:rPrChange w:author="zainul pulungan" w:id="228" w:date="2026-08-29T07:22:03Z">
                  <w:rPr>
                    <w:rFonts w:ascii="Bookman Old Style" w:cs="Bookman Old Style" w:eastAsia="Bookman Old Style" w:hAnsi="Bookman Old Style"/>
                    <w:sz w:val="20"/>
                    <w:szCs w:val="20"/>
                  </w:rPr>
                </w:rPrChange>
              </w:rPr>
            </w:pPr>
            <w:ins w:author="zainul pulungan" w:id="227" w:date="2026-08-29T07:22:03Z">
              <w:r w:rsidDel="00000000" w:rsidR="00000000" w:rsidRPr="00000000">
                <w:rPr>
                  <w:rFonts w:ascii="Bookman Old Style" w:cs="Bookman Old Style" w:eastAsia="Bookman Old Style" w:hAnsi="Bookman Old Style"/>
                  <w:sz w:val="24"/>
                  <w:szCs w:val="24"/>
                  <w:rtl w:val="0"/>
                  <w:rPrChange w:author="zainul pulungan" w:id="228" w:date="2026-08-29T07:22:03Z">
                    <w:rPr>
                      <w:rFonts w:ascii="Bookman Old Style" w:cs="Bookman Old Style" w:eastAsia="Bookman Old Style" w:hAnsi="Bookman Old Style"/>
                      <w:sz w:val="20"/>
                      <w:szCs w:val="20"/>
                    </w:rPr>
                  </w:rPrChange>
                </w:rPr>
                <w:t xml:space="preserve">3. Prosedur koordinasi operasi pembangkit.</w:t>
              </w:r>
              <w:r w:rsidDel="00000000" w:rsidR="00000000" w:rsidRPr="00000000">
                <w:rPr>
                  <w:rFonts w:ascii="Bookman Old Style" w:cs="Bookman Old Style" w:eastAsia="Bookman Old Style" w:hAnsi="Bookman Old Style"/>
                  <w:sz w:val="20"/>
                  <w:szCs w:val="20"/>
                  <w:rtl w:val="0"/>
                  <w:rPrChange w:author="zainul pulungan" w:id="228" w:date="2026-08-29T07:22:03Z">
                    <w:rPr>
                      <w:rFonts w:ascii="Bookman Old Style" w:cs="Bookman Old Style" w:eastAsia="Bookman Old Style" w:hAnsi="Bookman Old Style"/>
                      <w:sz w:val="20"/>
                      <w:szCs w:val="20"/>
                    </w:rPr>
                  </w:rPrChange>
                </w:rPr>
                <w:t xml:space="preserve"> </w:t>
              </w:r>
            </w:ins>
          </w:p>
          <w:p w:rsidR="00000000" w:rsidDel="00000000" w:rsidP="00000000" w:rsidRDefault="00000000" w:rsidRPr="00000000" w14:paraId="0000077B">
            <w:pPr>
              <w:rPr>
                <w:ins w:author="zainul pulungan" w:id="227" w:date="2026-08-29T07:22:03Z"/>
                <w:rFonts w:ascii="Bookman Old Style" w:cs="Bookman Old Style" w:eastAsia="Bookman Old Style" w:hAnsi="Bookman Old Style"/>
                <w:sz w:val="20"/>
                <w:szCs w:val="20"/>
              </w:rPr>
            </w:pPr>
            <w:ins w:author="zainul pulungan" w:id="227" w:date="2026-08-29T07:22:03Z">
              <w:r w:rsidDel="00000000" w:rsidR="00000000" w:rsidRPr="00000000">
                <w:rPr>
                  <w:rFonts w:ascii="Bookman Old Style" w:cs="Bookman Old Style" w:eastAsia="Bookman Old Style" w:hAnsi="Bookman Old Style"/>
                  <w:sz w:val="20"/>
                  <w:szCs w:val="20"/>
                  <w:rtl w:val="0"/>
                  <w:rPrChange w:author="zainul pulungan" w:id="228" w:date="2026-08-29T07:22:03Z">
                    <w:rPr>
                      <w:rFonts w:ascii="Bookman Old Style" w:cs="Bookman Old Style" w:eastAsia="Bookman Old Style" w:hAnsi="Bookman Old Style"/>
                      <w:sz w:val="20"/>
                      <w:szCs w:val="20"/>
                    </w:rPr>
                  </w:rPrChange>
                </w:rPr>
                <w:t xml:space="preserve">4.  </w:t>
              </w:r>
              <w:r w:rsidDel="00000000" w:rsidR="00000000" w:rsidRPr="00000000">
                <w:rPr>
                  <w:rFonts w:ascii="Bookman Old Style" w:cs="Bookman Old Style" w:eastAsia="Bookman Old Style" w:hAnsi="Bookman Old Style"/>
                  <w:sz w:val="24"/>
                  <w:szCs w:val="24"/>
                  <w:rtl w:val="0"/>
                  <w:rPrChange w:author="zainul pulungan" w:id="228" w:date="2026-08-29T07:22:03Z">
                    <w:rPr>
                      <w:rFonts w:ascii="Bookman Old Style" w:cs="Bookman Old Style" w:eastAsia="Bookman Old Style" w:hAnsi="Bookman Old Style"/>
                      <w:sz w:val="20"/>
                      <w:szCs w:val="20"/>
                    </w:rPr>
                  </w:rPrChange>
                </w:rPr>
                <w:t xml:space="preserve">Housekeeping, Hazard Identification, Risk Assessment.</w:t>
              </w:r>
              <w:r w:rsidDel="00000000" w:rsidR="00000000" w:rsidRPr="00000000">
                <w:rPr>
                  <w:rFonts w:ascii="Bookman Old Style" w:cs="Bookman Old Style" w:eastAsia="Bookman Old Style" w:hAnsi="Bookman Old Style"/>
                  <w:sz w:val="20"/>
                  <w:szCs w:val="20"/>
                  <w:rtl w:val="0"/>
                  <w:rPrChange w:author="zainul pulungan" w:id="228" w:date="2026-08-29T07:22:03Z">
                    <w:rPr>
                      <w:rFonts w:ascii="Bookman Old Style" w:cs="Bookman Old Style" w:eastAsia="Bookman Old Style" w:hAnsi="Bookman Old Style"/>
                      <w:sz w:val="20"/>
                      <w:szCs w:val="20"/>
                    </w:rPr>
                  </w:rPrChange>
                </w:rPr>
                <w:t xml:space="preserve"> </w:t>
              </w:r>
              <w:r w:rsidDel="00000000" w:rsidR="00000000" w:rsidRPr="00000000">
                <w:rPr>
                  <w:rtl w:val="0"/>
                </w:rPr>
              </w:r>
            </w:ins>
          </w:p>
          <w:p w:rsidR="00000000" w:rsidDel="00000000" w:rsidP="00000000" w:rsidRDefault="00000000" w:rsidRPr="00000000" w14:paraId="0000077C">
            <w:pPr>
              <w:rPr>
                <w:rFonts w:ascii="Bookman Old Style" w:cs="Bookman Old Style" w:eastAsia="Bookman Old Style" w:hAnsi="Bookman Old Style"/>
                <w:sz w:val="20"/>
                <w:szCs w:val="20"/>
                <w:rPrChange w:author="zainul pulungan" w:id="228" w:date="2026-08-29T07:22:03Z">
                  <w:rPr/>
                </w:rPrChange>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77D">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2.1</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77E">
            <w:pPr>
              <w:rPr/>
            </w:pPr>
            <w:r w:rsidDel="00000000" w:rsidR="00000000" w:rsidRPr="00000000">
              <w:rPr>
                <w:rFonts w:ascii="Bookman Old Style" w:cs="Bookman Old Style" w:eastAsia="Bookman Old Style" w:hAnsi="Bookman Old Style"/>
                <w:sz w:val="20"/>
                <w:szCs w:val="20"/>
                <w:rtl w:val="0"/>
              </w:rPr>
              <w:t xml:space="preserve">Menyiapkan perintah kerja, formulir uji, dan check list pengoperasian sistem Air Pengisi secara disiplin dan cermat, dengan komunikasi yang jelas dan lugas, serta peduli terhadap kebersihan dan keselamatan lingkungan kerja.</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77F">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4 JP</w:t>
            </w:r>
            <w:r w:rsidDel="00000000" w:rsidR="00000000" w:rsidRPr="00000000">
              <w:rPr>
                <w:rtl w:val="0"/>
              </w:rPr>
            </w:r>
          </w:p>
        </w:tc>
      </w:tr>
      <w:tr>
        <w:trPr>
          <w:cantSplit w:val="1"/>
          <w:tblHeader w:val="0"/>
        </w:trPr>
        <w:tc>
          <w:tcPr>
            <w:vMerge w:val="continue"/>
            <w:tcMar>
              <w:top w:w="30.0" w:type="dxa"/>
              <w:left w:w="35.0" w:type="dxa"/>
              <w:bottom w:w="30.0" w:type="dxa"/>
              <w:right w:w="35.0" w:type="dxa"/>
            </w:tcMar>
          </w:tcPr>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782">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2.2</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783">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Perlengkapan keselamatan ketenagalistrikan (K2) dan peralatan pendukung lainnya disiapkan.</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786">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2.2</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787">
            <w:pPr>
              <w:rPr/>
            </w:pPr>
            <w:r w:rsidDel="00000000" w:rsidR="00000000" w:rsidRPr="00000000">
              <w:rPr>
                <w:rFonts w:ascii="Bookman Old Style" w:cs="Bookman Old Style" w:eastAsia="Bookman Old Style" w:hAnsi="Bookman Old Style"/>
                <w:sz w:val="20"/>
                <w:szCs w:val="20"/>
                <w:rtl w:val="0"/>
              </w:rPr>
              <w:t xml:space="preserve">Menyiapkan perlengkapan keselamatan ketenagalistrikan (K2) dan peralatan pendukung lainnya secara disiplin dan cermat, dengan komunikasi yang jelas dan lugas, serta peduli terhadap kebersihan dan keselamatan lingkungan kerja.</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blHeader w:val="0"/>
        </w:trPr>
        <w:tc>
          <w:tcPr>
            <w:vMerge w:val="continue"/>
            <w:tcMar>
              <w:top w:w="30.0" w:type="dxa"/>
              <w:left w:w="35.0" w:type="dxa"/>
              <w:bottom w:w="30.0" w:type="dxa"/>
              <w:right w:w="35.0" w:type="dxa"/>
            </w:tcMar>
          </w:tcPr>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78B">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2.3</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78C">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Waktu dan pelaksanaan pengoperasian sistem Air Pengisi dikoordinasikan.</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78F">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2.3</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790">
            <w:pPr>
              <w:rPr/>
            </w:pPr>
            <w:r w:rsidDel="00000000" w:rsidR="00000000" w:rsidRPr="00000000">
              <w:rPr>
                <w:rFonts w:ascii="Bookman Old Style" w:cs="Bookman Old Style" w:eastAsia="Bookman Old Style" w:hAnsi="Bookman Old Style"/>
                <w:sz w:val="20"/>
                <w:szCs w:val="20"/>
                <w:rtl w:val="0"/>
              </w:rPr>
              <w:t xml:space="preserve">Mengoordinasikan waktu dan pelaksanaan pengoperasian sistem Air Pengisi secara disiplin dan cermat, dengan komunikasi yang jelas dan lugas, serta peduli terhadap kebersihan dan keselamatan lingkungan kerja.</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blHeader w:val="0"/>
        </w:trPr>
        <w:tc>
          <w:tcPr>
            <w:vMerge w:val="continue"/>
            <w:tcMar>
              <w:top w:w="30.0" w:type="dxa"/>
              <w:left w:w="35.0" w:type="dxa"/>
              <w:bottom w:w="30.0" w:type="dxa"/>
              <w:right w:w="35.0" w:type="dxa"/>
            </w:tcMar>
          </w:tcPr>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794">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2.4</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795">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Lokasi dan sarana kerja, disiapkan dan diamankan.</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798">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2.4</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799">
            <w:pPr>
              <w:rPr/>
            </w:pPr>
            <w:r w:rsidDel="00000000" w:rsidR="00000000" w:rsidRPr="00000000">
              <w:rPr>
                <w:rFonts w:ascii="Bookman Old Style" w:cs="Bookman Old Style" w:eastAsia="Bookman Old Style" w:hAnsi="Bookman Old Style"/>
                <w:sz w:val="20"/>
                <w:szCs w:val="20"/>
                <w:rtl w:val="0"/>
              </w:rPr>
              <w:t xml:space="preserve">Menyiapkan dan mengamankan lokasi serta sarana kerja secara disiplin dan cermat, dengan komunikasi yang jelas dan lugas, serta peduli terhadap kebersihan dan keselamatan lingkungan kerja.</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blHeader w:val="0"/>
        </w:trPr>
        <w:tc>
          <w:tcPr>
            <w:vMerge w:val="restart"/>
            <w:tcMar>
              <w:top w:w="30.0" w:type="dxa"/>
              <w:left w:w="35.0" w:type="dxa"/>
              <w:bottom w:w="30.0" w:type="dxa"/>
              <w:right w:w="35.0" w:type="dxa"/>
            </w:tcMar>
          </w:tcPr>
          <w:p w:rsidR="00000000" w:rsidDel="00000000" w:rsidP="00000000" w:rsidRDefault="00000000" w:rsidRPr="00000000" w14:paraId="0000079B">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3.</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79C">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Melaksanakan Pengoperasian sistem Air Pengisi</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79D">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3.1</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79E">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Perintah kerja pengoperasian sistem Air Pengisi diterapkan.</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79F">
            <w:pPr>
              <w:rPr/>
            </w:pPr>
            <w:del w:author="zainul pulungan" w:id="229" w:date="2026-08-29T07:26:03Z">
              <w:r w:rsidDel="00000000" w:rsidR="00000000" w:rsidRPr="00000000">
                <w:rPr>
                  <w:rFonts w:ascii="Bookman Old Style" w:cs="Bookman Old Style" w:eastAsia="Bookman Old Style" w:hAnsi="Bookman Old Style"/>
                  <w:sz w:val="20"/>
                  <w:szCs w:val="20"/>
                  <w:rtl w:val="0"/>
                </w:rPr>
                <w:delText xml:space="preserve">Terlaksananya </w:delText>
              </w:r>
            </w:del>
            <w:ins w:author="zainul pulungan" w:id="229" w:date="2026-08-29T07:26:03Z">
              <w:r w:rsidDel="00000000" w:rsidR="00000000" w:rsidRPr="00000000">
                <w:rPr>
                  <w:rFonts w:ascii="Bookman Old Style" w:cs="Bookman Old Style" w:eastAsia="Bookman Old Style" w:hAnsi="Bookman Old Style"/>
                  <w:sz w:val="20"/>
                  <w:szCs w:val="20"/>
                  <w:rtl w:val="0"/>
                </w:rPr>
                <w:t xml:space="preserve"> dilaksanakannnya </w:t>
              </w:r>
            </w:ins>
            <w:r w:rsidDel="00000000" w:rsidR="00000000" w:rsidRPr="00000000">
              <w:rPr>
                <w:rFonts w:ascii="Bookman Old Style" w:cs="Bookman Old Style" w:eastAsia="Bookman Old Style" w:hAnsi="Bookman Old Style"/>
                <w:sz w:val="20"/>
                <w:szCs w:val="20"/>
                <w:rtl w:val="0"/>
              </w:rPr>
              <w:t xml:space="preserve">pengoperasian sistem Air Pengisi berdasarkan perintah kerja dan K2 serta terlaporkannya kondisi di luar lingkup perintah secara cermat.</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7A0">
            <w:pPr>
              <w:rPr/>
            </w:pPr>
            <w:r w:rsidDel="00000000" w:rsidR="00000000" w:rsidRPr="00000000">
              <w:rPr>
                <w:rFonts w:ascii="Bookman Old Style" w:cs="Bookman Old Style" w:eastAsia="Bookman Old Style" w:hAnsi="Bookman Old Style"/>
                <w:sz w:val="20"/>
                <w:szCs w:val="20"/>
                <w:rtl w:val="0"/>
              </w:rPr>
              <w:t xml:space="preserve">Penjelasan tentang:</w:t>
            </w:r>
            <w:r w:rsidDel="00000000" w:rsidR="00000000" w:rsidRPr="00000000">
              <w:rPr>
                <w:rtl w:val="0"/>
              </w:rPr>
            </w:r>
          </w:p>
          <w:p w:rsidR="00000000" w:rsidDel="00000000" w:rsidP="00000000" w:rsidRDefault="00000000" w:rsidRPr="00000000" w14:paraId="000007A1">
            <w:pPr>
              <w:rPr>
                <w:del w:author="zainul pulungan" w:id="230" w:date="2026-08-29T07:27:00Z"/>
              </w:rPr>
            </w:pPr>
            <w:del w:author="zainul pulungan" w:id="230" w:date="2026-08-29T07:27:00Z">
              <w:r w:rsidDel="00000000" w:rsidR="00000000" w:rsidRPr="00000000">
                <w:rPr>
                  <w:rFonts w:ascii="Bookman Old Style" w:cs="Bookman Old Style" w:eastAsia="Bookman Old Style" w:hAnsi="Bookman Old Style"/>
                  <w:sz w:val="20"/>
                  <w:szCs w:val="20"/>
                  <w:rtl w:val="0"/>
                </w:rPr>
                <w:delText xml:space="preserve">1. Penerapan SOP dan perintah kerja pengoperasian sistem Air Pengisi</w:delText>
              </w:r>
              <w:r w:rsidDel="00000000" w:rsidR="00000000" w:rsidRPr="00000000">
                <w:rPr>
                  <w:rtl w:val="0"/>
                </w:rPr>
              </w:r>
            </w:del>
          </w:p>
          <w:p w:rsidR="00000000" w:rsidDel="00000000" w:rsidP="00000000" w:rsidRDefault="00000000" w:rsidRPr="00000000" w14:paraId="000007A2">
            <w:pPr>
              <w:rPr>
                <w:del w:author="zainul pulungan" w:id="230" w:date="2026-08-29T07:27:00Z"/>
              </w:rPr>
            </w:pPr>
            <w:del w:author="zainul pulungan" w:id="230" w:date="2026-08-29T07:27:00Z">
              <w:r w:rsidDel="00000000" w:rsidR="00000000" w:rsidRPr="00000000">
                <w:rPr>
                  <w:rFonts w:ascii="Bookman Old Style" w:cs="Bookman Old Style" w:eastAsia="Bookman Old Style" w:hAnsi="Bookman Old Style"/>
                  <w:sz w:val="20"/>
                  <w:szCs w:val="20"/>
                  <w:rtl w:val="0"/>
                </w:rPr>
                <w:delText xml:space="preserve">2. Diagram, logic diagram, prinsip kerja, dan penggunaan alat ukur listrik/mekanik</w:delText>
              </w:r>
              <w:r w:rsidDel="00000000" w:rsidR="00000000" w:rsidRPr="00000000">
                <w:rPr>
                  <w:rtl w:val="0"/>
                </w:rPr>
              </w:r>
            </w:del>
          </w:p>
          <w:p w:rsidR="00000000" w:rsidDel="00000000" w:rsidP="00000000" w:rsidRDefault="00000000" w:rsidRPr="00000000" w14:paraId="000007A3">
            <w:pPr>
              <w:rPr>
                <w:del w:author="zainul pulungan" w:id="230" w:date="2026-08-29T07:27:00Z"/>
              </w:rPr>
            </w:pPr>
            <w:del w:author="zainul pulungan" w:id="230" w:date="2026-08-29T07:27:00Z">
              <w:r w:rsidDel="00000000" w:rsidR="00000000" w:rsidRPr="00000000">
                <w:rPr>
                  <w:rFonts w:ascii="Bookman Old Style" w:cs="Bookman Old Style" w:eastAsia="Bookman Old Style" w:hAnsi="Bookman Old Style"/>
                  <w:sz w:val="20"/>
                  <w:szCs w:val="20"/>
                  <w:rtl w:val="0"/>
                </w:rPr>
                <w:delText xml:space="preserve">3. Prosedur K2 pada pengoperasian sistem Air Pengisi</w:delText>
              </w:r>
              <w:r w:rsidDel="00000000" w:rsidR="00000000" w:rsidRPr="00000000">
                <w:rPr>
                  <w:rtl w:val="0"/>
                </w:rPr>
              </w:r>
            </w:del>
          </w:p>
          <w:p w:rsidR="00000000" w:rsidDel="00000000" w:rsidP="00000000" w:rsidRDefault="00000000" w:rsidRPr="00000000" w14:paraId="000007A4">
            <w:pPr>
              <w:rPr>
                <w:ins w:author="zainul pulungan" w:id="231" w:date="2026-08-29T07:27:02Z"/>
                <w:rFonts w:ascii="Bookman Old Style" w:cs="Bookman Old Style" w:eastAsia="Bookman Old Style" w:hAnsi="Bookman Old Style"/>
                <w:sz w:val="20"/>
                <w:szCs w:val="20"/>
              </w:rPr>
            </w:pPr>
            <w:del w:author="zainul pulungan" w:id="230" w:date="2026-08-29T07:27:00Z">
              <w:r w:rsidDel="00000000" w:rsidR="00000000" w:rsidRPr="00000000">
                <w:rPr>
                  <w:rFonts w:ascii="Bookman Old Style" w:cs="Bookman Old Style" w:eastAsia="Bookman Old Style" w:hAnsi="Bookman Old Style"/>
                  <w:sz w:val="20"/>
                  <w:szCs w:val="20"/>
                  <w:rtl w:val="0"/>
                </w:rPr>
                <w:delText xml:space="preserve">4. Mekanisme pelaporan dan pelaksanaan pekerjaan di luar perintah kerja</w:delText>
              </w:r>
            </w:del>
            <w:ins w:author="zainul pulungan" w:id="231" w:date="2026-08-29T07:27:02Z">
              <w:r w:rsidDel="00000000" w:rsidR="00000000" w:rsidRPr="00000000">
                <w:rPr>
                  <w:rtl w:val="0"/>
                </w:rPr>
              </w:r>
            </w:ins>
          </w:p>
          <w:p w:rsidR="00000000" w:rsidDel="00000000" w:rsidP="00000000" w:rsidRDefault="00000000" w:rsidRPr="00000000" w14:paraId="000007A5">
            <w:pPr>
              <w:numPr>
                <w:ilvl w:val="0"/>
                <w:numId w:val="27"/>
              </w:numPr>
              <w:ind w:left="720" w:hanging="360"/>
              <w:rPr>
                <w:ins w:author="zainul pulungan" w:id="231" w:date="2026-08-29T07:27:02Z"/>
                <w:rFonts w:ascii="Bookman Old Style" w:cs="Bookman Old Style" w:eastAsia="Bookman Old Style" w:hAnsi="Bookman Old Style"/>
                <w:sz w:val="20"/>
                <w:szCs w:val="20"/>
                <w:u w:val="none"/>
              </w:rPr>
            </w:pPr>
            <w:ins w:author="zainul pulungan" w:id="231" w:date="2026-08-29T07:27:02Z">
              <w:r w:rsidDel="00000000" w:rsidR="00000000" w:rsidRPr="00000000">
                <w:rPr>
                  <w:rFonts w:ascii="Bookman Old Style" w:cs="Bookman Old Style" w:eastAsia="Bookman Old Style" w:hAnsi="Bookman Old Style"/>
                  <w:sz w:val="24"/>
                  <w:szCs w:val="24"/>
                  <w:rtl w:val="0"/>
                  <w:rPrChange w:author="zainul pulungan" w:id="232" w:date="2026-08-29T07:27:02Z">
                    <w:rPr>
                      <w:rFonts w:ascii="Bookman Old Style" w:cs="Bookman Old Style" w:eastAsia="Bookman Old Style" w:hAnsi="Bookman Old Style"/>
                      <w:sz w:val="20"/>
                      <w:szCs w:val="20"/>
                    </w:rPr>
                  </w:rPrChange>
                </w:rPr>
                <w:t xml:space="preserve">SOP start-up, operasi normal, shutdown, parameter operasi.</w:t>
              </w:r>
              <w:r w:rsidDel="00000000" w:rsidR="00000000" w:rsidRPr="00000000">
                <w:rPr>
                  <w:rFonts w:ascii="Bookman Old Style" w:cs="Bookman Old Style" w:eastAsia="Bookman Old Style" w:hAnsi="Bookman Old Style"/>
                  <w:sz w:val="20"/>
                  <w:szCs w:val="20"/>
                  <w:rtl w:val="0"/>
                  <w:rPrChange w:author="zainul pulungan" w:id="232" w:date="2026-08-29T07:27:02Z">
                    <w:rPr>
                      <w:rFonts w:ascii="Bookman Old Style" w:cs="Bookman Old Style" w:eastAsia="Bookman Old Style" w:hAnsi="Bookman Old Style"/>
                      <w:sz w:val="20"/>
                      <w:szCs w:val="20"/>
                    </w:rPr>
                  </w:rPrChange>
                </w:rPr>
                <w:t xml:space="preserve"> </w:t>
              </w:r>
            </w:ins>
          </w:p>
          <w:p w:rsidR="00000000" w:rsidDel="00000000" w:rsidP="00000000" w:rsidRDefault="00000000" w:rsidRPr="00000000" w14:paraId="000007A6">
            <w:pPr>
              <w:numPr>
                <w:ilvl w:val="0"/>
                <w:numId w:val="27"/>
              </w:numPr>
              <w:ind w:left="720" w:hanging="360"/>
              <w:rPr>
                <w:ins w:author="zainul pulungan" w:id="231" w:date="2026-08-29T07:27:02Z"/>
                <w:rFonts w:ascii="Bookman Old Style" w:cs="Bookman Old Style" w:eastAsia="Bookman Old Style" w:hAnsi="Bookman Old Style"/>
                <w:sz w:val="20"/>
                <w:szCs w:val="20"/>
                <w:u w:val="none"/>
              </w:rPr>
            </w:pPr>
            <w:ins w:author="zainul pulungan" w:id="231" w:date="2026-08-29T07:27:02Z">
              <w:r w:rsidDel="00000000" w:rsidR="00000000" w:rsidRPr="00000000">
                <w:rPr>
                  <w:rFonts w:ascii="Bookman Old Style" w:cs="Bookman Old Style" w:eastAsia="Bookman Old Style" w:hAnsi="Bookman Old Style"/>
                  <w:sz w:val="24"/>
                  <w:szCs w:val="24"/>
                  <w:rtl w:val="0"/>
                  <w:rPrChange w:author="zainul pulungan" w:id="232" w:date="2026-08-29T07:27:02Z">
                    <w:rPr>
                      <w:rFonts w:ascii="Bookman Old Style" w:cs="Bookman Old Style" w:eastAsia="Bookman Old Style" w:hAnsi="Bookman Old Style"/>
                      <w:sz w:val="20"/>
                      <w:szCs w:val="20"/>
                    </w:rPr>
                  </w:rPrChange>
                </w:rPr>
                <w:t xml:space="preserve">K3 Ketenagalistrikan, LOTO, prosedur darurat.</w:t>
              </w:r>
              <w:r w:rsidDel="00000000" w:rsidR="00000000" w:rsidRPr="00000000">
                <w:rPr>
                  <w:rFonts w:ascii="Bookman Old Style" w:cs="Bookman Old Style" w:eastAsia="Bookman Old Style" w:hAnsi="Bookman Old Style"/>
                  <w:sz w:val="20"/>
                  <w:szCs w:val="20"/>
                  <w:rtl w:val="0"/>
                  <w:rPrChange w:author="zainul pulungan" w:id="232" w:date="2026-08-29T07:27:02Z">
                    <w:rPr>
                      <w:rFonts w:ascii="Bookman Old Style" w:cs="Bookman Old Style" w:eastAsia="Bookman Old Style" w:hAnsi="Bookman Old Style"/>
                      <w:sz w:val="20"/>
                      <w:szCs w:val="20"/>
                    </w:rPr>
                  </w:rPrChange>
                </w:rPr>
                <w:t xml:space="preserve"> </w:t>
              </w:r>
            </w:ins>
          </w:p>
          <w:p w:rsidR="00000000" w:rsidDel="00000000" w:rsidP="00000000" w:rsidRDefault="00000000" w:rsidRPr="00000000" w14:paraId="000007A7">
            <w:pPr>
              <w:numPr>
                <w:ilvl w:val="0"/>
                <w:numId w:val="27"/>
              </w:numPr>
              <w:ind w:left="720" w:hanging="360"/>
              <w:rPr>
                <w:ins w:author="zainul pulungan" w:id="231" w:date="2026-08-29T07:27:02Z"/>
                <w:rFonts w:ascii="Bookman Old Style" w:cs="Bookman Old Style" w:eastAsia="Bookman Old Style" w:hAnsi="Bookman Old Style"/>
                <w:sz w:val="20"/>
                <w:szCs w:val="20"/>
                <w:u w:val="none"/>
              </w:rPr>
            </w:pPr>
            <w:ins w:author="zainul pulungan" w:id="231" w:date="2026-08-29T07:27:02Z">
              <w:r w:rsidDel="00000000" w:rsidR="00000000" w:rsidRPr="00000000">
                <w:rPr>
                  <w:rFonts w:ascii="Bookman Old Style" w:cs="Bookman Old Style" w:eastAsia="Bookman Old Style" w:hAnsi="Bookman Old Style"/>
                  <w:sz w:val="24"/>
                  <w:szCs w:val="24"/>
                  <w:rtl w:val="0"/>
                  <w:rPrChange w:author="zainul pulungan" w:id="232" w:date="2026-08-29T07:27:02Z">
                    <w:rPr>
                      <w:rFonts w:ascii="Bookman Old Style" w:cs="Bookman Old Style" w:eastAsia="Bookman Old Style" w:hAnsi="Bookman Old Style"/>
                      <w:sz w:val="20"/>
                      <w:szCs w:val="20"/>
                    </w:rPr>
                  </w:rPrChange>
                </w:rPr>
                <w:t xml:space="preserve">Jenis gangguan </w:t>
              </w:r>
              <w:r w:rsidDel="00000000" w:rsidR="00000000" w:rsidRPr="00000000">
                <w:rPr>
                  <w:rFonts w:ascii="Bookman Old Style" w:cs="Bookman Old Style" w:eastAsia="Bookman Old Style" w:hAnsi="Bookman Old Style"/>
                  <w:i w:val="1"/>
                  <w:iCs w:val="1"/>
                  <w:sz w:val="24"/>
                  <w:szCs w:val="24"/>
                  <w:rtl w:val="0"/>
                  <w:rPrChange w:author="zainul pulungan" w:id="232" w:date="2026-08-29T07:27:02Z">
                    <w:rPr>
                      <w:rFonts w:ascii="Bookman Old Style" w:cs="Bookman Old Style" w:eastAsia="Bookman Old Style" w:hAnsi="Bookman Old Style"/>
                      <w:sz w:val="20"/>
                      <w:szCs w:val="20"/>
                    </w:rPr>
                  </w:rPrChange>
                </w:rPr>
                <w:t xml:space="preserve">Feedwater System</w:t>
              </w:r>
              <w:r w:rsidDel="00000000" w:rsidR="00000000" w:rsidRPr="00000000">
                <w:rPr>
                  <w:rFonts w:ascii="Bookman Old Style" w:cs="Bookman Old Style" w:eastAsia="Bookman Old Style" w:hAnsi="Bookman Old Style"/>
                  <w:sz w:val="24"/>
                  <w:szCs w:val="24"/>
                  <w:rtl w:val="0"/>
                  <w:rPrChange w:author="zainul pulungan" w:id="232" w:date="2026-08-29T07:27:02Z">
                    <w:rPr>
                      <w:rFonts w:ascii="Bookman Old Style" w:cs="Bookman Old Style" w:eastAsia="Bookman Old Style" w:hAnsi="Bookman Old Style"/>
                      <w:sz w:val="20"/>
                      <w:szCs w:val="20"/>
                    </w:rPr>
                  </w:rPrChange>
                </w:rPr>
                <w:t xml:space="preserve">, alarm dan interlock</w:t>
              </w:r>
              <w:r w:rsidDel="00000000" w:rsidR="00000000" w:rsidRPr="00000000">
                <w:rPr>
                  <w:rFonts w:ascii="Bookman Old Style" w:cs="Bookman Old Style" w:eastAsia="Bookman Old Style" w:hAnsi="Bookman Old Style"/>
                  <w:sz w:val="20"/>
                  <w:szCs w:val="20"/>
                  <w:rtl w:val="0"/>
                  <w:rPrChange w:author="zainul pulungan" w:id="232" w:date="2026-08-29T07:27:02Z">
                    <w:rPr>
                      <w:rFonts w:ascii="Bookman Old Style" w:cs="Bookman Old Style" w:eastAsia="Bookman Old Style" w:hAnsi="Bookman Old Style"/>
                      <w:sz w:val="20"/>
                      <w:szCs w:val="20"/>
                    </w:rPr>
                  </w:rPrChange>
                </w:rPr>
                <w:t xml:space="preserve"> </w:t>
              </w:r>
            </w:ins>
          </w:p>
          <w:p w:rsidR="00000000" w:rsidDel="00000000" w:rsidP="00000000" w:rsidRDefault="00000000" w:rsidRPr="00000000" w14:paraId="000007A8">
            <w:pPr>
              <w:numPr>
                <w:ilvl w:val="0"/>
                <w:numId w:val="27"/>
              </w:numPr>
              <w:ind w:left="720" w:hanging="360"/>
              <w:rPr>
                <w:rFonts w:ascii="Bookman Old Style" w:cs="Bookman Old Style" w:eastAsia="Bookman Old Style" w:hAnsi="Bookman Old Style"/>
                <w:sz w:val="20"/>
                <w:szCs w:val="20"/>
                <w:u w:val="none"/>
                <w:rPrChange w:author="zainul pulungan" w:id="232" w:date="2026-08-29T07:27:02Z">
                  <w:rPr/>
                </w:rPrChange>
              </w:rPr>
              <w:pPrChange w:author="zainul pulungan" w:id="0" w:date="2026-08-29T07:27:02Z">
                <w:pPr/>
              </w:pPrChange>
            </w:pPr>
            <w:ins w:author="zainul pulungan" w:id="231" w:date="2026-08-29T07:27:02Z">
              <w:r w:rsidDel="00000000" w:rsidR="00000000" w:rsidRPr="00000000">
                <w:rPr>
                  <w:rFonts w:ascii="Bookman Old Style" w:cs="Bookman Old Style" w:eastAsia="Bookman Old Style" w:hAnsi="Bookman Old Style"/>
                  <w:sz w:val="24"/>
                  <w:szCs w:val="24"/>
                  <w:rtl w:val="0"/>
                  <w:rPrChange w:author="zainul pulungan" w:id="232" w:date="2026-08-29T07:27:02Z">
                    <w:rPr>
                      <w:rFonts w:ascii="Bookman Old Style" w:cs="Bookman Old Style" w:eastAsia="Bookman Old Style" w:hAnsi="Bookman Old Style"/>
                      <w:sz w:val="20"/>
                      <w:szCs w:val="20"/>
                    </w:rPr>
                  </w:rPrChange>
                </w:rPr>
                <w:t xml:space="preserve">Hierarki komunikasi operasi pembangkit, SOP tindak lanjut gangguan.</w:t>
              </w:r>
              <w:r w:rsidDel="00000000" w:rsidR="00000000" w:rsidRPr="00000000">
                <w:rPr>
                  <w:rFonts w:ascii="Bookman Old Style" w:cs="Bookman Old Style" w:eastAsia="Bookman Old Style" w:hAnsi="Bookman Old Style"/>
                  <w:sz w:val="20"/>
                  <w:szCs w:val="20"/>
                  <w:rtl w:val="0"/>
                  <w:rPrChange w:author="zainul pulungan" w:id="232" w:date="2026-08-29T07:27:02Z">
                    <w:rPr>
                      <w:rFonts w:ascii="Bookman Old Style" w:cs="Bookman Old Style" w:eastAsia="Bookman Old Style" w:hAnsi="Bookman Old Style"/>
                      <w:sz w:val="20"/>
                      <w:szCs w:val="20"/>
                    </w:rPr>
                  </w:rPrChange>
                </w:rPr>
                <w:t xml:space="preserve"> </w:t>
              </w:r>
            </w:ins>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7A9">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3.1</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7AA">
            <w:pPr>
              <w:rPr/>
            </w:pPr>
            <w:r w:rsidDel="00000000" w:rsidR="00000000" w:rsidRPr="00000000">
              <w:rPr>
                <w:rFonts w:ascii="Bookman Old Style" w:cs="Bookman Old Style" w:eastAsia="Bookman Old Style" w:hAnsi="Bookman Old Style"/>
                <w:sz w:val="20"/>
                <w:szCs w:val="20"/>
                <w:rtl w:val="0"/>
              </w:rPr>
              <w:t xml:space="preserve">Menerapkan perintah kerja pengoperasian sistem Air Pengisi secara disiplin dan cermat, dengan komunikasi yang jelas dan lugas, serta peduli terhadap kebersihan dan keselamatan lingkungan kerja.</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7AB">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8 JP</w:t>
            </w:r>
            <w:r w:rsidDel="00000000" w:rsidR="00000000" w:rsidRPr="00000000">
              <w:rPr>
                <w:rtl w:val="0"/>
              </w:rPr>
            </w:r>
          </w:p>
        </w:tc>
      </w:tr>
      <w:tr>
        <w:trPr>
          <w:cantSplit w:val="1"/>
          <w:tblHeader w:val="0"/>
        </w:trPr>
        <w:tc>
          <w:tcPr>
            <w:vMerge w:val="continue"/>
            <w:tcMar>
              <w:top w:w="30.0" w:type="dxa"/>
              <w:left w:w="35.0" w:type="dxa"/>
              <w:bottom w:w="30.0" w:type="dxa"/>
              <w:right w:w="35.0" w:type="dxa"/>
            </w:tcMar>
          </w:tcPr>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7AE">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3.2</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7AF">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Prosedur keselamatan ketenagalistrikan (K2) diterapkan.</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7B2">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3.2</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7B3">
            <w:pPr>
              <w:rPr/>
            </w:pPr>
            <w:r w:rsidDel="00000000" w:rsidR="00000000" w:rsidRPr="00000000">
              <w:rPr>
                <w:rFonts w:ascii="Bookman Old Style" w:cs="Bookman Old Style" w:eastAsia="Bookman Old Style" w:hAnsi="Bookman Old Style"/>
                <w:sz w:val="20"/>
                <w:szCs w:val="20"/>
                <w:rtl w:val="0"/>
              </w:rPr>
              <w:t xml:space="preserve">Menerapkan prosedur keselamatan ketenagalistrikan (K2) secara disiplin dan cermat, dengan komunikasi yang jelas dan lugas, serta peduli terhadap kebersihan dan keselamatan lingkungan kerja.</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blHeader w:val="0"/>
        </w:trPr>
        <w:tc>
          <w:tcPr>
            <w:vMerge w:val="continue"/>
            <w:tcMar>
              <w:top w:w="30.0" w:type="dxa"/>
              <w:left w:w="35.0" w:type="dxa"/>
              <w:bottom w:w="30.0" w:type="dxa"/>
              <w:right w:w="35.0" w:type="dxa"/>
            </w:tcMar>
          </w:tcPr>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7B7">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3.3</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7B8">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Hal-hal yang berada diluar perintah kerja pengoperasian bagian sistem Air Pengisi, dilaporkan.</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7BB">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3.3</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7BC">
            <w:pPr>
              <w:rPr/>
            </w:pPr>
            <w:r w:rsidDel="00000000" w:rsidR="00000000" w:rsidRPr="00000000">
              <w:rPr>
                <w:rFonts w:ascii="Bookman Old Style" w:cs="Bookman Old Style" w:eastAsia="Bookman Old Style" w:hAnsi="Bookman Old Style"/>
                <w:sz w:val="20"/>
                <w:szCs w:val="20"/>
                <w:rtl w:val="0"/>
              </w:rPr>
              <w:t xml:space="preserve">Melaporkan hal-hal di luar perintah kerja pengoperasian sistem Air Pengisi secara disiplin dan cermat, dengan komunikasi yang jelas dan lugas, serta peduli terhadap kebersihan dan keselamatan lingkungan kerja.</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blHeader w:val="0"/>
        </w:trPr>
        <w:tc>
          <w:tcPr>
            <w:vMerge w:val="continue"/>
            <w:tcMar>
              <w:top w:w="30.0" w:type="dxa"/>
              <w:left w:w="35.0" w:type="dxa"/>
              <w:bottom w:w="30.0" w:type="dxa"/>
              <w:right w:w="35.0" w:type="dxa"/>
            </w:tcMar>
          </w:tcPr>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7C0">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3.4</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7C1">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Pelaksanaan Butir 3.3 yang didukung perintah resmi (tertulis atau ter-rekam melalui saluran yang baku) dilaksanakan.</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7C4">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3.4</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7C5">
            <w:pPr>
              <w:rPr/>
            </w:pPr>
            <w:r w:rsidDel="00000000" w:rsidR="00000000" w:rsidRPr="00000000">
              <w:rPr>
                <w:rFonts w:ascii="Bookman Old Style" w:cs="Bookman Old Style" w:eastAsia="Bookman Old Style" w:hAnsi="Bookman Old Style"/>
                <w:sz w:val="20"/>
                <w:szCs w:val="20"/>
                <w:rtl w:val="0"/>
              </w:rPr>
              <w:t xml:space="preserve">Melaksanakan tindakan pada Butir 3.3 setelah didukung perintah resmi secara tertulis atau terekam melalui saluran yang baku secara disiplin dan cermat, dengan komunikasi yang jelas dan lugas, serta peduli terhadap kebersihan dan keselamatan lingkungan kerja.</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blHeader w:val="0"/>
        </w:trPr>
        <w:tc>
          <w:tcPr>
            <w:vMerge w:val="restart"/>
            <w:tcMar>
              <w:top w:w="30.0" w:type="dxa"/>
              <w:left w:w="35.0" w:type="dxa"/>
              <w:bottom w:w="30.0" w:type="dxa"/>
              <w:right w:w="35.0" w:type="dxa"/>
            </w:tcMar>
          </w:tcPr>
          <w:p w:rsidR="00000000" w:rsidDel="00000000" w:rsidP="00000000" w:rsidRDefault="00000000" w:rsidRPr="00000000" w14:paraId="000007C7">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4.</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7C8">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Membuat laporan hasil pengoperasian sistem Air Pengisi</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7C9">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4.1</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7CA">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Laporan pelaksanaan pengoperasian sistem Air Pengisi sesuai standar dibuat.</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7CB">
            <w:pPr>
              <w:rPr/>
            </w:pPr>
            <w:del w:author="zainul pulungan" w:id="233" w:date="2026-08-29T07:30:56Z">
              <w:r w:rsidDel="00000000" w:rsidR="00000000" w:rsidRPr="00000000">
                <w:rPr>
                  <w:rFonts w:ascii="Bookman Old Style" w:cs="Bookman Old Style" w:eastAsia="Bookman Old Style" w:hAnsi="Bookman Old Style"/>
                  <w:sz w:val="20"/>
                  <w:szCs w:val="20"/>
                  <w:rtl w:val="0"/>
                </w:rPr>
                <w:delText xml:space="preserve">Tersusun dan ditandatanganinya</w:delText>
              </w:r>
            </w:del>
            <w:ins w:author="zainul pulungan" w:id="233" w:date="2026-08-29T07:30:56Z">
              <w:del w:author="zainul pulungan" w:id="233" w:date="2026-08-29T07:30:56Z">
                <w:r w:rsidDel="00000000" w:rsidR="00000000" w:rsidRPr="00000000">
                  <w:rPr>
                    <w:rFonts w:ascii="Bookman Old Style" w:cs="Bookman Old Style" w:eastAsia="Bookman Old Style" w:hAnsi="Bookman Old Style"/>
                    <w:sz w:val="20"/>
                    <w:szCs w:val="20"/>
                    <w:rtl w:val="0"/>
                  </w:rPr>
                  <w:delText xml:space="preserve"> </w:delText>
                </w:r>
              </w:del>
            </w:ins>
            <w:r w:rsidDel="00000000" w:rsidR="00000000" w:rsidRPr="00000000">
              <w:rPr>
                <w:rFonts w:ascii="Bookman Old Style" w:cs="Bookman Old Style" w:eastAsia="Bookman Old Style" w:hAnsi="Bookman Old Style"/>
                <w:sz w:val="20"/>
                <w:szCs w:val="20"/>
                <w:rtl w:val="0"/>
              </w:rPr>
              <w:t xml:space="preserve"> </w:t>
            </w:r>
            <w:ins w:author="zainul pulungan" w:id="234" w:date="2026-08-29T07:31:06Z">
              <w:r w:rsidDel="00000000" w:rsidR="00000000" w:rsidRPr="00000000">
                <w:rPr>
                  <w:rFonts w:ascii="Bookman Old Style" w:cs="Bookman Old Style" w:eastAsia="Bookman Old Style" w:hAnsi="Bookman Old Style"/>
                  <w:sz w:val="20"/>
                  <w:szCs w:val="20"/>
                  <w:rtl w:val="0"/>
                </w:rPr>
                <w:t xml:space="preserve"> dibuat dan ditandatanganinnya </w:t>
              </w:r>
            </w:ins>
            <w:r w:rsidDel="00000000" w:rsidR="00000000" w:rsidRPr="00000000">
              <w:rPr>
                <w:rFonts w:ascii="Bookman Old Style" w:cs="Bookman Old Style" w:eastAsia="Bookman Old Style" w:hAnsi="Bookman Old Style"/>
                <w:sz w:val="20"/>
                <w:szCs w:val="20"/>
                <w:rtl w:val="0"/>
              </w:rPr>
              <w:t xml:space="preserve">laporan hasil pengoperasian sistem Air Pengisi sesuai standar.</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7CC">
            <w:pPr>
              <w:rPr/>
            </w:pPr>
            <w:r w:rsidDel="00000000" w:rsidR="00000000" w:rsidRPr="00000000">
              <w:rPr>
                <w:rFonts w:ascii="Bookman Old Style" w:cs="Bookman Old Style" w:eastAsia="Bookman Old Style" w:hAnsi="Bookman Old Style"/>
                <w:sz w:val="20"/>
                <w:szCs w:val="20"/>
                <w:rtl w:val="0"/>
              </w:rPr>
              <w:t xml:space="preserve">Penjelasan tentang:</w:t>
            </w:r>
            <w:r w:rsidDel="00000000" w:rsidR="00000000" w:rsidRPr="00000000">
              <w:rPr>
                <w:rtl w:val="0"/>
              </w:rPr>
            </w:r>
          </w:p>
          <w:p w:rsidR="00000000" w:rsidDel="00000000" w:rsidP="00000000" w:rsidRDefault="00000000" w:rsidRPr="00000000" w14:paraId="000007CD">
            <w:pPr>
              <w:rPr>
                <w:del w:author="zainul pulungan" w:id="235" w:date="2026-08-29T07:32:52Z"/>
              </w:rPr>
            </w:pPr>
            <w:r w:rsidDel="00000000" w:rsidR="00000000" w:rsidRPr="00000000">
              <w:rPr>
                <w:rFonts w:ascii="Bookman Old Style" w:cs="Bookman Old Style" w:eastAsia="Bookman Old Style" w:hAnsi="Bookman Old Style"/>
                <w:sz w:val="20"/>
                <w:szCs w:val="20"/>
                <w:rtl w:val="0"/>
              </w:rPr>
              <w:t xml:space="preserve">1. </w:t>
            </w:r>
            <w:del w:author="zainul pulungan" w:id="235" w:date="2026-08-29T07:32:52Z">
              <w:r w:rsidDel="00000000" w:rsidR="00000000" w:rsidRPr="00000000">
                <w:rPr>
                  <w:rFonts w:ascii="Bookman Old Style" w:cs="Bookman Old Style" w:eastAsia="Bookman Old Style" w:hAnsi="Bookman Old Style"/>
                  <w:sz w:val="20"/>
                  <w:szCs w:val="20"/>
                  <w:rtl w:val="0"/>
                </w:rPr>
                <w:delText xml:space="preserve">Teknik pembuatan laporan hasil pengoperasian sistem Air Pengisi</w:delText>
              </w:r>
              <w:r w:rsidDel="00000000" w:rsidR="00000000" w:rsidRPr="00000000">
                <w:rPr>
                  <w:rtl w:val="0"/>
                </w:rPr>
              </w:r>
            </w:del>
          </w:p>
          <w:p w:rsidR="00000000" w:rsidDel="00000000" w:rsidP="00000000" w:rsidRDefault="00000000" w:rsidRPr="00000000" w14:paraId="000007CE">
            <w:pPr>
              <w:rPr>
                <w:ins w:author="zainul pulungan" w:id="236" w:date="2026-08-29T07:33:06Z"/>
                <w:rFonts w:ascii="Bookman Old Style" w:cs="Bookman Old Style" w:eastAsia="Bookman Old Style" w:hAnsi="Bookman Old Style"/>
                <w:sz w:val="20"/>
                <w:szCs w:val="20"/>
              </w:rPr>
            </w:pPr>
            <w:del w:author="zainul pulungan" w:id="235" w:date="2026-08-29T07:32:52Z">
              <w:r w:rsidDel="00000000" w:rsidR="00000000" w:rsidRPr="00000000">
                <w:rPr>
                  <w:rFonts w:ascii="Bookman Old Style" w:cs="Bookman Old Style" w:eastAsia="Bookman Old Style" w:hAnsi="Bookman Old Style"/>
                  <w:sz w:val="20"/>
                  <w:szCs w:val="20"/>
                  <w:rtl w:val="0"/>
                </w:rPr>
                <w:delText xml:space="preserve">2. Standar formulir, kelengkapan data, dan penandatanganan lapora</w:delText>
              </w:r>
            </w:del>
            <w:r w:rsidDel="00000000" w:rsidR="00000000" w:rsidRPr="00000000">
              <w:rPr>
                <w:rFonts w:ascii="Bookman Old Style" w:cs="Bookman Old Style" w:eastAsia="Bookman Old Style" w:hAnsi="Bookman Old Style"/>
                <w:sz w:val="20"/>
                <w:szCs w:val="20"/>
                <w:rtl w:val="0"/>
              </w:rPr>
              <w:t xml:space="preserve">n</w:t>
            </w:r>
            <w:ins w:author="zainul pulungan" w:id="236" w:date="2026-08-29T07:33:06Z">
              <w:r w:rsidDel="00000000" w:rsidR="00000000" w:rsidRPr="00000000">
                <w:rPr>
                  <w:rtl w:val="0"/>
                </w:rPr>
              </w:r>
            </w:ins>
          </w:p>
          <w:p w:rsidR="00000000" w:rsidDel="00000000" w:rsidP="00000000" w:rsidRDefault="00000000" w:rsidRPr="00000000" w14:paraId="000007CF">
            <w:pPr>
              <w:numPr>
                <w:ilvl w:val="0"/>
                <w:numId w:val="9"/>
              </w:numPr>
              <w:ind w:left="720" w:hanging="360"/>
              <w:rPr>
                <w:ins w:author="zainul pulungan" w:id="236" w:date="2026-08-29T07:33:06Z"/>
                <w:rFonts w:ascii="Bookman Old Style" w:cs="Bookman Old Style" w:eastAsia="Bookman Old Style" w:hAnsi="Bookman Old Style"/>
                <w:sz w:val="20"/>
                <w:szCs w:val="20"/>
                <w:u w:val="none"/>
              </w:rPr>
            </w:pPr>
            <w:ins w:author="zainul pulungan" w:id="236" w:date="2026-08-29T07:33:06Z">
              <w:r w:rsidDel="00000000" w:rsidR="00000000" w:rsidRPr="00000000">
                <w:rPr>
                  <w:rFonts w:ascii="Bookman Old Style" w:cs="Bookman Old Style" w:eastAsia="Bookman Old Style" w:hAnsi="Bookman Old Style"/>
                  <w:sz w:val="24"/>
                  <w:szCs w:val="24"/>
                  <w:rtl w:val="0"/>
                  <w:rPrChange w:author="zainul pulungan" w:id="237" w:date="2026-08-29T07:33:06Z">
                    <w:rPr>
                      <w:rFonts w:ascii="Bookman Old Style" w:cs="Bookman Old Style" w:eastAsia="Bookman Old Style" w:hAnsi="Bookman Old Style"/>
                      <w:sz w:val="20"/>
                      <w:szCs w:val="20"/>
                    </w:rPr>
                  </w:rPrChange>
                </w:rPr>
                <w:t xml:space="preserve">Teknik pembuatan laporan operasi, parameter operasi boiler.</w:t>
              </w:r>
            </w:ins>
          </w:p>
          <w:p w:rsidR="00000000" w:rsidDel="00000000" w:rsidP="00000000" w:rsidRDefault="00000000" w:rsidRPr="00000000" w14:paraId="000007D0">
            <w:pPr>
              <w:numPr>
                <w:ilvl w:val="0"/>
                <w:numId w:val="9"/>
              </w:numPr>
              <w:ind w:left="720" w:hanging="360"/>
              <w:rPr>
                <w:rFonts w:ascii="Bookman Old Style" w:cs="Bookman Old Style" w:eastAsia="Bookman Old Style" w:hAnsi="Bookman Old Style"/>
                <w:sz w:val="20"/>
                <w:szCs w:val="20"/>
                <w:u w:val="none"/>
                <w:rPrChange w:author="zainul pulungan" w:id="237" w:date="2026-08-29T07:33:06Z">
                  <w:rPr/>
                </w:rPrChange>
              </w:rPr>
              <w:pPrChange w:author="zainul pulungan" w:id="0" w:date="2026-08-29T07:33:06Z">
                <w:pPr/>
              </w:pPrChange>
            </w:pPr>
            <w:ins w:author="zainul pulungan" w:id="236" w:date="2026-08-29T07:33:06Z">
              <w:r w:rsidDel="00000000" w:rsidR="00000000" w:rsidRPr="00000000">
                <w:rPr>
                  <w:rFonts w:ascii="Bookman Old Style" w:cs="Bookman Old Style" w:eastAsia="Bookman Old Style" w:hAnsi="Bookman Old Style"/>
                  <w:sz w:val="24"/>
                  <w:szCs w:val="24"/>
                  <w:rtl w:val="0"/>
                  <w:rPrChange w:author="zainul pulungan" w:id="237" w:date="2026-08-29T07:33:06Z">
                    <w:rPr>
                      <w:rFonts w:ascii="Bookman Old Style" w:cs="Bookman Old Style" w:eastAsia="Bookman Old Style" w:hAnsi="Bookman Old Style"/>
                      <w:sz w:val="20"/>
                      <w:szCs w:val="20"/>
                    </w:rPr>
                  </w:rPrChange>
                </w:rPr>
                <w:t xml:space="preserve">Prosedur administrasi operasi pembangkit.</w:t>
              </w:r>
              <w:r w:rsidDel="00000000" w:rsidR="00000000" w:rsidRPr="00000000">
                <w:rPr>
                  <w:rFonts w:ascii="Bookman Old Style" w:cs="Bookman Old Style" w:eastAsia="Bookman Old Style" w:hAnsi="Bookman Old Style"/>
                  <w:sz w:val="20"/>
                  <w:szCs w:val="20"/>
                  <w:rtl w:val="0"/>
                  <w:rPrChange w:author="zainul pulungan" w:id="237" w:date="2026-08-29T07:33:06Z">
                    <w:rPr>
                      <w:rFonts w:ascii="Bookman Old Style" w:cs="Bookman Old Style" w:eastAsia="Bookman Old Style" w:hAnsi="Bookman Old Style"/>
                      <w:sz w:val="20"/>
                      <w:szCs w:val="20"/>
                    </w:rPr>
                  </w:rPrChange>
                </w:rPr>
                <w:t xml:space="preserve">  </w:t>
              </w:r>
            </w:ins>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7D1">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4.1</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7D2">
            <w:pPr>
              <w:rPr/>
            </w:pPr>
            <w:r w:rsidDel="00000000" w:rsidR="00000000" w:rsidRPr="00000000">
              <w:rPr>
                <w:rFonts w:ascii="Bookman Old Style" w:cs="Bookman Old Style" w:eastAsia="Bookman Old Style" w:hAnsi="Bookman Old Style"/>
                <w:sz w:val="20"/>
                <w:szCs w:val="20"/>
                <w:rtl w:val="0"/>
              </w:rPr>
              <w:t xml:space="preserve">Membuat laporan pelaksanaan pengoperasian sistem Air Pengisi sesuai standar secara disiplin dan cermat, dengan komunikasi yang jelas dan lugas, serta peduli terhadap kebersihan dan keselamatan lingkungan kerja.</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7D3">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4 JP</w:t>
            </w:r>
            <w:r w:rsidDel="00000000" w:rsidR="00000000" w:rsidRPr="00000000">
              <w:rPr>
                <w:rtl w:val="0"/>
              </w:rPr>
            </w:r>
          </w:p>
        </w:tc>
      </w:tr>
      <w:tr>
        <w:trPr>
          <w:cantSplit w:val="1"/>
          <w:tblHeader w:val="0"/>
        </w:trPr>
        <w:tc>
          <w:tcPr>
            <w:vMerge w:val="continue"/>
            <w:tcMar>
              <w:top w:w="30.0" w:type="dxa"/>
              <w:left w:w="35.0" w:type="dxa"/>
              <w:bottom w:w="30.0" w:type="dxa"/>
              <w:right w:w="35.0" w:type="dxa"/>
            </w:tcMar>
          </w:tcPr>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7D6">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4.2</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7D7">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Form laporan hasil pelaksanaan pengoperasian sistem Air Pengisi ditandatangani.</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7DA">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4.2</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7DB">
            <w:pPr>
              <w:rPr/>
            </w:pPr>
            <w:r w:rsidDel="00000000" w:rsidR="00000000" w:rsidRPr="00000000">
              <w:rPr>
                <w:rFonts w:ascii="Bookman Old Style" w:cs="Bookman Old Style" w:eastAsia="Bookman Old Style" w:hAnsi="Bookman Old Style"/>
                <w:sz w:val="20"/>
                <w:szCs w:val="20"/>
                <w:rtl w:val="0"/>
              </w:rPr>
              <w:t xml:space="preserve">Menandatangani formulir laporan hasil pelaksanaan pengoperasian sistem Air Pengisi secara disiplin dan cermat, dengan komunikasi yang jelas dan lugas, serta peduli terhadap kebersihan dan keselamatan lingkungan kerja.</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blHeader w:val="0"/>
        </w:trPr>
        <w:tc>
          <w:tcPr>
            <w:gridSpan w:val="9"/>
            <w:tcMar>
              <w:top w:w="30.0" w:type="dxa"/>
              <w:left w:w="35.0" w:type="dxa"/>
              <w:bottom w:w="30.0" w:type="dxa"/>
              <w:right w:w="35.0" w:type="dxa"/>
            </w:tcMar>
          </w:tcPr>
          <w:p w:rsidR="00000000" w:rsidDel="00000000" w:rsidP="00000000" w:rsidRDefault="00000000" w:rsidRPr="00000000" w14:paraId="000007DD">
            <w:pPr>
              <w:jc w:val="center"/>
              <w:rPr/>
              <w:pPrChange w:author="Kamila Nurhusna" w:id="0" w:date="2026-08-29T05:15:57Z">
                <w:pPr>
                  <w:jc w:val="both"/>
                </w:pPr>
              </w:pPrChange>
            </w:pPr>
            <w:r w:rsidDel="00000000" w:rsidR="00000000" w:rsidRPr="00000000">
              <w:rPr>
                <w:rFonts w:ascii="Bookman Old Style" w:cs="Bookman Old Style" w:eastAsia="Bookman Old Style" w:hAnsi="Bookman Old Style"/>
                <w:b w:val="1"/>
                <w:bCs w:val="1"/>
                <w:sz w:val="20"/>
                <w:szCs w:val="20"/>
                <w:rtl w:val="0"/>
              </w:rPr>
              <w:t xml:space="preserve">Asesmen</w:t>
              <w:br w:type="textWrapping"/>
            </w:r>
            <w:r w:rsidDel="00000000" w:rsidR="00000000" w:rsidRPr="00000000">
              <w:rPr>
                <w:rtl w:val="0"/>
              </w:rPr>
            </w:r>
          </w:p>
        </w:tc>
      </w:tr>
    </w:tbl>
    <w:p w:rsidR="00000000" w:rsidDel="00000000" w:rsidP="00000000" w:rsidRDefault="00000000" w:rsidRPr="00000000" w14:paraId="000007E6">
      <w:pPr>
        <w:rPr>
          <w:rFonts w:ascii="Bookman Old Style" w:cs="Bookman Old Style" w:eastAsia="Bookman Old Style" w:hAnsi="Bookman Old Style"/>
          <w:sz w:val="24"/>
          <w:szCs w:val="24"/>
        </w:rPr>
      </w:pPr>
      <w:r w:rsidDel="00000000" w:rsidR="00000000" w:rsidRPr="00000000">
        <w:rPr>
          <w:rtl w:val="0"/>
        </w:rPr>
      </w:r>
    </w:p>
    <w:tbl>
      <w:tblPr>
        <w:tblStyle w:val="Table23"/>
        <w:tblW w:w="13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60"/>
        <w:gridCol w:w="2500"/>
        <w:gridCol w:w="360"/>
        <w:gridCol w:w="10100"/>
        <w:tblGridChange w:id="0">
          <w:tblGrid>
            <w:gridCol w:w="760"/>
            <w:gridCol w:w="2500"/>
            <w:gridCol w:w="360"/>
            <w:gridCol w:w="10100"/>
          </w:tblGrid>
        </w:tblGridChange>
      </w:tblGrid>
      <w:tr>
        <w:trPr>
          <w:cantSplit w:val="1"/>
          <w:tblHeader w:val="0"/>
        </w:trPr>
        <w:tc>
          <w:tcPr>
            <w:vMerge w:val="restart"/>
            <w:tcMar>
              <w:top w:w="35.0" w:type="dxa"/>
              <w:left w:w="55.0" w:type="dxa"/>
              <w:bottom w:w="35.0" w:type="dxa"/>
              <w:right w:w="55.0" w:type="dxa"/>
            </w:tcMar>
          </w:tcPr>
          <w:p w:rsidR="00000000" w:rsidDel="00000000" w:rsidP="00000000" w:rsidRDefault="00000000" w:rsidRPr="00000000" w14:paraId="000007E7">
            <w:pPr>
              <w:rPr/>
            </w:pPr>
            <w:r w:rsidDel="00000000" w:rsidR="00000000" w:rsidRPr="00000000">
              <w:rPr>
                <w:rFonts w:ascii="Bookman Old Style" w:cs="Bookman Old Style" w:eastAsia="Bookman Old Style" w:hAnsi="Bookman Old Style"/>
                <w:rtl w:val="0"/>
              </w:rPr>
              <w:t xml:space="preserve">1.11.</w:t>
            </w: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7E8">
            <w:pPr>
              <w:rPr/>
            </w:pPr>
            <w:r w:rsidDel="00000000" w:rsidR="00000000" w:rsidRPr="00000000">
              <w:rPr>
                <w:rFonts w:ascii="Bookman Old Style" w:cs="Bookman Old Style" w:eastAsia="Bookman Old Style" w:hAnsi="Bookman Old Style"/>
                <w:rtl w:val="0"/>
              </w:rPr>
              <w:t xml:space="preserve">Judul Unit Kompetensi</w:t>
            </w: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7E9">
            <w:pPr>
              <w:jc w:val="center"/>
              <w:rPr/>
            </w:pPr>
            <w:r w:rsidDel="00000000" w:rsidR="00000000" w:rsidRPr="00000000">
              <w:rPr>
                <w:rFonts w:ascii="Bookman Old Style" w:cs="Bookman Old Style" w:eastAsia="Bookman Old Style" w:hAnsi="Bookman Old Style"/>
                <w:rtl w:val="0"/>
              </w:rPr>
              <w:t xml:space="preserve">:</w:t>
            </w:r>
            <w:r w:rsidDel="00000000" w:rsidR="00000000" w:rsidRPr="00000000">
              <w:rPr>
                <w:rtl w:val="0"/>
              </w:rPr>
            </w:r>
          </w:p>
        </w:tc>
        <w:tc>
          <w:tcPr>
            <w:tcMar>
              <w:top w:w="35.0" w:type="dxa"/>
              <w:left w:w="55.0" w:type="dxa"/>
              <w:bottom w:w="35.0" w:type="dxa"/>
              <w:right w:w="55.0" w:type="dxa"/>
            </w:tcMar>
          </w:tcPr>
          <w:p w:rsidR="00000000" w:rsidDel="00000000" w:rsidP="00000000" w:rsidRDefault="00000000" w:rsidRPr="00000000" w14:paraId="000007EA">
            <w:pPr>
              <w:rPr/>
            </w:pPr>
            <w:r w:rsidDel="00000000" w:rsidR="00000000" w:rsidRPr="00000000">
              <w:rPr>
                <w:rFonts w:ascii="Bookman Old Style" w:cs="Bookman Old Style" w:eastAsia="Bookman Old Style" w:hAnsi="Bookman Old Style"/>
                <w:rtl w:val="0"/>
              </w:rPr>
              <w:t xml:space="preserve">Mengoperasikan Sistem Udara Tekan bagi Pelaksana Madya</w:t>
            </w:r>
            <w:r w:rsidDel="00000000" w:rsidR="00000000" w:rsidRPr="00000000">
              <w:rPr>
                <w:rtl w:val="0"/>
              </w:rPr>
            </w:r>
          </w:p>
        </w:tc>
      </w:tr>
      <w:tr>
        <w:trPr>
          <w:cantSplit w:val="1"/>
          <w:tblHeader w:val="0"/>
        </w:trPr>
        <w:tc>
          <w:tcPr>
            <w:vMerge w:val="continue"/>
            <w:tcMar>
              <w:top w:w="35.0" w:type="dxa"/>
              <w:left w:w="55.0" w:type="dxa"/>
              <w:bottom w:w="35.0" w:type="dxa"/>
              <w:right w:w="55.0" w:type="dxa"/>
            </w:tcMar>
          </w:tcPr>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7EC">
            <w:pPr>
              <w:rPr/>
            </w:pPr>
            <w:r w:rsidDel="00000000" w:rsidR="00000000" w:rsidRPr="00000000">
              <w:rPr>
                <w:rFonts w:ascii="Bookman Old Style" w:cs="Bookman Old Style" w:eastAsia="Bookman Old Style" w:hAnsi="Bookman Old Style"/>
                <w:rtl w:val="0"/>
              </w:rPr>
              <w:t xml:space="preserve">Kode</w:t>
            </w: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7ED">
            <w:pPr>
              <w:jc w:val="center"/>
              <w:rPr/>
            </w:pPr>
            <w:r w:rsidDel="00000000" w:rsidR="00000000" w:rsidRPr="00000000">
              <w:rPr>
                <w:rFonts w:ascii="Bookman Old Style" w:cs="Bookman Old Style" w:eastAsia="Bookman Old Style" w:hAnsi="Bookman Old Style"/>
                <w:rtl w:val="0"/>
              </w:rPr>
              <w:t xml:space="preserve">:</w:t>
            </w:r>
            <w:r w:rsidDel="00000000" w:rsidR="00000000" w:rsidRPr="00000000">
              <w:rPr>
                <w:rtl w:val="0"/>
              </w:rPr>
            </w:r>
          </w:p>
        </w:tc>
        <w:tc>
          <w:tcPr>
            <w:tcMar>
              <w:top w:w="35.0" w:type="dxa"/>
              <w:left w:w="55.0" w:type="dxa"/>
              <w:bottom w:w="35.0" w:type="dxa"/>
              <w:right w:w="55.0" w:type="dxa"/>
            </w:tcMar>
          </w:tcPr>
          <w:p w:rsidR="00000000" w:rsidDel="00000000" w:rsidP="00000000" w:rsidRDefault="00000000" w:rsidRPr="00000000" w14:paraId="000007EE">
            <w:pPr>
              <w:rPr/>
            </w:pPr>
            <w:r w:rsidDel="00000000" w:rsidR="00000000" w:rsidRPr="00000000">
              <w:rPr>
                <w:rFonts w:ascii="Bookman Old Style" w:cs="Bookman Old Style" w:eastAsia="Bookman Old Style" w:hAnsi="Bookman Old Style"/>
                <w:rtl w:val="0"/>
              </w:rPr>
              <w:t xml:space="preserve">D.35.114.00.022.1</w:t>
            </w:r>
            <w:r w:rsidDel="00000000" w:rsidR="00000000" w:rsidRPr="00000000">
              <w:rPr>
                <w:rtl w:val="0"/>
              </w:rPr>
            </w:r>
          </w:p>
        </w:tc>
      </w:tr>
      <w:tr>
        <w:trPr>
          <w:cantSplit w:val="1"/>
          <w:tblHeader w:val="0"/>
        </w:trPr>
        <w:tc>
          <w:tcPr>
            <w:vMerge w:val="continue"/>
            <w:tcMar>
              <w:top w:w="35.0" w:type="dxa"/>
              <w:left w:w="55.0" w:type="dxa"/>
              <w:bottom w:w="35.0" w:type="dxa"/>
              <w:right w:w="55.0" w:type="dxa"/>
            </w:tcMar>
          </w:tcPr>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7F0">
            <w:pPr>
              <w:rPr/>
            </w:pPr>
            <w:r w:rsidDel="00000000" w:rsidR="00000000" w:rsidRPr="00000000">
              <w:rPr>
                <w:rFonts w:ascii="Bookman Old Style" w:cs="Bookman Old Style" w:eastAsia="Bookman Old Style" w:hAnsi="Bookman Old Style"/>
                <w:rtl w:val="0"/>
              </w:rPr>
              <w:t xml:space="preserve">Perkiraan Waktu</w:t>
            </w: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7F1">
            <w:pPr>
              <w:jc w:val="center"/>
              <w:rPr/>
            </w:pPr>
            <w:r w:rsidDel="00000000" w:rsidR="00000000" w:rsidRPr="00000000">
              <w:rPr>
                <w:rFonts w:ascii="Bookman Old Style" w:cs="Bookman Old Style" w:eastAsia="Bookman Old Style" w:hAnsi="Bookman Old Style"/>
                <w:rtl w:val="0"/>
              </w:rPr>
              <w:t xml:space="preserve">:</w:t>
            </w:r>
            <w:r w:rsidDel="00000000" w:rsidR="00000000" w:rsidRPr="00000000">
              <w:rPr>
                <w:rtl w:val="0"/>
              </w:rPr>
            </w:r>
          </w:p>
        </w:tc>
        <w:tc>
          <w:tcPr>
            <w:tcMar>
              <w:top w:w="35.0" w:type="dxa"/>
              <w:left w:w="55.0" w:type="dxa"/>
              <w:bottom w:w="35.0" w:type="dxa"/>
              <w:right w:w="55.0" w:type="dxa"/>
            </w:tcMar>
          </w:tcPr>
          <w:p w:rsidR="00000000" w:rsidDel="00000000" w:rsidP="00000000" w:rsidRDefault="00000000" w:rsidRPr="00000000" w14:paraId="000007F2">
            <w:pPr>
              <w:rPr/>
            </w:pPr>
            <w:r w:rsidDel="00000000" w:rsidR="00000000" w:rsidRPr="00000000">
              <w:rPr>
                <w:rFonts w:ascii="Bookman Old Style" w:cs="Bookman Old Style" w:eastAsia="Bookman Old Style" w:hAnsi="Bookman Old Style"/>
                <w:rtl w:val="0"/>
              </w:rPr>
              <w:t xml:space="preserve">16 JP @ 45 menit</w:t>
            </w:r>
            <w:r w:rsidDel="00000000" w:rsidR="00000000" w:rsidRPr="00000000">
              <w:rPr>
                <w:rtl w:val="0"/>
              </w:rPr>
            </w:r>
          </w:p>
        </w:tc>
      </w:tr>
      <w:tr>
        <w:trPr>
          <w:cantSplit w:val="1"/>
          <w:tblHeader w:val="0"/>
        </w:trPr>
        <w:tc>
          <w:tcPr>
            <w:vMerge w:val="continue"/>
            <w:tcMar>
              <w:top w:w="35.0" w:type="dxa"/>
              <w:left w:w="55.0" w:type="dxa"/>
              <w:bottom w:w="35.0" w:type="dxa"/>
              <w:right w:w="55.0" w:type="dxa"/>
            </w:tcMar>
          </w:tcPr>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7F4">
            <w:pPr>
              <w:rPr/>
            </w:pPr>
            <w:r w:rsidDel="00000000" w:rsidR="00000000" w:rsidRPr="00000000">
              <w:rPr>
                <w:rFonts w:ascii="Bookman Old Style" w:cs="Bookman Old Style" w:eastAsia="Bookman Old Style" w:hAnsi="Bookman Old Style"/>
                <w:rtl w:val="0"/>
              </w:rPr>
              <w:t xml:space="preserve">Metode</w:t>
            </w: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7F5">
            <w:pPr>
              <w:jc w:val="center"/>
              <w:rPr/>
            </w:pPr>
            <w:r w:rsidDel="00000000" w:rsidR="00000000" w:rsidRPr="00000000">
              <w:rPr>
                <w:rFonts w:ascii="Bookman Old Style" w:cs="Bookman Old Style" w:eastAsia="Bookman Old Style" w:hAnsi="Bookman Old Style"/>
                <w:rtl w:val="0"/>
              </w:rPr>
              <w:t xml:space="preserve">:</w:t>
            </w:r>
            <w:r w:rsidDel="00000000" w:rsidR="00000000" w:rsidRPr="00000000">
              <w:rPr>
                <w:rtl w:val="0"/>
              </w:rPr>
            </w:r>
          </w:p>
        </w:tc>
        <w:tc>
          <w:tcPr>
            <w:tcMar>
              <w:top w:w="35.0" w:type="dxa"/>
              <w:left w:w="55.0" w:type="dxa"/>
              <w:bottom w:w="35.0" w:type="dxa"/>
              <w:right w:w="55.0" w:type="dxa"/>
            </w:tcMar>
          </w:tcPr>
          <w:p w:rsidR="00000000" w:rsidDel="00000000" w:rsidP="00000000" w:rsidRDefault="00000000" w:rsidRPr="00000000" w14:paraId="000007F6">
            <w:pPr>
              <w:rPr/>
            </w:pPr>
            <w:r w:rsidDel="00000000" w:rsidR="00000000" w:rsidRPr="00000000">
              <w:rPr>
                <w:rFonts w:ascii="Bookman Old Style" w:cs="Bookman Old Style" w:eastAsia="Bookman Old Style" w:hAnsi="Bookman Old Style"/>
                <w:rtl w:val="0"/>
              </w:rPr>
              <w:t xml:space="preserve">Luring</w:t>
            </w:r>
            <w:r w:rsidDel="00000000" w:rsidR="00000000" w:rsidRPr="00000000">
              <w:rPr>
                <w:rtl w:val="0"/>
              </w:rPr>
            </w:r>
          </w:p>
        </w:tc>
      </w:tr>
      <w:tr>
        <w:trPr>
          <w:cantSplit w:val="1"/>
          <w:tblHeader w:val="0"/>
        </w:trPr>
        <w:tc>
          <w:tcPr>
            <w:vMerge w:val="continue"/>
            <w:tcMar>
              <w:top w:w="35.0" w:type="dxa"/>
              <w:left w:w="55.0" w:type="dxa"/>
              <w:bottom w:w="35.0" w:type="dxa"/>
              <w:right w:w="55.0" w:type="dxa"/>
            </w:tcMar>
          </w:tcPr>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7F8">
            <w:pPr>
              <w:rPr/>
            </w:pPr>
            <w:r w:rsidDel="00000000" w:rsidR="00000000" w:rsidRPr="00000000">
              <w:rPr>
                <w:rFonts w:ascii="Bookman Old Style" w:cs="Bookman Old Style" w:eastAsia="Bookman Old Style" w:hAnsi="Bookman Old Style"/>
                <w:rtl w:val="0"/>
              </w:rPr>
              <w:t xml:space="preserve">Capaian</w:t>
            </w: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7F9">
            <w:pPr>
              <w:jc w:val="center"/>
              <w:rPr/>
            </w:pPr>
            <w:r w:rsidDel="00000000" w:rsidR="00000000" w:rsidRPr="00000000">
              <w:rPr>
                <w:rFonts w:ascii="Bookman Old Style" w:cs="Bookman Old Style" w:eastAsia="Bookman Old Style" w:hAnsi="Bookman Old Style"/>
                <w:rtl w:val="0"/>
              </w:rPr>
              <w:t xml:space="preserve">:</w:t>
            </w:r>
            <w:r w:rsidDel="00000000" w:rsidR="00000000" w:rsidRPr="00000000">
              <w:rPr>
                <w:rtl w:val="0"/>
              </w:rPr>
            </w:r>
          </w:p>
        </w:tc>
        <w:tc>
          <w:tcPr>
            <w:tcMar>
              <w:top w:w="35.0" w:type="dxa"/>
              <w:left w:w="55.0" w:type="dxa"/>
              <w:bottom w:w="35.0" w:type="dxa"/>
              <w:right w:w="55.0" w:type="dxa"/>
            </w:tcMar>
          </w:tcPr>
          <w:p w:rsidR="00000000" w:rsidDel="00000000" w:rsidP="00000000" w:rsidRDefault="00000000" w:rsidRPr="00000000" w14:paraId="000007FA">
            <w:pPr>
              <w:rPr/>
            </w:pPr>
            <w:r w:rsidDel="00000000" w:rsidR="00000000" w:rsidRPr="00000000">
              <w:rPr>
                <w:rFonts w:ascii="Bookman Old Style" w:cs="Bookman Old Style" w:eastAsia="Bookman Old Style" w:hAnsi="Bookman Old Style"/>
                <w:rtl w:val="0"/>
              </w:rPr>
              <w:t xml:space="preserve">Terlaksananya pengoperasian sistem Udara Tekan sesuai perintah kerja, SOP, dan ketentuan K2 secara disiplin dan cermat.</w:t>
            </w:r>
            <w:r w:rsidDel="00000000" w:rsidR="00000000" w:rsidRPr="00000000">
              <w:rPr>
                <w:rtl w:val="0"/>
              </w:rPr>
            </w:r>
          </w:p>
        </w:tc>
      </w:tr>
    </w:tbl>
    <w:p w:rsidR="00000000" w:rsidDel="00000000" w:rsidP="00000000" w:rsidRDefault="00000000" w:rsidRPr="00000000" w14:paraId="000007FB">
      <w:pPr>
        <w:spacing w:after="0" w:line="20" w:lineRule="auto"/>
        <w:rPr>
          <w:sz w:val="2"/>
          <w:szCs w:val="2"/>
        </w:rPr>
      </w:pPr>
      <w:r w:rsidDel="00000000" w:rsidR="00000000" w:rsidRPr="00000000">
        <w:rPr>
          <w:rtl w:val="0"/>
        </w:rPr>
      </w:r>
    </w:p>
    <w:tbl>
      <w:tblPr>
        <w:tblStyle w:val="Table24"/>
        <w:tblW w:w="139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0"/>
        <w:gridCol w:w="1550"/>
        <w:gridCol w:w="450"/>
        <w:gridCol w:w="2050"/>
        <w:gridCol w:w="2350"/>
        <w:gridCol w:w="2700"/>
        <w:gridCol w:w="450"/>
        <w:gridCol w:w="3300"/>
        <w:gridCol w:w="650"/>
        <w:tblGridChange w:id="0">
          <w:tblGrid>
            <w:gridCol w:w="400"/>
            <w:gridCol w:w="1550"/>
            <w:gridCol w:w="450"/>
            <w:gridCol w:w="2050"/>
            <w:gridCol w:w="2350"/>
            <w:gridCol w:w="2700"/>
            <w:gridCol w:w="450"/>
            <w:gridCol w:w="3300"/>
            <w:gridCol w:w="650"/>
          </w:tblGrid>
        </w:tblGridChange>
      </w:tblGrid>
      <w:tr>
        <w:trPr>
          <w:cantSplit w:val="1"/>
          <w:tblHeader w:val="1"/>
        </w:trPr>
        <w:tc>
          <w:tcPr>
            <w:gridSpan w:val="2"/>
            <w:tcMar>
              <w:top w:w="30.0" w:type="dxa"/>
              <w:left w:w="35.0" w:type="dxa"/>
              <w:bottom w:w="30.0" w:type="dxa"/>
              <w:right w:w="35.0" w:type="dxa"/>
            </w:tcMar>
          </w:tcPr>
          <w:p w:rsidR="00000000" w:rsidDel="00000000" w:rsidP="00000000" w:rsidRDefault="00000000" w:rsidRPr="00000000" w14:paraId="000007FC">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0"/>
                <w:szCs w:val="20"/>
                <w:rtl w:val="0"/>
              </w:rPr>
              <w:t xml:space="preserve">Elemen</w:t>
              <w:br w:type="textWrapping"/>
              <w:t xml:space="preserve">Kompetensi</w:t>
            </w:r>
            <w:r w:rsidDel="00000000" w:rsidR="00000000" w:rsidRPr="00000000">
              <w:rPr>
                <w:rtl w:val="0"/>
              </w:rPr>
            </w:r>
          </w:p>
        </w:tc>
        <w:tc>
          <w:tcPr>
            <w:gridSpan w:val="2"/>
            <w:tcMar>
              <w:top w:w="30.0" w:type="dxa"/>
              <w:left w:w="35.0" w:type="dxa"/>
              <w:bottom w:w="30.0" w:type="dxa"/>
              <w:right w:w="35.0" w:type="dxa"/>
            </w:tcMar>
          </w:tcPr>
          <w:p w:rsidR="00000000" w:rsidDel="00000000" w:rsidP="00000000" w:rsidRDefault="00000000" w:rsidRPr="00000000" w14:paraId="000007FE">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0"/>
                <w:szCs w:val="20"/>
                <w:rtl w:val="0"/>
              </w:rPr>
              <w:t xml:space="preserve">Kriteria</w:t>
              <w:br w:type="textWrapping"/>
              <w:t xml:space="preserve">Unjuk Kerja</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800">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0"/>
                <w:szCs w:val="20"/>
                <w:rtl w:val="0"/>
              </w:rPr>
              <w:t xml:space="preserve">Indikator</w:t>
              <w:br w:type="textWrapping"/>
              <w:t xml:space="preserve">Unjuk Kerja</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801">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0"/>
                <w:szCs w:val="20"/>
                <w:rtl w:val="0"/>
              </w:rPr>
              <w:t xml:space="preserve">Pengetahuan</w:t>
            </w:r>
            <w:r w:rsidDel="00000000" w:rsidR="00000000" w:rsidRPr="00000000">
              <w:rPr>
                <w:rtl w:val="0"/>
              </w:rPr>
            </w:r>
          </w:p>
        </w:tc>
        <w:tc>
          <w:tcPr>
            <w:gridSpan w:val="2"/>
            <w:tcMar>
              <w:top w:w="30.0" w:type="dxa"/>
              <w:left w:w="35.0" w:type="dxa"/>
              <w:bottom w:w="30.0" w:type="dxa"/>
              <w:right w:w="35.0" w:type="dxa"/>
            </w:tcMar>
          </w:tcPr>
          <w:p w:rsidR="00000000" w:rsidDel="00000000" w:rsidP="00000000" w:rsidRDefault="00000000" w:rsidRPr="00000000" w14:paraId="00000802">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0"/>
                <w:szCs w:val="20"/>
                <w:rtl w:val="0"/>
              </w:rPr>
              <w:t xml:space="preserve">Keterampilan</w:t>
              <w:br w:type="textWrapping"/>
              <w:t xml:space="preserve">dan Sikap</w:t>
            </w:r>
            <w:r w:rsidDel="00000000" w:rsidR="00000000" w:rsidRPr="00000000">
              <w:rPr>
                <w:rtl w:val="0"/>
              </w:rPr>
            </w:r>
          </w:p>
        </w:tc>
        <w:tc>
          <w:tcPr>
            <w:tcMar>
              <w:top w:w="30.0" w:type="dxa"/>
              <w:left w:w="5.0" w:type="dxa"/>
              <w:bottom w:w="30.0" w:type="dxa"/>
              <w:right w:w="5.0" w:type="dxa"/>
            </w:tcMar>
          </w:tcPr>
          <w:p w:rsidR="00000000" w:rsidDel="00000000" w:rsidP="00000000" w:rsidRDefault="00000000" w:rsidRPr="00000000" w14:paraId="00000804">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16"/>
                <w:szCs w:val="16"/>
                <w:rtl w:val="0"/>
              </w:rPr>
              <w:t xml:space="preserve">Durasi</w:t>
            </w:r>
            <w:r w:rsidDel="00000000" w:rsidR="00000000" w:rsidRPr="00000000">
              <w:rPr>
                <w:rtl w:val="0"/>
              </w:rPr>
            </w:r>
          </w:p>
        </w:tc>
      </w:tr>
      <w:tr>
        <w:trPr>
          <w:cantSplit w:val="1"/>
          <w:tblHeader w:val="0"/>
        </w:trPr>
        <w:tc>
          <w:tcPr>
            <w:vMerge w:val="restart"/>
            <w:tcMar>
              <w:top w:w="30.0" w:type="dxa"/>
              <w:left w:w="35.0" w:type="dxa"/>
              <w:bottom w:w="30.0" w:type="dxa"/>
              <w:right w:w="35.0" w:type="dxa"/>
            </w:tcMar>
          </w:tcPr>
          <w:p w:rsidR="00000000" w:rsidDel="00000000" w:rsidP="00000000" w:rsidRDefault="00000000" w:rsidRPr="00000000" w14:paraId="00000805">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1.</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806">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Merencanakan pengoperasian sistem Udara Tekan</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807">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1.1</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808">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Dasar pelaksanaan tugas pengoperasian sistem Udara Tekan, diketahui.</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809">
            <w:pPr>
              <w:rPr/>
            </w:pPr>
            <w:r w:rsidDel="00000000" w:rsidR="00000000" w:rsidRPr="00000000">
              <w:rPr>
                <w:rFonts w:ascii="Bookman Old Style" w:cs="Bookman Old Style" w:eastAsia="Bookman Old Style" w:hAnsi="Bookman Old Style"/>
                <w:sz w:val="20"/>
                <w:szCs w:val="20"/>
                <w:rtl w:val="0"/>
              </w:rPr>
              <w:t xml:space="preserve">Teridentifikasinya dasar, tujuan, perintah kerja, perlengkapan K2, peralatan, dan lingkup pengoperasian sistem Udara Tekan sesuai kewenangan secara cermat.</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80A">
            <w:pPr>
              <w:rPr/>
            </w:pPr>
            <w:r w:rsidDel="00000000" w:rsidR="00000000" w:rsidRPr="00000000">
              <w:rPr>
                <w:rFonts w:ascii="Bookman Old Style" w:cs="Bookman Old Style" w:eastAsia="Bookman Old Style" w:hAnsi="Bookman Old Style"/>
                <w:sz w:val="20"/>
                <w:szCs w:val="20"/>
                <w:rtl w:val="0"/>
              </w:rPr>
              <w:t xml:space="preserve">Penjelasan tentang:</w:t>
            </w:r>
            <w:r w:rsidDel="00000000" w:rsidR="00000000" w:rsidRPr="00000000">
              <w:rPr>
                <w:rtl w:val="0"/>
              </w:rPr>
            </w:r>
          </w:p>
          <w:p w:rsidR="00000000" w:rsidDel="00000000" w:rsidP="00000000" w:rsidRDefault="00000000" w:rsidRPr="00000000" w14:paraId="0000080B">
            <w:pPr>
              <w:rPr/>
            </w:pPr>
            <w:r w:rsidDel="00000000" w:rsidR="00000000" w:rsidRPr="00000000">
              <w:rPr>
                <w:rFonts w:ascii="Bookman Old Style" w:cs="Bookman Old Style" w:eastAsia="Bookman Old Style" w:hAnsi="Bookman Old Style"/>
                <w:sz w:val="20"/>
                <w:szCs w:val="20"/>
                <w:rtl w:val="0"/>
              </w:rPr>
              <w:t xml:space="preserve">1. Peraturan dan perundangan terkait K2</w:t>
            </w:r>
            <w:r w:rsidDel="00000000" w:rsidR="00000000" w:rsidRPr="00000000">
              <w:rPr>
                <w:rtl w:val="0"/>
              </w:rPr>
            </w:r>
          </w:p>
          <w:p w:rsidR="00000000" w:rsidDel="00000000" w:rsidP="00000000" w:rsidRDefault="00000000" w:rsidRPr="00000000" w14:paraId="0000080C">
            <w:pPr>
              <w:rPr/>
            </w:pPr>
            <w:r w:rsidDel="00000000" w:rsidR="00000000" w:rsidRPr="00000000">
              <w:rPr>
                <w:rFonts w:ascii="Bookman Old Style" w:cs="Bookman Old Style" w:eastAsia="Bookman Old Style" w:hAnsi="Bookman Old Style"/>
                <w:sz w:val="20"/>
                <w:szCs w:val="20"/>
                <w:rtl w:val="0"/>
              </w:rPr>
              <w:t xml:space="preserve">2. SOP, diagram, logic diagram, dan prinsip kerja sistem Udara Tekan</w:t>
            </w:r>
            <w:r w:rsidDel="00000000" w:rsidR="00000000" w:rsidRPr="00000000">
              <w:rPr>
                <w:rtl w:val="0"/>
              </w:rPr>
            </w:r>
          </w:p>
          <w:p w:rsidR="00000000" w:rsidDel="00000000" w:rsidP="00000000" w:rsidRDefault="00000000" w:rsidRPr="00000000" w14:paraId="0000080D">
            <w:pPr>
              <w:rPr/>
            </w:pPr>
            <w:r w:rsidDel="00000000" w:rsidR="00000000" w:rsidRPr="00000000">
              <w:rPr>
                <w:rFonts w:ascii="Bookman Old Style" w:cs="Bookman Old Style" w:eastAsia="Bookman Old Style" w:hAnsi="Bookman Old Style"/>
                <w:sz w:val="20"/>
                <w:szCs w:val="20"/>
                <w:rtl w:val="0"/>
              </w:rPr>
              <w:t xml:space="preserve">3. Tujuan, lingkup, batas pelaksanaan, metode komunikasi, dan standar pelaporan dalam perintah kerja</w:t>
            </w:r>
            <w:r w:rsidDel="00000000" w:rsidR="00000000" w:rsidRPr="00000000">
              <w:rPr>
                <w:rtl w:val="0"/>
              </w:rPr>
            </w:r>
          </w:p>
          <w:p w:rsidR="00000000" w:rsidDel="00000000" w:rsidP="00000000" w:rsidRDefault="00000000" w:rsidRPr="00000000" w14:paraId="0000080E">
            <w:pPr>
              <w:rPr/>
            </w:pPr>
            <w:r w:rsidDel="00000000" w:rsidR="00000000" w:rsidRPr="00000000">
              <w:rPr>
                <w:rFonts w:ascii="Bookman Old Style" w:cs="Bookman Old Style" w:eastAsia="Bookman Old Style" w:hAnsi="Bookman Old Style"/>
                <w:sz w:val="20"/>
                <w:szCs w:val="20"/>
                <w:rtl w:val="0"/>
              </w:rPr>
              <w:t xml:space="preserve">4. Peralatan utama, peralatan pendukung, dan perlengkapan K2</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80F">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1.1</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810">
            <w:pPr>
              <w:rPr/>
            </w:pPr>
            <w:r w:rsidDel="00000000" w:rsidR="00000000" w:rsidRPr="00000000">
              <w:rPr>
                <w:rFonts w:ascii="Bookman Old Style" w:cs="Bookman Old Style" w:eastAsia="Bookman Old Style" w:hAnsi="Bookman Old Style"/>
                <w:sz w:val="20"/>
                <w:szCs w:val="20"/>
                <w:rtl w:val="0"/>
              </w:rPr>
              <w:t xml:space="preserve">Mengetahui dasar pelaksanaan tugas pengoperasian sistem Udara Tekan secara disiplin dan cermat, dengan komunikasi yang jelas dan lugas, serta peduli terhadap kebersihan dan keselamatan lingkungan kerja.</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811">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3 JP</w:t>
            </w:r>
            <w:r w:rsidDel="00000000" w:rsidR="00000000" w:rsidRPr="00000000">
              <w:rPr>
                <w:rtl w:val="0"/>
              </w:rPr>
            </w:r>
          </w:p>
        </w:tc>
      </w:tr>
      <w:tr>
        <w:trPr>
          <w:cantSplit w:val="1"/>
          <w:tblHeader w:val="0"/>
        </w:trPr>
        <w:tc>
          <w:tcPr>
            <w:vMerge w:val="continue"/>
            <w:tcMar>
              <w:top w:w="30.0" w:type="dxa"/>
              <w:left w:w="35.0" w:type="dxa"/>
              <w:bottom w:w="30.0" w:type="dxa"/>
              <w:right w:w="35.0" w:type="dxa"/>
            </w:tcMar>
          </w:tcPr>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814">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1.2</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815">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Maksud &amp; tujuan pengoperasian sistem Udara Tekan dipahami.</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818">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1.2</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819">
            <w:pPr>
              <w:rPr/>
            </w:pPr>
            <w:r w:rsidDel="00000000" w:rsidR="00000000" w:rsidRPr="00000000">
              <w:rPr>
                <w:rFonts w:ascii="Bookman Old Style" w:cs="Bookman Old Style" w:eastAsia="Bookman Old Style" w:hAnsi="Bookman Old Style"/>
                <w:sz w:val="20"/>
                <w:szCs w:val="20"/>
                <w:rtl w:val="0"/>
              </w:rPr>
              <w:t xml:space="preserve">Memahami maksud dan tujuan pengoperasian sistem Udara Tekan secara disiplin dan cermat, dengan komunikasi yang jelas dan lugas, serta peduli terhadap kebersihan dan keselamatan lingkungan kerja.</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blHeader w:val="0"/>
        </w:trPr>
        <w:tc>
          <w:tcPr>
            <w:vMerge w:val="continue"/>
            <w:tcMar>
              <w:top w:w="30.0" w:type="dxa"/>
              <w:left w:w="35.0" w:type="dxa"/>
              <w:bottom w:w="30.0" w:type="dxa"/>
              <w:right w:w="35.0" w:type="dxa"/>
            </w:tcMar>
          </w:tcPr>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81D">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1.3</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81E">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Perintah kerja pengoperasian sistem Udara Tekan, termasuk: batasan pelaksanaan pengoperasian; metoda komunikasi; serta standar pelaporan dipahami.</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821">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1.3</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822">
            <w:pPr>
              <w:rPr/>
            </w:pPr>
            <w:r w:rsidDel="00000000" w:rsidR="00000000" w:rsidRPr="00000000">
              <w:rPr>
                <w:rFonts w:ascii="Bookman Old Style" w:cs="Bookman Old Style" w:eastAsia="Bookman Old Style" w:hAnsi="Bookman Old Style"/>
                <w:sz w:val="20"/>
                <w:szCs w:val="20"/>
                <w:rtl w:val="0"/>
              </w:rPr>
              <w:t xml:space="preserve">Memahami perintah kerja pengoperasian sistem Udara Tekan, termasuk batasan pelaksanaan pengoperasian, metode komunikasi, dan standar pelaporan secara disiplin dan cermat, dengan komunikasi yang jelas dan lugas, serta peduli terhadap kebersihan dan keselamatan lingkungan kerja.</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blHeader w:val="0"/>
        </w:trPr>
        <w:tc>
          <w:tcPr>
            <w:vMerge w:val="continue"/>
            <w:tcMar>
              <w:top w:w="30.0" w:type="dxa"/>
              <w:left w:w="35.0" w:type="dxa"/>
              <w:bottom w:w="30.0" w:type="dxa"/>
              <w:right w:w="35.0" w:type="dxa"/>
            </w:tcMar>
          </w:tcPr>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826">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1.4</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827">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Perlengkapan keselamatan ketenagalistrikan (K2), peralatan utama dan pendukung pengoperasian sistem Udara Tekan, diidentifikasi.</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82A">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1.4</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82B">
            <w:pPr>
              <w:rPr/>
            </w:pPr>
            <w:r w:rsidDel="00000000" w:rsidR="00000000" w:rsidRPr="00000000">
              <w:rPr>
                <w:rFonts w:ascii="Bookman Old Style" w:cs="Bookman Old Style" w:eastAsia="Bookman Old Style" w:hAnsi="Bookman Old Style"/>
                <w:sz w:val="20"/>
                <w:szCs w:val="20"/>
                <w:rtl w:val="0"/>
              </w:rPr>
              <w:t xml:space="preserve">Mengidentifikasi perlengkapan keselamatan ketenagalistrikan (K2), peralatan utama, dan peralatan pendukung pengoperasian sistem Udara Tekan secara disiplin dan cermat, dengan komunikasi yang jelas dan lugas, serta peduli terhadap kebersihan dan keselamatan lingkungan kerja.</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blHeader w:val="0"/>
        </w:trPr>
        <w:tc>
          <w:tcPr>
            <w:vMerge w:val="continue"/>
            <w:tcMar>
              <w:top w:w="30.0" w:type="dxa"/>
              <w:left w:w="35.0" w:type="dxa"/>
              <w:bottom w:w="30.0" w:type="dxa"/>
              <w:right w:w="35.0" w:type="dxa"/>
            </w:tcMar>
          </w:tcPr>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82F">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1.5</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830">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Lingkup perintah kerja pengoperasian sistem Udara Tekan disanggupi.</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833">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1.5</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834">
            <w:pPr>
              <w:rPr/>
            </w:pPr>
            <w:r w:rsidDel="00000000" w:rsidR="00000000" w:rsidRPr="00000000">
              <w:rPr>
                <w:rFonts w:ascii="Bookman Old Style" w:cs="Bookman Old Style" w:eastAsia="Bookman Old Style" w:hAnsi="Bookman Old Style"/>
                <w:sz w:val="20"/>
                <w:szCs w:val="20"/>
                <w:rtl w:val="0"/>
              </w:rPr>
              <w:t xml:space="preserve">Menyanggupi lingkup perintah kerja pengoperasian sistem Udara Tekan secara disiplin dan cermat, dengan komunikasi yang jelas dan lugas, serta peduli terhadap kebersihan dan keselamatan lingkungan kerja.</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blHeader w:val="0"/>
        </w:trPr>
        <w:tc>
          <w:tcPr>
            <w:vMerge w:val="restart"/>
            <w:tcMar>
              <w:top w:w="30.0" w:type="dxa"/>
              <w:left w:w="35.0" w:type="dxa"/>
              <w:bottom w:w="30.0" w:type="dxa"/>
              <w:right w:w="35.0" w:type="dxa"/>
            </w:tcMar>
          </w:tcPr>
          <w:p w:rsidR="00000000" w:rsidDel="00000000" w:rsidP="00000000" w:rsidRDefault="00000000" w:rsidRPr="00000000" w14:paraId="00000836">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2.</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837">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Menyiapkan sarana pengoperasian sistem Udara Tekan</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838">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2.1</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839">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Perintah kerja, formulir uji, check list pengoperasian sistem Udara Tekan disiapkan.</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83A">
            <w:pPr>
              <w:rPr/>
            </w:pPr>
            <w:r w:rsidDel="00000000" w:rsidR="00000000" w:rsidRPr="00000000">
              <w:rPr>
                <w:rFonts w:ascii="Bookman Old Style" w:cs="Bookman Old Style" w:eastAsia="Bookman Old Style" w:hAnsi="Bookman Old Style"/>
                <w:sz w:val="20"/>
                <w:szCs w:val="20"/>
                <w:rtl w:val="0"/>
              </w:rPr>
              <w:t xml:space="preserve">Tersiapkannya perintah kerja, formulir uji, check list, perlengkapan K2, lokasi, sarana, serta koordinasi waktu pengoperasian sistem Udara Tekan sesuai prosedur.</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83B">
            <w:pPr>
              <w:rPr/>
            </w:pPr>
            <w:r w:rsidDel="00000000" w:rsidR="00000000" w:rsidRPr="00000000">
              <w:rPr>
                <w:rFonts w:ascii="Bookman Old Style" w:cs="Bookman Old Style" w:eastAsia="Bookman Old Style" w:hAnsi="Bookman Old Style"/>
                <w:sz w:val="20"/>
                <w:szCs w:val="20"/>
                <w:rtl w:val="0"/>
              </w:rPr>
              <w:t xml:space="preserve">Penjelasan tentang:</w:t>
            </w:r>
            <w:r w:rsidDel="00000000" w:rsidR="00000000" w:rsidRPr="00000000">
              <w:rPr>
                <w:rtl w:val="0"/>
              </w:rPr>
            </w:r>
          </w:p>
          <w:p w:rsidR="00000000" w:rsidDel="00000000" w:rsidP="00000000" w:rsidRDefault="00000000" w:rsidRPr="00000000" w14:paraId="0000083C">
            <w:pPr>
              <w:rPr/>
            </w:pPr>
            <w:r w:rsidDel="00000000" w:rsidR="00000000" w:rsidRPr="00000000">
              <w:rPr>
                <w:rFonts w:ascii="Bookman Old Style" w:cs="Bookman Old Style" w:eastAsia="Bookman Old Style" w:hAnsi="Bookman Old Style"/>
                <w:sz w:val="20"/>
                <w:szCs w:val="20"/>
                <w:rtl w:val="0"/>
              </w:rPr>
              <w:t xml:space="preserve">1. Perintah kerja, formulir uji, dan check list pengoperasian sistem Udara Tekan</w:t>
            </w:r>
            <w:r w:rsidDel="00000000" w:rsidR="00000000" w:rsidRPr="00000000">
              <w:rPr>
                <w:rtl w:val="0"/>
              </w:rPr>
            </w:r>
          </w:p>
          <w:p w:rsidR="00000000" w:rsidDel="00000000" w:rsidP="00000000" w:rsidRDefault="00000000" w:rsidRPr="00000000" w14:paraId="0000083D">
            <w:pPr>
              <w:rPr/>
            </w:pPr>
            <w:r w:rsidDel="00000000" w:rsidR="00000000" w:rsidRPr="00000000">
              <w:rPr>
                <w:rFonts w:ascii="Bookman Old Style" w:cs="Bookman Old Style" w:eastAsia="Bookman Old Style" w:hAnsi="Bookman Old Style"/>
                <w:sz w:val="20"/>
                <w:szCs w:val="20"/>
                <w:rtl w:val="0"/>
              </w:rPr>
              <w:t xml:space="preserve">2. Perlengkapan K2 serta peralatan utama dan pendukung</w:t>
            </w:r>
            <w:r w:rsidDel="00000000" w:rsidR="00000000" w:rsidRPr="00000000">
              <w:rPr>
                <w:rtl w:val="0"/>
              </w:rPr>
            </w:r>
          </w:p>
          <w:p w:rsidR="00000000" w:rsidDel="00000000" w:rsidP="00000000" w:rsidRDefault="00000000" w:rsidRPr="00000000" w14:paraId="0000083E">
            <w:pPr>
              <w:rPr/>
            </w:pPr>
            <w:r w:rsidDel="00000000" w:rsidR="00000000" w:rsidRPr="00000000">
              <w:rPr>
                <w:rFonts w:ascii="Bookman Old Style" w:cs="Bookman Old Style" w:eastAsia="Bookman Old Style" w:hAnsi="Bookman Old Style"/>
                <w:sz w:val="20"/>
                <w:szCs w:val="20"/>
                <w:rtl w:val="0"/>
              </w:rPr>
              <w:t xml:space="preserve">3. Penyiapan dan pengamanan lokasi serta sarana kerja</w:t>
            </w:r>
            <w:r w:rsidDel="00000000" w:rsidR="00000000" w:rsidRPr="00000000">
              <w:rPr>
                <w:rtl w:val="0"/>
              </w:rPr>
            </w:r>
          </w:p>
          <w:p w:rsidR="00000000" w:rsidDel="00000000" w:rsidP="00000000" w:rsidRDefault="00000000" w:rsidRPr="00000000" w14:paraId="0000083F">
            <w:pPr>
              <w:rPr/>
            </w:pPr>
            <w:r w:rsidDel="00000000" w:rsidR="00000000" w:rsidRPr="00000000">
              <w:rPr>
                <w:rFonts w:ascii="Bookman Old Style" w:cs="Bookman Old Style" w:eastAsia="Bookman Old Style" w:hAnsi="Bookman Old Style"/>
                <w:sz w:val="20"/>
                <w:szCs w:val="20"/>
                <w:rtl w:val="0"/>
              </w:rPr>
              <w:t xml:space="preserve">4. Koordinasi waktu dan pelaksanaan pengoperasian</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840">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2.1</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841">
            <w:pPr>
              <w:rPr/>
            </w:pPr>
            <w:r w:rsidDel="00000000" w:rsidR="00000000" w:rsidRPr="00000000">
              <w:rPr>
                <w:rFonts w:ascii="Bookman Old Style" w:cs="Bookman Old Style" w:eastAsia="Bookman Old Style" w:hAnsi="Bookman Old Style"/>
                <w:sz w:val="20"/>
                <w:szCs w:val="20"/>
                <w:rtl w:val="0"/>
              </w:rPr>
              <w:t xml:space="preserve">Menyiapkan perintah kerja, formulir uji, dan check list pengoperasian sistem Udara Tekan secara disiplin dan cermat, dengan komunikasi yang jelas dan lugas, serta peduli terhadap kebersihan dan keselamatan lingkungan kerja.</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842">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3 JP</w:t>
            </w:r>
            <w:r w:rsidDel="00000000" w:rsidR="00000000" w:rsidRPr="00000000">
              <w:rPr>
                <w:rtl w:val="0"/>
              </w:rPr>
            </w:r>
          </w:p>
        </w:tc>
      </w:tr>
      <w:tr>
        <w:trPr>
          <w:cantSplit w:val="1"/>
          <w:tblHeader w:val="0"/>
        </w:trPr>
        <w:tc>
          <w:tcPr>
            <w:vMerge w:val="continue"/>
            <w:tcMar>
              <w:top w:w="30.0" w:type="dxa"/>
              <w:left w:w="35.0" w:type="dxa"/>
              <w:bottom w:w="30.0" w:type="dxa"/>
              <w:right w:w="35.0" w:type="dxa"/>
            </w:tcMar>
          </w:tcPr>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845">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2.2</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846">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Perlengkapan keselamatan ketenagalistrikan (K2) dan peralatan pendukung lainnya disiapkan.</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849">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2.2</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84A">
            <w:pPr>
              <w:rPr/>
            </w:pPr>
            <w:r w:rsidDel="00000000" w:rsidR="00000000" w:rsidRPr="00000000">
              <w:rPr>
                <w:rFonts w:ascii="Bookman Old Style" w:cs="Bookman Old Style" w:eastAsia="Bookman Old Style" w:hAnsi="Bookman Old Style"/>
                <w:sz w:val="20"/>
                <w:szCs w:val="20"/>
                <w:rtl w:val="0"/>
              </w:rPr>
              <w:t xml:space="preserve">Menyiapkan perlengkapan keselamatan ketenagalistrikan (K2) dan peralatan pendukung lainnya secara disiplin dan cermat, dengan komunikasi yang jelas dan lugas, serta peduli terhadap kebersihan dan keselamatan lingkungan kerja.</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blHeader w:val="0"/>
        </w:trPr>
        <w:tc>
          <w:tcPr>
            <w:vMerge w:val="continue"/>
            <w:tcMar>
              <w:top w:w="30.0" w:type="dxa"/>
              <w:left w:w="35.0" w:type="dxa"/>
              <w:bottom w:w="30.0" w:type="dxa"/>
              <w:right w:w="35.0" w:type="dxa"/>
            </w:tcMar>
          </w:tcPr>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84E">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2.3</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84F">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Waktu dan pelaksanaan pengoperasian sistem Udara Tekan dikoordinasikan.</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852">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2.3</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853">
            <w:pPr>
              <w:rPr/>
            </w:pPr>
            <w:r w:rsidDel="00000000" w:rsidR="00000000" w:rsidRPr="00000000">
              <w:rPr>
                <w:rFonts w:ascii="Bookman Old Style" w:cs="Bookman Old Style" w:eastAsia="Bookman Old Style" w:hAnsi="Bookman Old Style"/>
                <w:sz w:val="20"/>
                <w:szCs w:val="20"/>
                <w:rtl w:val="0"/>
              </w:rPr>
              <w:t xml:space="preserve">Mengoordinasikan waktu dan pelaksanaan pengoperasian sistem Udara Tekan secara disiplin dan cermat, dengan komunikasi yang jelas dan lugas, serta peduli terhadap kebersihan dan keselamatan lingkungan kerja.</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blHeader w:val="0"/>
        </w:trPr>
        <w:tc>
          <w:tcPr>
            <w:vMerge w:val="continue"/>
            <w:tcMar>
              <w:top w:w="30.0" w:type="dxa"/>
              <w:left w:w="35.0" w:type="dxa"/>
              <w:bottom w:w="30.0" w:type="dxa"/>
              <w:right w:w="35.0" w:type="dxa"/>
            </w:tcMar>
          </w:tcPr>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857">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2.4</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858">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Lokasi dan sarana kerja, disiapkan dan diamankan.</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85B">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2.4</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85C">
            <w:pPr>
              <w:rPr/>
            </w:pPr>
            <w:r w:rsidDel="00000000" w:rsidR="00000000" w:rsidRPr="00000000">
              <w:rPr>
                <w:rFonts w:ascii="Bookman Old Style" w:cs="Bookman Old Style" w:eastAsia="Bookman Old Style" w:hAnsi="Bookman Old Style"/>
                <w:sz w:val="20"/>
                <w:szCs w:val="20"/>
                <w:rtl w:val="0"/>
              </w:rPr>
              <w:t xml:space="preserve">Menyiapkan dan mengamankan lokasi serta sarana kerja secara disiplin dan cermat, dengan komunikasi yang jelas dan lugas, serta peduli terhadap kebersihan dan keselamatan lingkungan kerja.</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blHeader w:val="0"/>
        </w:trPr>
        <w:tc>
          <w:tcPr>
            <w:vMerge w:val="restart"/>
            <w:tcMar>
              <w:top w:w="30.0" w:type="dxa"/>
              <w:left w:w="35.0" w:type="dxa"/>
              <w:bottom w:w="30.0" w:type="dxa"/>
              <w:right w:w="35.0" w:type="dxa"/>
            </w:tcMar>
          </w:tcPr>
          <w:p w:rsidR="00000000" w:rsidDel="00000000" w:rsidP="00000000" w:rsidRDefault="00000000" w:rsidRPr="00000000" w14:paraId="0000085E">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3.</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85F">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Melaksanakan Pengoperasian sistem Udara Tekan</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860">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3.1</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861">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Perintah kerja pengoperasian sistem Udara Tekan diterapkan.</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862">
            <w:pPr>
              <w:rPr/>
            </w:pPr>
            <w:r w:rsidDel="00000000" w:rsidR="00000000" w:rsidRPr="00000000">
              <w:rPr>
                <w:rFonts w:ascii="Bookman Old Style" w:cs="Bookman Old Style" w:eastAsia="Bookman Old Style" w:hAnsi="Bookman Old Style"/>
                <w:sz w:val="20"/>
                <w:szCs w:val="20"/>
                <w:rtl w:val="0"/>
              </w:rPr>
              <w:t xml:space="preserve">Terlaksananya pengoperasian sistem Udara Tekan berdasarkan perintah kerja dan K2 serta terlaporkannya kondisi di luar lingkup perintah secara cermat.</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863">
            <w:pPr>
              <w:rPr/>
            </w:pPr>
            <w:r w:rsidDel="00000000" w:rsidR="00000000" w:rsidRPr="00000000">
              <w:rPr>
                <w:rFonts w:ascii="Bookman Old Style" w:cs="Bookman Old Style" w:eastAsia="Bookman Old Style" w:hAnsi="Bookman Old Style"/>
                <w:sz w:val="20"/>
                <w:szCs w:val="20"/>
                <w:rtl w:val="0"/>
              </w:rPr>
              <w:t xml:space="preserve">Penjelasan tentang:</w:t>
            </w:r>
            <w:r w:rsidDel="00000000" w:rsidR="00000000" w:rsidRPr="00000000">
              <w:rPr>
                <w:rtl w:val="0"/>
              </w:rPr>
            </w:r>
          </w:p>
          <w:p w:rsidR="00000000" w:rsidDel="00000000" w:rsidP="00000000" w:rsidRDefault="00000000" w:rsidRPr="00000000" w14:paraId="00000864">
            <w:pPr>
              <w:rPr/>
            </w:pPr>
            <w:r w:rsidDel="00000000" w:rsidR="00000000" w:rsidRPr="00000000">
              <w:rPr>
                <w:rFonts w:ascii="Bookman Old Style" w:cs="Bookman Old Style" w:eastAsia="Bookman Old Style" w:hAnsi="Bookman Old Style"/>
                <w:sz w:val="20"/>
                <w:szCs w:val="20"/>
                <w:rtl w:val="0"/>
              </w:rPr>
              <w:t xml:space="preserve">1. Penerapan SOP dan perintah kerja pengoperasian sistem Udara Tekan</w:t>
            </w:r>
            <w:r w:rsidDel="00000000" w:rsidR="00000000" w:rsidRPr="00000000">
              <w:rPr>
                <w:rtl w:val="0"/>
              </w:rPr>
            </w:r>
          </w:p>
          <w:p w:rsidR="00000000" w:rsidDel="00000000" w:rsidP="00000000" w:rsidRDefault="00000000" w:rsidRPr="00000000" w14:paraId="00000865">
            <w:pPr>
              <w:rPr/>
            </w:pPr>
            <w:r w:rsidDel="00000000" w:rsidR="00000000" w:rsidRPr="00000000">
              <w:rPr>
                <w:rFonts w:ascii="Bookman Old Style" w:cs="Bookman Old Style" w:eastAsia="Bookman Old Style" w:hAnsi="Bookman Old Style"/>
                <w:sz w:val="20"/>
                <w:szCs w:val="20"/>
                <w:rtl w:val="0"/>
              </w:rPr>
              <w:t xml:space="preserve">2. Diagram, logic diagram, prinsip kerja, dan penggunaan alat ukur listrik/mekanik</w:t>
            </w:r>
            <w:r w:rsidDel="00000000" w:rsidR="00000000" w:rsidRPr="00000000">
              <w:rPr>
                <w:rtl w:val="0"/>
              </w:rPr>
            </w:r>
          </w:p>
          <w:p w:rsidR="00000000" w:rsidDel="00000000" w:rsidP="00000000" w:rsidRDefault="00000000" w:rsidRPr="00000000" w14:paraId="00000866">
            <w:pPr>
              <w:rPr/>
            </w:pPr>
            <w:r w:rsidDel="00000000" w:rsidR="00000000" w:rsidRPr="00000000">
              <w:rPr>
                <w:rFonts w:ascii="Bookman Old Style" w:cs="Bookman Old Style" w:eastAsia="Bookman Old Style" w:hAnsi="Bookman Old Style"/>
                <w:sz w:val="20"/>
                <w:szCs w:val="20"/>
                <w:rtl w:val="0"/>
              </w:rPr>
              <w:t xml:space="preserve">3. Prosedur K2 pada pengoperasian sistem Udara Tekan</w:t>
            </w:r>
            <w:r w:rsidDel="00000000" w:rsidR="00000000" w:rsidRPr="00000000">
              <w:rPr>
                <w:rtl w:val="0"/>
              </w:rPr>
            </w:r>
          </w:p>
          <w:p w:rsidR="00000000" w:rsidDel="00000000" w:rsidP="00000000" w:rsidRDefault="00000000" w:rsidRPr="00000000" w14:paraId="00000867">
            <w:pPr>
              <w:rPr/>
            </w:pPr>
            <w:r w:rsidDel="00000000" w:rsidR="00000000" w:rsidRPr="00000000">
              <w:rPr>
                <w:rFonts w:ascii="Bookman Old Style" w:cs="Bookman Old Style" w:eastAsia="Bookman Old Style" w:hAnsi="Bookman Old Style"/>
                <w:sz w:val="20"/>
                <w:szCs w:val="20"/>
                <w:rtl w:val="0"/>
              </w:rPr>
              <w:t xml:space="preserve">4. Mekanisme pelaporan dan pelaksanaan pekerjaan di luar perintah kerja</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868">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3.1</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869">
            <w:pPr>
              <w:rPr/>
            </w:pPr>
            <w:r w:rsidDel="00000000" w:rsidR="00000000" w:rsidRPr="00000000">
              <w:rPr>
                <w:rFonts w:ascii="Bookman Old Style" w:cs="Bookman Old Style" w:eastAsia="Bookman Old Style" w:hAnsi="Bookman Old Style"/>
                <w:sz w:val="20"/>
                <w:szCs w:val="20"/>
                <w:rtl w:val="0"/>
              </w:rPr>
              <w:t xml:space="preserve">Menerapkan perintah kerja pengoperasian sistem Udara Tekan secara disiplin dan cermat, dengan komunikasi yang jelas dan lugas, serta peduli terhadap kebersihan dan keselamatan lingkungan kerja.</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86A">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7 JP</w:t>
            </w:r>
            <w:r w:rsidDel="00000000" w:rsidR="00000000" w:rsidRPr="00000000">
              <w:rPr>
                <w:rtl w:val="0"/>
              </w:rPr>
            </w:r>
          </w:p>
        </w:tc>
      </w:tr>
      <w:tr>
        <w:trPr>
          <w:cantSplit w:val="1"/>
          <w:tblHeader w:val="0"/>
        </w:trPr>
        <w:tc>
          <w:tcPr>
            <w:vMerge w:val="continue"/>
            <w:tcMar>
              <w:top w:w="30.0" w:type="dxa"/>
              <w:left w:w="35.0" w:type="dxa"/>
              <w:bottom w:w="30.0" w:type="dxa"/>
              <w:right w:w="35.0" w:type="dxa"/>
            </w:tcMar>
          </w:tcPr>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86D">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3.2</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86E">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Prosedur keselamatan ketenagalistrikan (K2) diterapkan.</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871">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3.2</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872">
            <w:pPr>
              <w:rPr/>
            </w:pPr>
            <w:r w:rsidDel="00000000" w:rsidR="00000000" w:rsidRPr="00000000">
              <w:rPr>
                <w:rFonts w:ascii="Bookman Old Style" w:cs="Bookman Old Style" w:eastAsia="Bookman Old Style" w:hAnsi="Bookman Old Style"/>
                <w:sz w:val="20"/>
                <w:szCs w:val="20"/>
                <w:rtl w:val="0"/>
              </w:rPr>
              <w:t xml:space="preserve">Menerapkan prosedur keselamatan ketenagalistrikan (K2) secara disiplin dan cermat, dengan komunikasi yang jelas dan lugas, serta peduli terhadap kebersihan dan keselamatan lingkungan kerja.</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blHeader w:val="0"/>
        </w:trPr>
        <w:tc>
          <w:tcPr>
            <w:vMerge w:val="continue"/>
            <w:tcMar>
              <w:top w:w="30.0" w:type="dxa"/>
              <w:left w:w="35.0" w:type="dxa"/>
              <w:bottom w:w="30.0" w:type="dxa"/>
              <w:right w:w="35.0" w:type="dxa"/>
            </w:tcMar>
          </w:tcPr>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876">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3.3</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877">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Hal-hal yang berada diluar perintah kerja pengoperasian bagian sistem Udara Tekan, dilaporkan.</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87A">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3.3</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87B">
            <w:pPr>
              <w:rPr/>
            </w:pPr>
            <w:r w:rsidDel="00000000" w:rsidR="00000000" w:rsidRPr="00000000">
              <w:rPr>
                <w:rFonts w:ascii="Bookman Old Style" w:cs="Bookman Old Style" w:eastAsia="Bookman Old Style" w:hAnsi="Bookman Old Style"/>
                <w:sz w:val="20"/>
                <w:szCs w:val="20"/>
                <w:rtl w:val="0"/>
              </w:rPr>
              <w:t xml:space="preserve">Melaporkan hal-hal di luar perintah kerja pengoperasian sistem Udara Tekan secara disiplin dan cermat, dengan komunikasi yang jelas dan lugas, serta peduli terhadap kebersihan dan keselamatan lingkungan kerja.</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blHeader w:val="0"/>
        </w:trPr>
        <w:tc>
          <w:tcPr>
            <w:vMerge w:val="continue"/>
            <w:tcMar>
              <w:top w:w="30.0" w:type="dxa"/>
              <w:left w:w="35.0" w:type="dxa"/>
              <w:bottom w:w="30.0" w:type="dxa"/>
              <w:right w:w="35.0" w:type="dxa"/>
            </w:tcMar>
          </w:tcPr>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87F">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3.4</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880">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Pelaksanaan Butir 3.3 yang didukung perintah resmi (tertulis atau ter-rekam melalui saluran yang baku) dilaksanakan.</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883">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3.4</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884">
            <w:pPr>
              <w:rPr/>
            </w:pPr>
            <w:r w:rsidDel="00000000" w:rsidR="00000000" w:rsidRPr="00000000">
              <w:rPr>
                <w:rFonts w:ascii="Bookman Old Style" w:cs="Bookman Old Style" w:eastAsia="Bookman Old Style" w:hAnsi="Bookman Old Style"/>
                <w:sz w:val="20"/>
                <w:szCs w:val="20"/>
                <w:rtl w:val="0"/>
              </w:rPr>
              <w:t xml:space="preserve">Melaksanakan tindakan pada Butir 3.3 setelah didukung perintah resmi secara tertulis atau terekam melalui saluran yang baku secara disiplin dan cermat, dengan komunikasi yang jelas dan lugas, serta peduli terhadap kebersihan dan keselamatan lingkungan kerja.</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blHeader w:val="0"/>
        </w:trPr>
        <w:tc>
          <w:tcPr>
            <w:vMerge w:val="restart"/>
            <w:tcMar>
              <w:top w:w="30.0" w:type="dxa"/>
              <w:left w:w="35.0" w:type="dxa"/>
              <w:bottom w:w="30.0" w:type="dxa"/>
              <w:right w:w="35.0" w:type="dxa"/>
            </w:tcMar>
          </w:tcPr>
          <w:p w:rsidR="00000000" w:rsidDel="00000000" w:rsidP="00000000" w:rsidRDefault="00000000" w:rsidRPr="00000000" w14:paraId="00000886">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4.</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887">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Membuat laporan hasil pengoperasian sistem Udara Tekan</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888">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4.1</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889">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Laporan pelaksanaan pengoperasian sistem Udara Tekan sesuai standar dibuat.</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88A">
            <w:pPr>
              <w:rPr/>
            </w:pPr>
            <w:r w:rsidDel="00000000" w:rsidR="00000000" w:rsidRPr="00000000">
              <w:rPr>
                <w:rFonts w:ascii="Bookman Old Style" w:cs="Bookman Old Style" w:eastAsia="Bookman Old Style" w:hAnsi="Bookman Old Style"/>
                <w:sz w:val="20"/>
                <w:szCs w:val="20"/>
                <w:rtl w:val="0"/>
              </w:rPr>
              <w:t xml:space="preserve">Tersusun dan ditandatanganinya laporan hasil pengoperasian sistem Udara Tekan sesuai standar.</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88B">
            <w:pPr>
              <w:rPr/>
            </w:pPr>
            <w:r w:rsidDel="00000000" w:rsidR="00000000" w:rsidRPr="00000000">
              <w:rPr>
                <w:rFonts w:ascii="Bookman Old Style" w:cs="Bookman Old Style" w:eastAsia="Bookman Old Style" w:hAnsi="Bookman Old Style"/>
                <w:sz w:val="20"/>
                <w:szCs w:val="20"/>
                <w:rtl w:val="0"/>
              </w:rPr>
              <w:t xml:space="preserve">Penjelasan tentang:</w:t>
            </w:r>
            <w:r w:rsidDel="00000000" w:rsidR="00000000" w:rsidRPr="00000000">
              <w:rPr>
                <w:rtl w:val="0"/>
              </w:rPr>
            </w:r>
          </w:p>
          <w:p w:rsidR="00000000" w:rsidDel="00000000" w:rsidP="00000000" w:rsidRDefault="00000000" w:rsidRPr="00000000" w14:paraId="0000088C">
            <w:pPr>
              <w:rPr/>
            </w:pPr>
            <w:r w:rsidDel="00000000" w:rsidR="00000000" w:rsidRPr="00000000">
              <w:rPr>
                <w:rFonts w:ascii="Bookman Old Style" w:cs="Bookman Old Style" w:eastAsia="Bookman Old Style" w:hAnsi="Bookman Old Style"/>
                <w:sz w:val="20"/>
                <w:szCs w:val="20"/>
                <w:rtl w:val="0"/>
              </w:rPr>
              <w:t xml:space="preserve">1. Teknik pembuatan laporan hasil pengoperasian sistem Udara Tekan</w:t>
            </w:r>
            <w:r w:rsidDel="00000000" w:rsidR="00000000" w:rsidRPr="00000000">
              <w:rPr>
                <w:rtl w:val="0"/>
              </w:rPr>
            </w:r>
          </w:p>
          <w:p w:rsidR="00000000" w:rsidDel="00000000" w:rsidP="00000000" w:rsidRDefault="00000000" w:rsidRPr="00000000" w14:paraId="0000088D">
            <w:pPr>
              <w:rPr/>
            </w:pPr>
            <w:r w:rsidDel="00000000" w:rsidR="00000000" w:rsidRPr="00000000">
              <w:rPr>
                <w:rFonts w:ascii="Bookman Old Style" w:cs="Bookman Old Style" w:eastAsia="Bookman Old Style" w:hAnsi="Bookman Old Style"/>
                <w:sz w:val="20"/>
                <w:szCs w:val="20"/>
                <w:rtl w:val="0"/>
              </w:rPr>
              <w:t xml:space="preserve">2. Standar formulir, kelengkapan data, dan penandatanganan laporan</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88E">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4.1</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88F">
            <w:pPr>
              <w:rPr/>
            </w:pPr>
            <w:r w:rsidDel="00000000" w:rsidR="00000000" w:rsidRPr="00000000">
              <w:rPr>
                <w:rFonts w:ascii="Bookman Old Style" w:cs="Bookman Old Style" w:eastAsia="Bookman Old Style" w:hAnsi="Bookman Old Style"/>
                <w:sz w:val="20"/>
                <w:szCs w:val="20"/>
                <w:rtl w:val="0"/>
              </w:rPr>
              <w:t xml:space="preserve">Membuat laporan pelaksanaan pengoperasian sistem Udara Tekan sesuai standar secara disiplin dan cermat, dengan komunikasi yang jelas dan lugas, serta peduli terhadap kebersihan dan keselamatan lingkungan kerja.</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890">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3 JP</w:t>
            </w:r>
            <w:r w:rsidDel="00000000" w:rsidR="00000000" w:rsidRPr="00000000">
              <w:rPr>
                <w:rtl w:val="0"/>
              </w:rPr>
            </w:r>
          </w:p>
        </w:tc>
      </w:tr>
      <w:tr>
        <w:trPr>
          <w:cantSplit w:val="1"/>
          <w:tblHeader w:val="0"/>
        </w:trPr>
        <w:tc>
          <w:tcPr>
            <w:vMerge w:val="continue"/>
            <w:tcMar>
              <w:top w:w="30.0" w:type="dxa"/>
              <w:left w:w="35.0" w:type="dxa"/>
              <w:bottom w:w="30.0" w:type="dxa"/>
              <w:right w:w="35.0" w:type="dxa"/>
            </w:tcMar>
          </w:tcPr>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893">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4.2</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894">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Form laporan hasil pelaksanaan pengoperasian sistem Udara Tekan ditandatangani.</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897">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4.2</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898">
            <w:pPr>
              <w:rPr/>
            </w:pPr>
            <w:r w:rsidDel="00000000" w:rsidR="00000000" w:rsidRPr="00000000">
              <w:rPr>
                <w:rFonts w:ascii="Bookman Old Style" w:cs="Bookman Old Style" w:eastAsia="Bookman Old Style" w:hAnsi="Bookman Old Style"/>
                <w:sz w:val="20"/>
                <w:szCs w:val="20"/>
                <w:rtl w:val="0"/>
              </w:rPr>
              <w:t xml:space="preserve">Menandatangani formulir laporan hasil pelaksanaan pengoperasian sistem Udara Tekan secara disiplin dan cermat, dengan komunikasi yang jelas dan lugas, serta peduli terhadap kebersihan dan keselamatan lingkungan kerja.</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blHeader w:val="0"/>
        </w:trPr>
        <w:tc>
          <w:tcPr>
            <w:gridSpan w:val="9"/>
            <w:tcMar>
              <w:top w:w="30.0" w:type="dxa"/>
              <w:left w:w="35.0" w:type="dxa"/>
              <w:bottom w:w="30.0" w:type="dxa"/>
              <w:right w:w="35.0" w:type="dxa"/>
            </w:tcMar>
          </w:tcPr>
          <w:p w:rsidR="00000000" w:rsidDel="00000000" w:rsidP="00000000" w:rsidRDefault="00000000" w:rsidRPr="00000000" w14:paraId="0000089A">
            <w:pPr>
              <w:jc w:val="both"/>
              <w:rPr/>
            </w:pPr>
            <w:r w:rsidDel="00000000" w:rsidR="00000000" w:rsidRPr="00000000">
              <w:rPr>
                <w:rFonts w:ascii="Bookman Old Style" w:cs="Bookman Old Style" w:eastAsia="Bookman Old Style" w:hAnsi="Bookman Old Style"/>
                <w:b w:val="1"/>
                <w:bCs w:val="1"/>
                <w:sz w:val="20"/>
                <w:szCs w:val="20"/>
                <w:rtl w:val="0"/>
              </w:rPr>
              <w:t xml:space="preserve">Asesmen</w:t>
              <w:br w:type="textWrapping"/>
            </w:r>
            <w:r w:rsidDel="00000000" w:rsidR="00000000" w:rsidRPr="00000000">
              <w:rPr>
                <w:rtl w:val="0"/>
              </w:rPr>
            </w:r>
          </w:p>
        </w:tc>
      </w:tr>
    </w:tbl>
    <w:p w:rsidR="00000000" w:rsidDel="00000000" w:rsidP="00000000" w:rsidRDefault="00000000" w:rsidRPr="00000000" w14:paraId="000008A3">
      <w:pPr>
        <w:rPr>
          <w:rFonts w:ascii="Bookman Old Style" w:cs="Bookman Old Style" w:eastAsia="Bookman Old Style" w:hAnsi="Bookman Old Style"/>
          <w:sz w:val="24"/>
          <w:szCs w:val="24"/>
        </w:rPr>
      </w:pPr>
      <w:r w:rsidDel="00000000" w:rsidR="00000000" w:rsidRPr="00000000">
        <w:rPr>
          <w:rtl w:val="0"/>
        </w:rPr>
      </w:r>
    </w:p>
    <w:tbl>
      <w:tblPr>
        <w:tblStyle w:val="Table25"/>
        <w:tblW w:w="13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60"/>
        <w:gridCol w:w="2500"/>
        <w:gridCol w:w="360"/>
        <w:gridCol w:w="10100"/>
        <w:tblGridChange w:id="0">
          <w:tblGrid>
            <w:gridCol w:w="760"/>
            <w:gridCol w:w="2500"/>
            <w:gridCol w:w="360"/>
            <w:gridCol w:w="10100"/>
          </w:tblGrid>
        </w:tblGridChange>
      </w:tblGrid>
      <w:tr>
        <w:trPr>
          <w:cantSplit w:val="1"/>
          <w:tblHeader w:val="0"/>
        </w:trPr>
        <w:tc>
          <w:tcPr>
            <w:vMerge w:val="restart"/>
            <w:tcMar>
              <w:top w:w="35.0" w:type="dxa"/>
              <w:left w:w="55.0" w:type="dxa"/>
              <w:bottom w:w="35.0" w:type="dxa"/>
              <w:right w:w="55.0" w:type="dxa"/>
            </w:tcMar>
          </w:tcPr>
          <w:p w:rsidR="00000000" w:rsidDel="00000000" w:rsidP="00000000" w:rsidRDefault="00000000" w:rsidRPr="00000000" w14:paraId="000008A4">
            <w:pPr>
              <w:rPr/>
            </w:pPr>
            <w:r w:rsidDel="00000000" w:rsidR="00000000" w:rsidRPr="00000000">
              <w:rPr>
                <w:rFonts w:ascii="Bookman Old Style" w:cs="Bookman Old Style" w:eastAsia="Bookman Old Style" w:hAnsi="Bookman Old Style"/>
                <w:rtl w:val="0"/>
              </w:rPr>
              <w:t xml:space="preserve">1.12.</w:t>
            </w: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8A5">
            <w:pPr>
              <w:rPr/>
            </w:pPr>
            <w:r w:rsidDel="00000000" w:rsidR="00000000" w:rsidRPr="00000000">
              <w:rPr>
                <w:rFonts w:ascii="Bookman Old Style" w:cs="Bookman Old Style" w:eastAsia="Bookman Old Style" w:hAnsi="Bookman Old Style"/>
                <w:rtl w:val="0"/>
              </w:rPr>
              <w:t xml:space="preserve">Judul Unit Kompetensi</w:t>
            </w: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8A6">
            <w:pPr>
              <w:jc w:val="center"/>
              <w:rPr/>
            </w:pPr>
            <w:r w:rsidDel="00000000" w:rsidR="00000000" w:rsidRPr="00000000">
              <w:rPr>
                <w:rFonts w:ascii="Bookman Old Style" w:cs="Bookman Old Style" w:eastAsia="Bookman Old Style" w:hAnsi="Bookman Old Style"/>
                <w:rtl w:val="0"/>
              </w:rPr>
              <w:t xml:space="preserve">:</w:t>
            </w:r>
            <w:r w:rsidDel="00000000" w:rsidR="00000000" w:rsidRPr="00000000">
              <w:rPr>
                <w:rtl w:val="0"/>
              </w:rPr>
            </w:r>
          </w:p>
        </w:tc>
        <w:tc>
          <w:tcPr>
            <w:tcMar>
              <w:top w:w="35.0" w:type="dxa"/>
              <w:left w:w="55.0" w:type="dxa"/>
              <w:bottom w:w="35.0" w:type="dxa"/>
              <w:right w:w="55.0" w:type="dxa"/>
            </w:tcMar>
          </w:tcPr>
          <w:p w:rsidR="00000000" w:rsidDel="00000000" w:rsidP="00000000" w:rsidRDefault="00000000" w:rsidRPr="00000000" w14:paraId="000008A7">
            <w:pPr>
              <w:rPr/>
            </w:pPr>
            <w:r w:rsidDel="00000000" w:rsidR="00000000" w:rsidRPr="00000000">
              <w:rPr>
                <w:rFonts w:ascii="Bookman Old Style" w:cs="Bookman Old Style" w:eastAsia="Bookman Old Style" w:hAnsi="Bookman Old Style"/>
                <w:rtl w:val="0"/>
              </w:rPr>
              <w:t xml:space="preserve">Mengoperasikan Water Treatment Plant bagi Pelaksana Madya</w:t>
            </w:r>
            <w:r w:rsidDel="00000000" w:rsidR="00000000" w:rsidRPr="00000000">
              <w:rPr>
                <w:rtl w:val="0"/>
              </w:rPr>
            </w:r>
          </w:p>
        </w:tc>
      </w:tr>
      <w:tr>
        <w:trPr>
          <w:cantSplit w:val="1"/>
          <w:tblHeader w:val="0"/>
        </w:trPr>
        <w:tc>
          <w:tcPr>
            <w:vMerge w:val="continue"/>
            <w:tcMar>
              <w:top w:w="35.0" w:type="dxa"/>
              <w:left w:w="55.0" w:type="dxa"/>
              <w:bottom w:w="35.0" w:type="dxa"/>
              <w:right w:w="55.0" w:type="dxa"/>
            </w:tcMar>
          </w:tcPr>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8A9">
            <w:pPr>
              <w:rPr/>
            </w:pPr>
            <w:r w:rsidDel="00000000" w:rsidR="00000000" w:rsidRPr="00000000">
              <w:rPr>
                <w:rFonts w:ascii="Bookman Old Style" w:cs="Bookman Old Style" w:eastAsia="Bookman Old Style" w:hAnsi="Bookman Old Style"/>
                <w:rtl w:val="0"/>
              </w:rPr>
              <w:t xml:space="preserve">Kode</w:t>
            </w: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8AA">
            <w:pPr>
              <w:jc w:val="center"/>
              <w:rPr/>
            </w:pPr>
            <w:r w:rsidDel="00000000" w:rsidR="00000000" w:rsidRPr="00000000">
              <w:rPr>
                <w:rFonts w:ascii="Bookman Old Style" w:cs="Bookman Old Style" w:eastAsia="Bookman Old Style" w:hAnsi="Bookman Old Style"/>
                <w:rtl w:val="0"/>
              </w:rPr>
              <w:t xml:space="preserve">:</w:t>
            </w:r>
            <w:r w:rsidDel="00000000" w:rsidR="00000000" w:rsidRPr="00000000">
              <w:rPr>
                <w:rtl w:val="0"/>
              </w:rPr>
            </w:r>
          </w:p>
        </w:tc>
        <w:tc>
          <w:tcPr>
            <w:tcMar>
              <w:top w:w="35.0" w:type="dxa"/>
              <w:left w:w="55.0" w:type="dxa"/>
              <w:bottom w:w="35.0" w:type="dxa"/>
              <w:right w:w="55.0" w:type="dxa"/>
            </w:tcMar>
          </w:tcPr>
          <w:p w:rsidR="00000000" w:rsidDel="00000000" w:rsidP="00000000" w:rsidRDefault="00000000" w:rsidRPr="00000000" w14:paraId="000008AB">
            <w:pPr>
              <w:rPr/>
            </w:pPr>
            <w:r w:rsidDel="00000000" w:rsidR="00000000" w:rsidRPr="00000000">
              <w:rPr>
                <w:rFonts w:ascii="Bookman Old Style" w:cs="Bookman Old Style" w:eastAsia="Bookman Old Style" w:hAnsi="Bookman Old Style"/>
                <w:rtl w:val="0"/>
              </w:rPr>
              <w:t xml:space="preserve">D.35.114.00.023.1</w:t>
            </w:r>
            <w:r w:rsidDel="00000000" w:rsidR="00000000" w:rsidRPr="00000000">
              <w:rPr>
                <w:rtl w:val="0"/>
              </w:rPr>
            </w:r>
          </w:p>
        </w:tc>
      </w:tr>
      <w:tr>
        <w:trPr>
          <w:cantSplit w:val="1"/>
          <w:tblHeader w:val="0"/>
        </w:trPr>
        <w:tc>
          <w:tcPr>
            <w:vMerge w:val="continue"/>
            <w:tcMar>
              <w:top w:w="35.0" w:type="dxa"/>
              <w:left w:w="55.0" w:type="dxa"/>
              <w:bottom w:w="35.0" w:type="dxa"/>
              <w:right w:w="55.0" w:type="dxa"/>
            </w:tcMar>
          </w:tcPr>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8AD">
            <w:pPr>
              <w:rPr/>
            </w:pPr>
            <w:r w:rsidDel="00000000" w:rsidR="00000000" w:rsidRPr="00000000">
              <w:rPr>
                <w:rFonts w:ascii="Bookman Old Style" w:cs="Bookman Old Style" w:eastAsia="Bookman Old Style" w:hAnsi="Bookman Old Style"/>
                <w:rtl w:val="0"/>
              </w:rPr>
              <w:t xml:space="preserve">Perkiraan Waktu</w:t>
            </w: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8AE">
            <w:pPr>
              <w:jc w:val="center"/>
              <w:rPr/>
            </w:pPr>
            <w:r w:rsidDel="00000000" w:rsidR="00000000" w:rsidRPr="00000000">
              <w:rPr>
                <w:rFonts w:ascii="Bookman Old Style" w:cs="Bookman Old Style" w:eastAsia="Bookman Old Style" w:hAnsi="Bookman Old Style"/>
                <w:rtl w:val="0"/>
              </w:rPr>
              <w:t xml:space="preserve">:</w:t>
            </w:r>
            <w:r w:rsidDel="00000000" w:rsidR="00000000" w:rsidRPr="00000000">
              <w:rPr>
                <w:rtl w:val="0"/>
              </w:rPr>
            </w:r>
          </w:p>
        </w:tc>
        <w:tc>
          <w:tcPr>
            <w:tcMar>
              <w:top w:w="35.0" w:type="dxa"/>
              <w:left w:w="55.0" w:type="dxa"/>
              <w:bottom w:w="35.0" w:type="dxa"/>
              <w:right w:w="55.0" w:type="dxa"/>
            </w:tcMar>
          </w:tcPr>
          <w:p w:rsidR="00000000" w:rsidDel="00000000" w:rsidP="00000000" w:rsidRDefault="00000000" w:rsidRPr="00000000" w14:paraId="000008AF">
            <w:pPr>
              <w:rPr/>
            </w:pPr>
            <w:ins w:author="prihatmaka prihatmaka" w:id="239" w:date="2026-08-29T05:15:50Z">
              <w:r w:rsidDel="00000000" w:rsidR="00000000" w:rsidRPr="00000000">
                <w:rPr>
                  <w:rFonts w:ascii="Bookman Old Style" w:cs="Bookman Old Style" w:eastAsia="Bookman Old Style" w:hAnsi="Bookman Old Style"/>
                  <w:rtl w:val="0"/>
                  <w:rPrChange w:author="prihatmaka prihatmaka" w:id="240" w:date="2026-08-29T05:15:50Z">
                    <w:rPr/>
                  </w:rPrChange>
                </w:rPr>
                <w:t xml:space="preserve">18</w:t>
              </w:r>
            </w:ins>
            <w:del w:author="prihatmaka prihatmaka" w:id="239" w:date="2026-08-29T05:15:50Z">
              <w:r w:rsidDel="00000000" w:rsidR="00000000" w:rsidRPr="00000000">
                <w:rPr>
                  <w:rFonts w:ascii="Bookman Old Style" w:cs="Bookman Old Style" w:eastAsia="Bookman Old Style" w:hAnsi="Bookman Old Style"/>
                  <w:rtl w:val="0"/>
                  <w:rPrChange w:author="prihatmaka prihatmaka" w:id="240" w:date="2026-08-29T05:15:50Z">
                    <w:rPr>
                      <w:rFonts w:ascii="Bookman Old Style" w:cs="Bookman Old Style" w:eastAsia="Bookman Old Style" w:hAnsi="Bookman Old Style"/>
                    </w:rPr>
                  </w:rPrChange>
                </w:rPr>
                <w:delText xml:space="preserve">20</w:delText>
              </w:r>
            </w:del>
            <w:r w:rsidDel="00000000" w:rsidR="00000000" w:rsidRPr="00000000">
              <w:rPr>
                <w:rFonts w:ascii="Bookman Old Style" w:cs="Bookman Old Style" w:eastAsia="Bookman Old Style" w:hAnsi="Bookman Old Style"/>
                <w:rtl w:val="0"/>
              </w:rPr>
              <w:t xml:space="preserve"> JP @ 45 menit</w:t>
            </w:r>
            <w:r w:rsidDel="00000000" w:rsidR="00000000" w:rsidRPr="00000000">
              <w:rPr>
                <w:rtl w:val="0"/>
              </w:rPr>
            </w:r>
          </w:p>
        </w:tc>
      </w:tr>
      <w:tr>
        <w:trPr>
          <w:cantSplit w:val="1"/>
          <w:tblHeader w:val="0"/>
        </w:trPr>
        <w:tc>
          <w:tcPr>
            <w:vMerge w:val="continue"/>
            <w:tcMar>
              <w:top w:w="35.0" w:type="dxa"/>
              <w:left w:w="55.0" w:type="dxa"/>
              <w:bottom w:w="35.0" w:type="dxa"/>
              <w:right w:w="55.0" w:type="dxa"/>
            </w:tcMar>
          </w:tcPr>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8B1">
            <w:pPr>
              <w:rPr/>
            </w:pPr>
            <w:r w:rsidDel="00000000" w:rsidR="00000000" w:rsidRPr="00000000">
              <w:rPr>
                <w:rFonts w:ascii="Bookman Old Style" w:cs="Bookman Old Style" w:eastAsia="Bookman Old Style" w:hAnsi="Bookman Old Style"/>
                <w:rtl w:val="0"/>
              </w:rPr>
              <w:t xml:space="preserve">Metode</w:t>
            </w: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8B2">
            <w:pPr>
              <w:jc w:val="center"/>
              <w:rPr/>
            </w:pPr>
            <w:r w:rsidDel="00000000" w:rsidR="00000000" w:rsidRPr="00000000">
              <w:rPr>
                <w:rFonts w:ascii="Bookman Old Style" w:cs="Bookman Old Style" w:eastAsia="Bookman Old Style" w:hAnsi="Bookman Old Style"/>
                <w:rtl w:val="0"/>
              </w:rPr>
              <w:t xml:space="preserve">:</w:t>
            </w:r>
            <w:r w:rsidDel="00000000" w:rsidR="00000000" w:rsidRPr="00000000">
              <w:rPr>
                <w:rtl w:val="0"/>
              </w:rPr>
            </w:r>
          </w:p>
        </w:tc>
        <w:tc>
          <w:tcPr>
            <w:tcMar>
              <w:top w:w="35.0" w:type="dxa"/>
              <w:left w:w="55.0" w:type="dxa"/>
              <w:bottom w:w="35.0" w:type="dxa"/>
              <w:right w:w="55.0" w:type="dxa"/>
            </w:tcMar>
          </w:tcPr>
          <w:p w:rsidR="00000000" w:rsidDel="00000000" w:rsidP="00000000" w:rsidRDefault="00000000" w:rsidRPr="00000000" w14:paraId="000008B3">
            <w:pPr>
              <w:rPr/>
            </w:pPr>
            <w:r w:rsidDel="00000000" w:rsidR="00000000" w:rsidRPr="00000000">
              <w:rPr>
                <w:rFonts w:ascii="Bookman Old Style" w:cs="Bookman Old Style" w:eastAsia="Bookman Old Style" w:hAnsi="Bookman Old Style"/>
                <w:rtl w:val="0"/>
              </w:rPr>
              <w:t xml:space="preserve">Luring</w:t>
            </w:r>
            <w:r w:rsidDel="00000000" w:rsidR="00000000" w:rsidRPr="00000000">
              <w:rPr>
                <w:rtl w:val="0"/>
              </w:rPr>
            </w:r>
          </w:p>
        </w:tc>
      </w:tr>
      <w:tr>
        <w:trPr>
          <w:cantSplit w:val="1"/>
          <w:tblHeader w:val="0"/>
        </w:trPr>
        <w:tc>
          <w:tcPr>
            <w:vMerge w:val="continue"/>
            <w:tcMar>
              <w:top w:w="35.0" w:type="dxa"/>
              <w:left w:w="55.0" w:type="dxa"/>
              <w:bottom w:w="35.0" w:type="dxa"/>
              <w:right w:w="55.0" w:type="dxa"/>
            </w:tcMar>
          </w:tcPr>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8B5">
            <w:pPr>
              <w:rPr/>
            </w:pPr>
            <w:r w:rsidDel="00000000" w:rsidR="00000000" w:rsidRPr="00000000">
              <w:rPr>
                <w:rFonts w:ascii="Bookman Old Style" w:cs="Bookman Old Style" w:eastAsia="Bookman Old Style" w:hAnsi="Bookman Old Style"/>
                <w:rtl w:val="0"/>
              </w:rPr>
              <w:t xml:space="preserve">Capaian</w:t>
            </w: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8B6">
            <w:pPr>
              <w:jc w:val="center"/>
              <w:rPr/>
            </w:pPr>
            <w:r w:rsidDel="00000000" w:rsidR="00000000" w:rsidRPr="00000000">
              <w:rPr>
                <w:rFonts w:ascii="Bookman Old Style" w:cs="Bookman Old Style" w:eastAsia="Bookman Old Style" w:hAnsi="Bookman Old Style"/>
                <w:rtl w:val="0"/>
              </w:rPr>
              <w:t xml:space="preserve">:</w:t>
            </w:r>
            <w:r w:rsidDel="00000000" w:rsidR="00000000" w:rsidRPr="00000000">
              <w:rPr>
                <w:rtl w:val="0"/>
              </w:rPr>
            </w:r>
          </w:p>
        </w:tc>
        <w:tc>
          <w:tcPr>
            <w:tcMar>
              <w:top w:w="35.0" w:type="dxa"/>
              <w:left w:w="55.0" w:type="dxa"/>
              <w:bottom w:w="35.0" w:type="dxa"/>
              <w:right w:w="55.0" w:type="dxa"/>
            </w:tcMar>
          </w:tcPr>
          <w:p w:rsidR="00000000" w:rsidDel="00000000" w:rsidP="00000000" w:rsidRDefault="00000000" w:rsidRPr="00000000" w14:paraId="000008B7">
            <w:pPr>
              <w:rPr/>
            </w:pPr>
            <w:r w:rsidDel="00000000" w:rsidR="00000000" w:rsidRPr="00000000">
              <w:rPr>
                <w:rFonts w:ascii="Bookman Old Style" w:cs="Bookman Old Style" w:eastAsia="Bookman Old Style" w:hAnsi="Bookman Old Style"/>
                <w:rtl w:val="0"/>
              </w:rPr>
              <w:t xml:space="preserve">Terlaksananya pengoperasian Water Treatment Plant sesuai perintah kerja, SOP, dan ketentuan </w:t>
            </w:r>
            <w:ins w:author="Aisyia Effendi" w:id="241" w:date="2026-08-29T07:38:40Z">
              <w:r w:rsidDel="00000000" w:rsidR="00000000" w:rsidRPr="00000000">
                <w:rPr>
                  <w:rFonts w:ascii="Bookman Old Style" w:cs="Bookman Old Style" w:eastAsia="Bookman Old Style" w:hAnsi="Bookman Old Style"/>
                  <w:rtl w:val="0"/>
                </w:rPr>
                <w:t xml:space="preserve">keselamatan ketenagalistrikan (</w:t>
              </w:r>
            </w:ins>
            <w:r w:rsidDel="00000000" w:rsidR="00000000" w:rsidRPr="00000000">
              <w:rPr>
                <w:rFonts w:ascii="Bookman Old Style" w:cs="Bookman Old Style" w:eastAsia="Bookman Old Style" w:hAnsi="Bookman Old Style"/>
                <w:rtl w:val="0"/>
              </w:rPr>
              <w:t xml:space="preserve">K2</w:t>
            </w:r>
            <w:ins w:author="Aisyia Effendi" w:id="242" w:date="2026-08-29T07:38:49Z">
              <w:r w:rsidDel="00000000" w:rsidR="00000000" w:rsidRPr="00000000">
                <w:rPr>
                  <w:rFonts w:ascii="Bookman Old Style" w:cs="Bookman Old Style" w:eastAsia="Bookman Old Style" w:hAnsi="Bookman Old Style"/>
                  <w:rtl w:val="0"/>
                </w:rPr>
                <w:t xml:space="preserve">)</w:t>
              </w:r>
            </w:ins>
            <w:r w:rsidDel="00000000" w:rsidR="00000000" w:rsidRPr="00000000">
              <w:rPr>
                <w:rFonts w:ascii="Bookman Old Style" w:cs="Bookman Old Style" w:eastAsia="Bookman Old Style" w:hAnsi="Bookman Old Style"/>
                <w:rtl w:val="0"/>
              </w:rPr>
              <w:t xml:space="preserve"> secara disiplin dan cermat.</w:t>
            </w:r>
            <w:r w:rsidDel="00000000" w:rsidR="00000000" w:rsidRPr="00000000">
              <w:rPr>
                <w:rtl w:val="0"/>
              </w:rPr>
            </w:r>
          </w:p>
        </w:tc>
      </w:tr>
    </w:tbl>
    <w:p w:rsidR="00000000" w:rsidDel="00000000" w:rsidP="00000000" w:rsidRDefault="00000000" w:rsidRPr="00000000" w14:paraId="000008B8">
      <w:pPr>
        <w:spacing w:after="0" w:line="20" w:lineRule="auto"/>
        <w:rPr>
          <w:sz w:val="2"/>
          <w:szCs w:val="2"/>
        </w:rPr>
      </w:pPr>
      <w:r w:rsidDel="00000000" w:rsidR="00000000" w:rsidRPr="00000000">
        <w:rPr>
          <w:rtl w:val="0"/>
        </w:rPr>
      </w:r>
    </w:p>
    <w:tbl>
      <w:tblPr>
        <w:tblStyle w:val="Table26"/>
        <w:tblW w:w="139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0"/>
        <w:gridCol w:w="1550"/>
        <w:gridCol w:w="450"/>
        <w:gridCol w:w="2050"/>
        <w:gridCol w:w="2350"/>
        <w:gridCol w:w="2700"/>
        <w:gridCol w:w="450"/>
        <w:gridCol w:w="3300"/>
        <w:gridCol w:w="650"/>
        <w:tblGridChange w:id="0">
          <w:tblGrid>
            <w:gridCol w:w="400"/>
            <w:gridCol w:w="1550"/>
            <w:gridCol w:w="450"/>
            <w:gridCol w:w="2050"/>
            <w:gridCol w:w="2350"/>
            <w:gridCol w:w="2700"/>
            <w:gridCol w:w="450"/>
            <w:gridCol w:w="3300"/>
            <w:gridCol w:w="650"/>
          </w:tblGrid>
        </w:tblGridChange>
      </w:tblGrid>
      <w:tr>
        <w:trPr>
          <w:cantSplit w:val="1"/>
          <w:tblHeader w:val="1"/>
        </w:trPr>
        <w:tc>
          <w:tcPr>
            <w:gridSpan w:val="2"/>
            <w:tcMar>
              <w:top w:w="30.0" w:type="dxa"/>
              <w:left w:w="35.0" w:type="dxa"/>
              <w:bottom w:w="30.0" w:type="dxa"/>
              <w:right w:w="35.0" w:type="dxa"/>
            </w:tcMar>
          </w:tcPr>
          <w:p w:rsidR="00000000" w:rsidDel="00000000" w:rsidP="00000000" w:rsidRDefault="00000000" w:rsidRPr="00000000" w14:paraId="000008B9">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0"/>
                <w:szCs w:val="20"/>
                <w:rtl w:val="0"/>
              </w:rPr>
              <w:t xml:space="preserve">Elemen</w:t>
              <w:br w:type="textWrapping"/>
              <w:t xml:space="preserve">Kompetensi</w:t>
            </w:r>
            <w:r w:rsidDel="00000000" w:rsidR="00000000" w:rsidRPr="00000000">
              <w:rPr>
                <w:rtl w:val="0"/>
              </w:rPr>
            </w:r>
          </w:p>
        </w:tc>
        <w:tc>
          <w:tcPr>
            <w:gridSpan w:val="2"/>
            <w:tcMar>
              <w:top w:w="30.0" w:type="dxa"/>
              <w:left w:w="35.0" w:type="dxa"/>
              <w:bottom w:w="30.0" w:type="dxa"/>
              <w:right w:w="35.0" w:type="dxa"/>
            </w:tcMar>
          </w:tcPr>
          <w:p w:rsidR="00000000" w:rsidDel="00000000" w:rsidP="00000000" w:rsidRDefault="00000000" w:rsidRPr="00000000" w14:paraId="000008BB">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0"/>
                <w:szCs w:val="20"/>
                <w:rtl w:val="0"/>
              </w:rPr>
              <w:t xml:space="preserve">Kriteria</w:t>
              <w:br w:type="textWrapping"/>
              <w:t xml:space="preserve">Unjuk Kerja</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8BD">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0"/>
                <w:szCs w:val="20"/>
                <w:rtl w:val="0"/>
              </w:rPr>
              <w:t xml:space="preserve">Indikator</w:t>
              <w:br w:type="textWrapping"/>
              <w:t xml:space="preserve">Unjuk Kerja</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8BE">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0"/>
                <w:szCs w:val="20"/>
                <w:rtl w:val="0"/>
              </w:rPr>
              <w:t xml:space="preserve">Pengetahuan</w:t>
            </w:r>
            <w:r w:rsidDel="00000000" w:rsidR="00000000" w:rsidRPr="00000000">
              <w:rPr>
                <w:rtl w:val="0"/>
              </w:rPr>
            </w:r>
          </w:p>
        </w:tc>
        <w:tc>
          <w:tcPr>
            <w:gridSpan w:val="2"/>
            <w:tcMar>
              <w:top w:w="30.0" w:type="dxa"/>
              <w:left w:w="35.0" w:type="dxa"/>
              <w:bottom w:w="30.0" w:type="dxa"/>
              <w:right w:w="35.0" w:type="dxa"/>
            </w:tcMar>
          </w:tcPr>
          <w:p w:rsidR="00000000" w:rsidDel="00000000" w:rsidP="00000000" w:rsidRDefault="00000000" w:rsidRPr="00000000" w14:paraId="000008BF">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0"/>
                <w:szCs w:val="20"/>
                <w:rtl w:val="0"/>
              </w:rPr>
              <w:t xml:space="preserve">Keterampilan</w:t>
              <w:br w:type="textWrapping"/>
              <w:t xml:space="preserve">dan Sikap</w:t>
            </w:r>
            <w:r w:rsidDel="00000000" w:rsidR="00000000" w:rsidRPr="00000000">
              <w:rPr>
                <w:rtl w:val="0"/>
              </w:rPr>
            </w:r>
          </w:p>
        </w:tc>
        <w:tc>
          <w:tcPr>
            <w:tcMar>
              <w:top w:w="30.0" w:type="dxa"/>
              <w:left w:w="5.0" w:type="dxa"/>
              <w:bottom w:w="30.0" w:type="dxa"/>
              <w:right w:w="5.0" w:type="dxa"/>
            </w:tcMar>
          </w:tcPr>
          <w:p w:rsidR="00000000" w:rsidDel="00000000" w:rsidP="00000000" w:rsidRDefault="00000000" w:rsidRPr="00000000" w14:paraId="000008C1">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16"/>
                <w:szCs w:val="16"/>
                <w:rtl w:val="0"/>
              </w:rPr>
              <w:t xml:space="preserve">Durasi</w:t>
            </w:r>
            <w:r w:rsidDel="00000000" w:rsidR="00000000" w:rsidRPr="00000000">
              <w:rPr>
                <w:rtl w:val="0"/>
              </w:rPr>
            </w:r>
          </w:p>
        </w:tc>
      </w:tr>
      <w:tr>
        <w:trPr>
          <w:cantSplit w:val="1"/>
          <w:tblHeader w:val="0"/>
        </w:trPr>
        <w:tc>
          <w:tcPr>
            <w:vMerge w:val="restart"/>
            <w:tcMar>
              <w:top w:w="30.0" w:type="dxa"/>
              <w:left w:w="35.0" w:type="dxa"/>
              <w:bottom w:w="30.0" w:type="dxa"/>
              <w:right w:w="35.0" w:type="dxa"/>
            </w:tcMar>
          </w:tcPr>
          <w:p w:rsidR="00000000" w:rsidDel="00000000" w:rsidP="00000000" w:rsidRDefault="00000000" w:rsidRPr="00000000" w14:paraId="000008C2">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1.</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8C3">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Merencanakan pengoperasian Water Treatment Plant</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8C4">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1.1</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8C5">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Dasar pelaksanaan tugas pengoperasian Water Treatment Plant, diketahui.</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8C6">
            <w:pPr>
              <w:rPr/>
            </w:pPr>
            <w:ins w:author="Aisyia Effendi" w:id="243" w:date="2026-08-29T04:03:10Z">
              <w:r w:rsidDel="00000000" w:rsidR="00000000" w:rsidRPr="00000000">
                <w:rPr>
                  <w:rFonts w:ascii="Bookman Old Style" w:cs="Bookman Old Style" w:eastAsia="Bookman Old Style" w:hAnsi="Bookman Old Style"/>
                  <w:sz w:val="20"/>
                  <w:szCs w:val="20"/>
                  <w:rtl w:val="0"/>
                  <w:rPrChange w:author="Aisyia Effendi" w:id="244" w:date="2026-08-29T04:03:10Z">
                    <w:rPr>
                      <w:rFonts w:ascii="Bookman Old Style" w:cs="Bookman Old Style" w:eastAsia="Bookman Old Style" w:hAnsi="Bookman Old Style"/>
                      <w:sz w:val="24"/>
                      <w:szCs w:val="24"/>
                    </w:rPr>
                  </w:rPrChange>
                </w:rPr>
                <w:t xml:space="preserve">Diidentifikasinya </w:t>
              </w:r>
            </w:ins>
            <w:del w:author="Aisyia Effendi" w:id="243" w:date="2026-08-29T04:03:10Z">
              <w:r w:rsidDel="00000000" w:rsidR="00000000" w:rsidRPr="00000000">
                <w:rPr>
                  <w:rFonts w:ascii="Bookman Old Style" w:cs="Bookman Old Style" w:eastAsia="Bookman Old Style" w:hAnsi="Bookman Old Style"/>
                  <w:sz w:val="20"/>
                  <w:szCs w:val="20"/>
                  <w:rtl w:val="0"/>
                  <w:rPrChange w:author="Aisyia Effendi" w:id="244" w:date="2026-08-29T04:03:10Z">
                    <w:rPr>
                      <w:rFonts w:ascii="Bookman Old Style" w:cs="Bookman Old Style" w:eastAsia="Bookman Old Style" w:hAnsi="Bookman Old Style"/>
                      <w:sz w:val="20"/>
                      <w:szCs w:val="20"/>
                    </w:rPr>
                  </w:rPrChange>
                </w:rPr>
                <w:delText xml:space="preserve">Teridentifikasinya</w:delText>
              </w:r>
            </w:del>
            <w:r w:rsidDel="00000000" w:rsidR="00000000" w:rsidRPr="00000000">
              <w:rPr>
                <w:rFonts w:ascii="Bookman Old Style" w:cs="Bookman Old Style" w:eastAsia="Bookman Old Style" w:hAnsi="Bookman Old Style"/>
                <w:sz w:val="20"/>
                <w:szCs w:val="20"/>
                <w:rtl w:val="0"/>
              </w:rPr>
              <w:t xml:space="preserve"> dasar, tujuan, perintah kerja, perlengkapan </w:t>
            </w:r>
            <w:ins w:author="Aisyia Effendi" w:id="245" w:date="2026-08-29T04:07:03Z">
              <w:r w:rsidDel="00000000" w:rsidR="00000000" w:rsidRPr="00000000">
                <w:rPr>
                  <w:rFonts w:ascii="Bookman Old Style" w:cs="Bookman Old Style" w:eastAsia="Bookman Old Style" w:hAnsi="Bookman Old Style"/>
                  <w:sz w:val="20"/>
                  <w:szCs w:val="20"/>
                  <w:rtl w:val="0"/>
                </w:rPr>
                <w:t xml:space="preserve">keselamatan ketenagalistrikan (</w:t>
              </w:r>
            </w:ins>
            <w:r w:rsidDel="00000000" w:rsidR="00000000" w:rsidRPr="00000000">
              <w:rPr>
                <w:rFonts w:ascii="Bookman Old Style" w:cs="Bookman Old Style" w:eastAsia="Bookman Old Style" w:hAnsi="Bookman Old Style"/>
                <w:sz w:val="20"/>
                <w:szCs w:val="20"/>
                <w:rtl w:val="0"/>
              </w:rPr>
              <w:t xml:space="preserve">K2</w:t>
            </w:r>
            <w:ins w:author="Aisyia Effendi" w:id="246" w:date="2026-08-29T04:07:16Z">
              <w:r w:rsidDel="00000000" w:rsidR="00000000" w:rsidRPr="00000000">
                <w:rPr>
                  <w:rFonts w:ascii="Bookman Old Style" w:cs="Bookman Old Style" w:eastAsia="Bookman Old Style" w:hAnsi="Bookman Old Style"/>
                  <w:sz w:val="20"/>
                  <w:szCs w:val="20"/>
                  <w:rtl w:val="0"/>
                </w:rPr>
                <w:t xml:space="preserve">)</w:t>
              </w:r>
            </w:ins>
            <w:r w:rsidDel="00000000" w:rsidR="00000000" w:rsidRPr="00000000">
              <w:rPr>
                <w:rFonts w:ascii="Bookman Old Style" w:cs="Bookman Old Style" w:eastAsia="Bookman Old Style" w:hAnsi="Bookman Old Style"/>
                <w:sz w:val="20"/>
                <w:szCs w:val="20"/>
                <w:rtl w:val="0"/>
              </w:rPr>
              <w:t xml:space="preserve">, peralatan, dan lingkup pengoperasian Water Treatment Plant sesuai kewenangan secara cermat.</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8C7">
            <w:pPr>
              <w:rPr/>
            </w:pPr>
            <w:r w:rsidDel="00000000" w:rsidR="00000000" w:rsidRPr="00000000">
              <w:rPr>
                <w:rFonts w:ascii="Bookman Old Style" w:cs="Bookman Old Style" w:eastAsia="Bookman Old Style" w:hAnsi="Bookman Old Style"/>
                <w:sz w:val="20"/>
                <w:szCs w:val="20"/>
                <w:rtl w:val="0"/>
              </w:rPr>
              <w:t xml:space="preserve">Penjelasan tentang:</w:t>
            </w:r>
            <w:r w:rsidDel="00000000" w:rsidR="00000000" w:rsidRPr="00000000">
              <w:rPr>
                <w:rtl w:val="0"/>
              </w:rPr>
            </w:r>
          </w:p>
          <w:p w:rsidR="00000000" w:rsidDel="00000000" w:rsidP="00000000" w:rsidRDefault="00000000" w:rsidRPr="00000000" w14:paraId="000008C8">
            <w:pPr>
              <w:numPr>
                <w:ilvl w:val="0"/>
                <w:numId w:val="30"/>
              </w:numPr>
              <w:ind w:left="720" w:hanging="360"/>
              <w:rPr>
                <w:ins w:author="Aisyia Effendi" w:id="249" w:date="2026-08-29T07:40:04Z"/>
                <w:rFonts w:ascii="Bookman Old Style" w:cs="Bookman Old Style" w:eastAsia="Bookman Old Style" w:hAnsi="Bookman Old Style"/>
                <w:sz w:val="20"/>
                <w:szCs w:val="20"/>
                <w:u w:val="none"/>
              </w:rPr>
            </w:pPr>
            <w:ins w:author="Aisyia Effendi" w:id="247" w:date="2026-08-29T07:40:08Z">
              <w:r w:rsidDel="00000000" w:rsidR="00000000" w:rsidRPr="00000000">
                <w:rPr>
                  <w:rFonts w:ascii="Bookman Old Style" w:cs="Bookman Old Style" w:eastAsia="Bookman Old Style" w:hAnsi="Bookman Old Style"/>
                  <w:sz w:val="20"/>
                  <w:szCs w:val="20"/>
                  <w:rtl w:val="0"/>
                  <w:rPrChange w:author="Aisyia Effendi" w:id="248" w:date="2026-08-29T07:40:08Z">
                    <w:rPr/>
                  </w:rPrChange>
                </w:rPr>
                <w:t xml:space="preserve">Dasar, maksud, dan tujuan pelaksanaan tugas pengoperasian Water Treatment Plant</w:t>
              </w:r>
            </w:ins>
            <w:del w:author="Aisyia Effendi" w:id="247" w:date="2026-08-29T07:40:08Z">
              <w:r w:rsidDel="00000000" w:rsidR="00000000" w:rsidRPr="00000000">
                <w:rPr>
                  <w:rFonts w:ascii="Bookman Old Style" w:cs="Bookman Old Style" w:eastAsia="Bookman Old Style" w:hAnsi="Bookman Old Style"/>
                  <w:sz w:val="20"/>
                  <w:szCs w:val="20"/>
                  <w:rtl w:val="0"/>
                </w:rPr>
                <w:delText xml:space="preserve">1.</w:delText>
              </w:r>
            </w:del>
            <w:ins w:author="Aisyia Effendi" w:id="247" w:date="2026-08-29T07:40:08Z">
              <w:del w:author="Aisyia Effendi" w:id="247" w:date="2026-08-29T07:40:08Z">
                <w:r w:rsidDel="00000000" w:rsidR="00000000" w:rsidRPr="00000000">
                  <w:rPr>
                    <w:rFonts w:ascii="Bookman Old Style" w:cs="Bookman Old Style" w:eastAsia="Bookman Old Style" w:hAnsi="Bookman Old Style"/>
                    <w:sz w:val="20"/>
                    <w:szCs w:val="20"/>
                    <w:rtl w:val="0"/>
                  </w:rPr>
                  <w:delText xml:space="preserve"> </w:delText>
                </w:r>
              </w:del>
            </w:ins>
            <w:r w:rsidDel="00000000" w:rsidR="00000000" w:rsidRPr="00000000">
              <w:rPr>
                <w:rFonts w:ascii="Bookman Old Style" w:cs="Bookman Old Style" w:eastAsia="Bookman Old Style" w:hAnsi="Bookman Old Style"/>
                <w:sz w:val="20"/>
                <w:szCs w:val="20"/>
                <w:rtl w:val="0"/>
              </w:rPr>
              <w:t xml:space="preserve"> </w:t>
            </w:r>
            <w:ins w:author="Aisyia Effendi" w:id="249" w:date="2026-08-29T07:40:04Z">
              <w:r w:rsidDel="00000000" w:rsidR="00000000" w:rsidRPr="00000000">
                <w:rPr>
                  <w:rtl w:val="0"/>
                </w:rPr>
              </w:r>
            </w:ins>
          </w:p>
          <w:p w:rsidR="00000000" w:rsidDel="00000000" w:rsidP="00000000" w:rsidRDefault="00000000" w:rsidRPr="00000000" w14:paraId="000008C9">
            <w:pPr>
              <w:rPr>
                <w:rFonts w:ascii="Bookman Old Style" w:cs="Bookman Old Style" w:eastAsia="Bookman Old Style" w:hAnsi="Bookman Old Style"/>
                <w:sz w:val="20"/>
                <w:szCs w:val="20"/>
                <w:rPrChange w:author="Aisyia Effendi" w:id="251" w:date="2026-08-29T07:40:00Z">
                  <w:rPr/>
                </w:rPrChange>
              </w:rPr>
            </w:pPr>
            <w:del w:author="Aisyia Effendi" w:id="250" w:date="2026-08-29T07:40:00Z">
              <w:r w:rsidDel="00000000" w:rsidR="00000000" w:rsidRPr="00000000">
                <w:rPr>
                  <w:rFonts w:ascii="Bookman Old Style" w:cs="Bookman Old Style" w:eastAsia="Bookman Old Style" w:hAnsi="Bookman Old Style"/>
                  <w:sz w:val="20"/>
                  <w:szCs w:val="20"/>
                  <w:rtl w:val="0"/>
                </w:rPr>
                <w:delText xml:space="preserve">Peraturan dan perundangan terkait K2</w:delText>
              </w:r>
            </w:del>
            <w:r w:rsidDel="00000000" w:rsidR="00000000" w:rsidRPr="00000000">
              <w:rPr>
                <w:rtl w:val="0"/>
              </w:rPr>
            </w:r>
          </w:p>
          <w:p w:rsidR="00000000" w:rsidDel="00000000" w:rsidP="00000000" w:rsidRDefault="00000000" w:rsidRPr="00000000" w14:paraId="000008CA">
            <w:pPr>
              <w:numPr>
                <w:ilvl w:val="0"/>
                <w:numId w:val="30"/>
              </w:numPr>
              <w:ind w:left="720" w:hanging="360"/>
              <w:rPr>
                <w:rFonts w:ascii="Bookman Old Style" w:cs="Bookman Old Style" w:eastAsia="Bookman Old Style" w:hAnsi="Bookman Old Style"/>
                <w:sz w:val="20"/>
                <w:szCs w:val="20"/>
                <w:u w:val="none"/>
                <w:rPrChange w:author="Aisyia Effendi" w:id="254" w:date="2026-08-29T07:40:43Z">
                  <w:rPr/>
                </w:rPrChange>
              </w:rPr>
              <w:pPrChange w:author="Aisyia Effendi" w:id="0" w:date="2026-08-29T07:40:43Z">
                <w:pPr/>
              </w:pPrChange>
            </w:pPr>
            <w:del w:author="Aisyia Effendi" w:id="252" w:date="2026-08-29T07:40:43Z">
              <w:r w:rsidDel="00000000" w:rsidR="00000000" w:rsidRPr="00000000">
                <w:rPr>
                  <w:rFonts w:ascii="Bookman Old Style" w:cs="Bookman Old Style" w:eastAsia="Bookman Old Style" w:hAnsi="Bookman Old Style"/>
                  <w:sz w:val="20"/>
                  <w:szCs w:val="20"/>
                  <w:rtl w:val="0"/>
                </w:rPr>
                <w:delText xml:space="preserve">2. </w:delText>
              </w:r>
            </w:del>
            <w:ins w:author="Aisyia Effendi" w:id="252" w:date="2026-08-29T07:40:43Z">
              <w:r w:rsidDel="00000000" w:rsidR="00000000" w:rsidRPr="00000000">
                <w:rPr>
                  <w:rFonts w:ascii="Bookman Old Style" w:cs="Bookman Old Style" w:eastAsia="Bookman Old Style" w:hAnsi="Bookman Old Style"/>
                  <w:sz w:val="20"/>
                  <w:szCs w:val="20"/>
                  <w:rtl w:val="0"/>
                </w:rPr>
                <w:t xml:space="preserve">Perintah kerja, perlengkapan keselamatan ketenagalistrikan (K2), peralatan utama dan pendukung pengoperasian Water Treatment Plant </w:t>
              </w:r>
            </w:ins>
            <w:del w:author="Aisyia Effendi" w:id="252" w:date="2026-08-29T07:40:43Z">
              <w:r w:rsidDel="00000000" w:rsidR="00000000" w:rsidRPr="00000000">
                <w:rPr>
                  <w:rFonts w:ascii="Bookman Old Style" w:cs="Bookman Old Style" w:eastAsia="Bookman Old Style" w:hAnsi="Bookman Old Style"/>
                  <w:sz w:val="20"/>
                  <w:szCs w:val="20"/>
                  <w:rtl w:val="0"/>
                </w:rPr>
                <w:delText xml:space="preserve">SOP, diagram, logic diagram, dan prinsip kerja</w:delText>
              </w:r>
            </w:del>
            <w:r w:rsidDel="00000000" w:rsidR="00000000" w:rsidRPr="00000000">
              <w:rPr>
                <w:rFonts w:ascii="Bookman Old Style" w:cs="Bookman Old Style" w:eastAsia="Bookman Old Style" w:hAnsi="Bookman Old Style"/>
                <w:sz w:val="20"/>
                <w:szCs w:val="20"/>
                <w:rtl w:val="0"/>
              </w:rPr>
              <w:t xml:space="preserve"> </w:t>
            </w:r>
            <w:del w:author="Aisyia Effendi" w:id="253" w:date="2026-08-29T07:41:15Z">
              <w:r w:rsidDel="00000000" w:rsidR="00000000" w:rsidRPr="00000000">
                <w:rPr>
                  <w:rFonts w:ascii="Bookman Old Style" w:cs="Bookman Old Style" w:eastAsia="Bookman Old Style" w:hAnsi="Bookman Old Style"/>
                  <w:sz w:val="20"/>
                  <w:szCs w:val="20"/>
                  <w:rtl w:val="0"/>
                </w:rPr>
                <w:delText xml:space="preserve">Water Treatment Plant</w:delText>
              </w:r>
            </w:del>
            <w:r w:rsidDel="00000000" w:rsidR="00000000" w:rsidRPr="00000000">
              <w:rPr>
                <w:rtl w:val="0"/>
              </w:rPr>
            </w:r>
          </w:p>
          <w:p w:rsidR="00000000" w:rsidDel="00000000" w:rsidP="00000000" w:rsidRDefault="00000000" w:rsidRPr="00000000" w14:paraId="000008CB">
            <w:pPr>
              <w:numPr>
                <w:ilvl w:val="0"/>
                <w:numId w:val="30"/>
              </w:numPr>
              <w:ind w:left="720" w:hanging="360"/>
              <w:rPr>
                <w:ins w:author="Aisyia Effendi" w:id="255" w:date="2026-08-29T07:41:19Z"/>
                <w:rFonts w:ascii="Bookman Old Style" w:cs="Bookman Old Style" w:eastAsia="Bookman Old Style" w:hAnsi="Bookman Old Style"/>
                <w:sz w:val="20"/>
                <w:szCs w:val="20"/>
                <w:u w:val="none"/>
              </w:rPr>
            </w:pPr>
            <w:ins w:author="Aisyia Effendi" w:id="255" w:date="2026-08-29T07:41:19Z">
              <w:r w:rsidDel="00000000" w:rsidR="00000000" w:rsidRPr="00000000">
                <w:rPr>
                  <w:rFonts w:ascii="Bookman Old Style" w:cs="Bookman Old Style" w:eastAsia="Bookman Old Style" w:hAnsi="Bookman Old Style"/>
                  <w:sz w:val="20"/>
                  <w:szCs w:val="20"/>
                  <w:rtl w:val="0"/>
                  <w:rPrChange w:author="Aisyia Effendi" w:id="256" w:date="2026-08-29T07:41:19Z">
                    <w:rPr/>
                  </w:rPrChange>
                </w:rPr>
                <w:t xml:space="preserve">Prosedur pemenuhan (penyanggupan) lingkup perintah kerja pengoperasian Water Treatment Plant </w:t>
              </w:r>
            </w:ins>
          </w:p>
          <w:p w:rsidR="00000000" w:rsidDel="00000000" w:rsidP="00000000" w:rsidRDefault="00000000" w:rsidRPr="00000000" w14:paraId="000008CC">
            <w:pPr>
              <w:ind w:left="0" w:firstLine="0"/>
              <w:rPr>
                <w:ins w:author="Aisyia Effendi" w:id="255" w:date="2026-08-29T07:41:19Z"/>
                <w:del w:author="Aisyia Effendi" w:id="255" w:date="2026-08-29T07:41:19Z"/>
                <w:rFonts w:ascii="Bookman Old Style" w:cs="Bookman Old Style" w:eastAsia="Bookman Old Style" w:hAnsi="Bookman Old Style"/>
                <w:sz w:val="20"/>
                <w:szCs w:val="20"/>
              </w:rPr>
            </w:pPr>
            <w:del w:author="Aisyia Effendi" w:id="255" w:date="2026-08-29T07:41:19Z">
              <w:r w:rsidDel="00000000" w:rsidR="00000000" w:rsidRPr="00000000">
                <w:rPr>
                  <w:rFonts w:ascii="Bookman Old Style" w:cs="Bookman Old Style" w:eastAsia="Bookman Old Style" w:hAnsi="Bookman Old Style"/>
                  <w:sz w:val="20"/>
                  <w:szCs w:val="20"/>
                  <w:rtl w:val="0"/>
                </w:rPr>
                <w:delText xml:space="preserve">3. </w:delText>
              </w:r>
            </w:del>
            <w:ins w:author="Aisyia Effendi" w:id="255" w:date="2026-08-29T07:41:19Z">
              <w:del w:author="Aisyia Effendi" w:id="255" w:date="2026-08-29T07:41:19Z">
                <w:r w:rsidDel="00000000" w:rsidR="00000000" w:rsidRPr="00000000">
                  <w:rPr>
                    <w:rtl w:val="0"/>
                  </w:rPr>
                </w:r>
              </w:del>
            </w:ins>
          </w:p>
          <w:p w:rsidR="00000000" w:rsidDel="00000000" w:rsidP="00000000" w:rsidRDefault="00000000" w:rsidRPr="00000000" w14:paraId="000008CD">
            <w:pPr>
              <w:rPr>
                <w:del w:author="Aisyia Effendi" w:id="255" w:date="2026-08-29T07:41:19Z"/>
              </w:rPr>
            </w:pPr>
            <w:del w:author="Aisyia Effendi" w:id="255" w:date="2026-08-29T07:41:19Z">
              <w:r w:rsidDel="00000000" w:rsidR="00000000" w:rsidRPr="00000000">
                <w:rPr>
                  <w:rFonts w:ascii="Bookman Old Style" w:cs="Bookman Old Style" w:eastAsia="Bookman Old Style" w:hAnsi="Bookman Old Style"/>
                  <w:sz w:val="20"/>
                  <w:szCs w:val="20"/>
                  <w:rtl w:val="0"/>
                </w:rPr>
                <w:delText xml:space="preserve">Tujuan, lingkup, batas pelaksanaan, metode komunikasi, dan standar pelaporan dalam perintah kerja</w:delText>
              </w:r>
              <w:r w:rsidDel="00000000" w:rsidR="00000000" w:rsidRPr="00000000">
                <w:rPr>
                  <w:rtl w:val="0"/>
                </w:rPr>
              </w:r>
            </w:del>
          </w:p>
          <w:p w:rsidR="00000000" w:rsidDel="00000000" w:rsidP="00000000" w:rsidRDefault="00000000" w:rsidRPr="00000000" w14:paraId="000008CE">
            <w:pPr>
              <w:rPr/>
            </w:pPr>
            <w:del w:author="Aisyia Effendi" w:id="255" w:date="2026-08-29T07:41:19Z">
              <w:r w:rsidDel="00000000" w:rsidR="00000000" w:rsidRPr="00000000">
                <w:rPr>
                  <w:rFonts w:ascii="Bookman Old Style" w:cs="Bookman Old Style" w:eastAsia="Bookman Old Style" w:hAnsi="Bookman Old Style"/>
                  <w:sz w:val="20"/>
                  <w:szCs w:val="20"/>
                  <w:rtl w:val="0"/>
                </w:rPr>
                <w:delText xml:space="preserve">4. Peralatan utama, peralatan pendukung, dan perlengkapan K2</w:delText>
              </w:r>
            </w:del>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8CF">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1.1</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8D0">
            <w:pPr>
              <w:rPr/>
            </w:pPr>
            <w:r w:rsidDel="00000000" w:rsidR="00000000" w:rsidRPr="00000000">
              <w:rPr>
                <w:rFonts w:ascii="Bookman Old Style" w:cs="Bookman Old Style" w:eastAsia="Bookman Old Style" w:hAnsi="Bookman Old Style"/>
                <w:sz w:val="20"/>
                <w:szCs w:val="20"/>
                <w:rtl w:val="0"/>
              </w:rPr>
              <w:t xml:space="preserve">Mengetahui dasar pelaksanaan tugas pengoperasian Water Treatment Plant secara disiplin dan cermat, dengan komunikasi yang jelas dan lugas, serta peduli terhadap kebersihan dan keselamatan lingkungan kerja.</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8D1">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4 JP</w:t>
            </w:r>
            <w:r w:rsidDel="00000000" w:rsidR="00000000" w:rsidRPr="00000000">
              <w:rPr>
                <w:rtl w:val="0"/>
              </w:rPr>
            </w:r>
          </w:p>
        </w:tc>
      </w:tr>
      <w:tr>
        <w:trPr>
          <w:cantSplit w:val="1"/>
          <w:tblHeader w:val="0"/>
        </w:trPr>
        <w:tc>
          <w:tcPr>
            <w:vMerge w:val="continue"/>
            <w:tcMar>
              <w:top w:w="30.0" w:type="dxa"/>
              <w:left w:w="35.0" w:type="dxa"/>
              <w:bottom w:w="30.0" w:type="dxa"/>
              <w:right w:w="35.0" w:type="dxa"/>
            </w:tcMar>
          </w:tcPr>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8D4">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1.2</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8D5">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Maksud &amp; tujuan pengoperasian Water Treatment Plant dipahami.</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8D8">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1.2</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8D9">
            <w:pPr>
              <w:rPr/>
            </w:pPr>
            <w:r w:rsidDel="00000000" w:rsidR="00000000" w:rsidRPr="00000000">
              <w:rPr>
                <w:rFonts w:ascii="Bookman Old Style" w:cs="Bookman Old Style" w:eastAsia="Bookman Old Style" w:hAnsi="Bookman Old Style"/>
                <w:sz w:val="20"/>
                <w:szCs w:val="20"/>
                <w:rtl w:val="0"/>
              </w:rPr>
              <w:t xml:space="preserve">Memahami maksud dan tujuan pengoperasian Water Treatment Plant secara disiplin dan cermat, dengan komunikasi yang jelas dan lugas, serta peduli terhadap kebersihan dan keselamatan lingkungan kerja.</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blHeader w:val="0"/>
        </w:trPr>
        <w:tc>
          <w:tcPr>
            <w:vMerge w:val="continue"/>
            <w:tcMar>
              <w:top w:w="30.0" w:type="dxa"/>
              <w:left w:w="35.0" w:type="dxa"/>
              <w:bottom w:w="30.0" w:type="dxa"/>
              <w:right w:w="35.0" w:type="dxa"/>
            </w:tcMar>
          </w:tcPr>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8DD">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1.3</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8DE">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Perintah kerja pengoperasian Water Treatment Plant, termasuk: batasan pelaksanaan pengoperasian; metoda komunikasi; serta standar pelaporan dipahami.</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8E1">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1.3</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8E2">
            <w:pPr>
              <w:rPr/>
            </w:pPr>
            <w:r w:rsidDel="00000000" w:rsidR="00000000" w:rsidRPr="00000000">
              <w:rPr>
                <w:rFonts w:ascii="Bookman Old Style" w:cs="Bookman Old Style" w:eastAsia="Bookman Old Style" w:hAnsi="Bookman Old Style"/>
                <w:sz w:val="20"/>
                <w:szCs w:val="20"/>
                <w:rtl w:val="0"/>
              </w:rPr>
              <w:t xml:space="preserve">Memahami perintah kerja pengoperasian Water Treatment Plant, termasuk batasan pelaksanaan pengoperasian, metode komunikasi, dan standar pelaporan secara disiplin dan cermat, dengan komunikasi yang jelas dan lugas, serta peduli terhadap kebersihan dan keselamatan lingkungan kerja.</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blHeader w:val="0"/>
        </w:trPr>
        <w:tc>
          <w:tcPr>
            <w:vMerge w:val="continue"/>
            <w:tcMar>
              <w:top w:w="30.0" w:type="dxa"/>
              <w:left w:w="35.0" w:type="dxa"/>
              <w:bottom w:w="30.0" w:type="dxa"/>
              <w:right w:w="35.0" w:type="dxa"/>
            </w:tcMar>
          </w:tcPr>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8E6">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1.4</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8E7">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Perlengkapan keselamatan ketenagalistrikan (K2), peralatan utama dan pendukung pengoperasian Water Treatment Plant, diidentifikasi.</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8EA">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1.4</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8EB">
            <w:pPr>
              <w:rPr/>
            </w:pPr>
            <w:r w:rsidDel="00000000" w:rsidR="00000000" w:rsidRPr="00000000">
              <w:rPr>
                <w:rFonts w:ascii="Bookman Old Style" w:cs="Bookman Old Style" w:eastAsia="Bookman Old Style" w:hAnsi="Bookman Old Style"/>
                <w:sz w:val="20"/>
                <w:szCs w:val="20"/>
                <w:rtl w:val="0"/>
              </w:rPr>
              <w:t xml:space="preserve">Mengidentifikasi perlengkapan keselamatan ketenagalistrikan (K2), peralatan utama, dan peralatan pendukung pengoperasian Water Treatment Plant secara disiplin dan cermat, dengan komunikasi yang jelas dan lugas, serta peduli terhadap kebersihan dan keselamatan lingkungan kerja.</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blHeader w:val="0"/>
        </w:trPr>
        <w:tc>
          <w:tcPr>
            <w:vMerge w:val="continue"/>
            <w:tcMar>
              <w:top w:w="30.0" w:type="dxa"/>
              <w:left w:w="35.0" w:type="dxa"/>
              <w:bottom w:w="30.0" w:type="dxa"/>
              <w:right w:w="35.0" w:type="dxa"/>
            </w:tcMar>
          </w:tcPr>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8EF">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1.5</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8F0">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Lingkup perintah kerja pengoperasian Water Treatment Plant disanggupi.</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8F3">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1.5</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8F4">
            <w:pPr>
              <w:rPr/>
            </w:pPr>
            <w:r w:rsidDel="00000000" w:rsidR="00000000" w:rsidRPr="00000000">
              <w:rPr>
                <w:rFonts w:ascii="Bookman Old Style" w:cs="Bookman Old Style" w:eastAsia="Bookman Old Style" w:hAnsi="Bookman Old Style"/>
                <w:sz w:val="20"/>
                <w:szCs w:val="20"/>
                <w:rtl w:val="0"/>
              </w:rPr>
              <w:t xml:space="preserve">Menyanggupi lingkup perintah kerja pengoperasian Water Treatment Plant secara disiplin dan cermat, dengan komunikasi yang jelas dan lugas, serta peduli terhadap kebersihan dan keselamatan lingkungan kerja.</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blHeader w:val="0"/>
        </w:trPr>
        <w:tc>
          <w:tcPr>
            <w:vMerge w:val="restart"/>
            <w:tcMar>
              <w:top w:w="30.0" w:type="dxa"/>
              <w:left w:w="35.0" w:type="dxa"/>
              <w:bottom w:w="30.0" w:type="dxa"/>
              <w:right w:w="35.0" w:type="dxa"/>
            </w:tcMar>
          </w:tcPr>
          <w:p w:rsidR="00000000" w:rsidDel="00000000" w:rsidP="00000000" w:rsidRDefault="00000000" w:rsidRPr="00000000" w14:paraId="000008F6">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2.</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8F7">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Menyiapkan sarana pengoperasian Water Treatment Plant</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8F8">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2.1</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8F9">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Perintah kerja, formulir uji, check list pengoperasian Water Treatment Plant disiapkan.</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8FA">
            <w:pPr>
              <w:rPr/>
            </w:pPr>
            <w:ins w:author="Aisyia Effendi" w:id="257" w:date="2026-08-29T04:03:22Z">
              <w:r w:rsidDel="00000000" w:rsidR="00000000" w:rsidRPr="00000000">
                <w:rPr>
                  <w:rFonts w:ascii="Bookman Old Style" w:cs="Bookman Old Style" w:eastAsia="Bookman Old Style" w:hAnsi="Bookman Old Style"/>
                  <w:sz w:val="20"/>
                  <w:szCs w:val="20"/>
                  <w:rtl w:val="0"/>
                  <w:rPrChange w:author="Aisyia Effendi" w:id="258" w:date="2026-08-29T04:03:22Z">
                    <w:rPr>
                      <w:rFonts w:ascii="Bookman Old Style" w:cs="Bookman Old Style" w:eastAsia="Bookman Old Style" w:hAnsi="Bookman Old Style"/>
                      <w:sz w:val="24"/>
                      <w:szCs w:val="24"/>
                    </w:rPr>
                  </w:rPrChange>
                </w:rPr>
                <w:t xml:space="preserve">Disiapkannya </w:t>
              </w:r>
            </w:ins>
            <w:del w:author="Aisyia Effendi" w:id="257" w:date="2026-08-29T04:03:22Z">
              <w:r w:rsidDel="00000000" w:rsidR="00000000" w:rsidRPr="00000000">
                <w:rPr>
                  <w:rFonts w:ascii="Bookman Old Style" w:cs="Bookman Old Style" w:eastAsia="Bookman Old Style" w:hAnsi="Bookman Old Style"/>
                  <w:sz w:val="20"/>
                  <w:szCs w:val="20"/>
                  <w:rtl w:val="0"/>
                  <w:rPrChange w:author="Aisyia Effendi" w:id="258" w:date="2026-08-29T04:03:22Z">
                    <w:rPr>
                      <w:rFonts w:ascii="Bookman Old Style" w:cs="Bookman Old Style" w:eastAsia="Bookman Old Style" w:hAnsi="Bookman Old Style"/>
                      <w:sz w:val="20"/>
                      <w:szCs w:val="20"/>
                    </w:rPr>
                  </w:rPrChange>
                </w:rPr>
                <w:delText xml:space="preserve">Tersiapkannya</w:delText>
              </w:r>
            </w:del>
            <w:r w:rsidDel="00000000" w:rsidR="00000000" w:rsidRPr="00000000">
              <w:rPr>
                <w:rFonts w:ascii="Bookman Old Style" w:cs="Bookman Old Style" w:eastAsia="Bookman Old Style" w:hAnsi="Bookman Old Style"/>
                <w:sz w:val="20"/>
                <w:szCs w:val="20"/>
                <w:rtl w:val="0"/>
              </w:rPr>
              <w:t xml:space="preserve"> perintah kerja, formulir uji, check list, perlengkapan </w:t>
            </w:r>
            <w:ins w:author="Aisyia Effendi" w:id="259" w:date="2026-08-29T04:34:42Z">
              <w:r w:rsidDel="00000000" w:rsidR="00000000" w:rsidRPr="00000000">
                <w:rPr>
                  <w:rFonts w:ascii="Bookman Old Style" w:cs="Bookman Old Style" w:eastAsia="Bookman Old Style" w:hAnsi="Bookman Old Style"/>
                  <w:sz w:val="20"/>
                  <w:szCs w:val="20"/>
                  <w:rtl w:val="0"/>
                </w:rPr>
                <w:t xml:space="preserve">keselamatan ketenagalistrikan (</w:t>
              </w:r>
            </w:ins>
            <w:r w:rsidDel="00000000" w:rsidR="00000000" w:rsidRPr="00000000">
              <w:rPr>
                <w:rFonts w:ascii="Bookman Old Style" w:cs="Bookman Old Style" w:eastAsia="Bookman Old Style" w:hAnsi="Bookman Old Style"/>
                <w:sz w:val="20"/>
                <w:szCs w:val="20"/>
                <w:rtl w:val="0"/>
              </w:rPr>
              <w:t xml:space="preserve">K2</w:t>
            </w:r>
            <w:ins w:author="Aisyia Effendi" w:id="260" w:date="2026-08-29T04:34:52Z">
              <w:r w:rsidDel="00000000" w:rsidR="00000000" w:rsidRPr="00000000">
                <w:rPr>
                  <w:rFonts w:ascii="Bookman Old Style" w:cs="Bookman Old Style" w:eastAsia="Bookman Old Style" w:hAnsi="Bookman Old Style"/>
                  <w:sz w:val="20"/>
                  <w:szCs w:val="20"/>
                  <w:rtl w:val="0"/>
                </w:rPr>
                <w:t xml:space="preserve">)</w:t>
              </w:r>
            </w:ins>
            <w:r w:rsidDel="00000000" w:rsidR="00000000" w:rsidRPr="00000000">
              <w:rPr>
                <w:rFonts w:ascii="Bookman Old Style" w:cs="Bookman Old Style" w:eastAsia="Bookman Old Style" w:hAnsi="Bookman Old Style"/>
                <w:sz w:val="20"/>
                <w:szCs w:val="20"/>
                <w:rtl w:val="0"/>
              </w:rPr>
              <w:t xml:space="preserve">, lokasi, sarana, serta koordinasi waktu pengoperasian Water Treatment Plant sesuai prosedur.</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8FB">
            <w:pPr>
              <w:rPr>
                <w:del w:author="Aisyia Effendi" w:id="262" w:date="2026-08-29T08:01:39Z"/>
                <w:sz w:val="20"/>
                <w:szCs w:val="20"/>
                <w:rPrChange w:author="Aisyia Effendi" w:id="261" w:date="2026-08-29T08:02:21Z">
                  <w:rPr/>
                </w:rPrChange>
              </w:rPr>
            </w:pPr>
            <w:r w:rsidDel="00000000" w:rsidR="00000000" w:rsidRPr="00000000">
              <w:rPr>
                <w:rFonts w:ascii="Bookman Old Style" w:cs="Bookman Old Style" w:eastAsia="Bookman Old Style" w:hAnsi="Bookman Old Style"/>
                <w:sz w:val="20"/>
                <w:szCs w:val="20"/>
                <w:rtl w:val="0"/>
                <w:rPrChange w:author="Aisyia Effendi" w:id="261" w:date="2026-08-29T08:02:21Z">
                  <w:rPr>
                    <w:rFonts w:ascii="Bookman Old Style" w:cs="Bookman Old Style" w:eastAsia="Bookman Old Style" w:hAnsi="Bookman Old Style"/>
                    <w:sz w:val="20"/>
                    <w:szCs w:val="20"/>
                  </w:rPr>
                </w:rPrChange>
              </w:rPr>
              <w:t xml:space="preserve">Penjelasan tentang:</w:t>
            </w:r>
            <w:del w:author="Aisyia Effendi" w:id="262" w:date="2026-08-29T08:01:39Z">
              <w:r w:rsidDel="00000000" w:rsidR="00000000" w:rsidRPr="00000000">
                <w:rPr>
                  <w:rtl w:val="0"/>
                </w:rPr>
              </w:r>
            </w:del>
          </w:p>
          <w:p w:rsidR="00000000" w:rsidDel="00000000" w:rsidP="00000000" w:rsidRDefault="00000000" w:rsidRPr="00000000" w14:paraId="000008FC">
            <w:pPr>
              <w:rPr>
                <w:del w:author="Aisyia Effendi" w:id="262" w:date="2026-08-29T08:01:39Z"/>
                <w:sz w:val="20"/>
                <w:szCs w:val="20"/>
                <w:rPrChange w:author="Aisyia Effendi" w:id="261" w:date="2026-08-29T08:02:21Z">
                  <w:rPr/>
                </w:rPrChange>
              </w:rPr>
            </w:pPr>
            <w:del w:author="Aisyia Effendi" w:id="262" w:date="2026-08-29T08:01:39Z">
              <w:r w:rsidDel="00000000" w:rsidR="00000000" w:rsidRPr="00000000">
                <w:rPr>
                  <w:rFonts w:ascii="Bookman Old Style" w:cs="Bookman Old Style" w:eastAsia="Bookman Old Style" w:hAnsi="Bookman Old Style"/>
                  <w:sz w:val="20"/>
                  <w:szCs w:val="20"/>
                  <w:rtl w:val="0"/>
                  <w:rPrChange w:author="Aisyia Effendi" w:id="261" w:date="2026-08-29T08:02:21Z">
                    <w:rPr>
                      <w:rFonts w:ascii="Bookman Old Style" w:cs="Bookman Old Style" w:eastAsia="Bookman Old Style" w:hAnsi="Bookman Old Style"/>
                      <w:sz w:val="20"/>
                      <w:szCs w:val="20"/>
                    </w:rPr>
                  </w:rPrChange>
                </w:rPr>
                <w:delText xml:space="preserve">1. Perintah kerja, formulir uji, dan check list pengoperasian Water Treatment Plant</w:delText>
              </w:r>
              <w:r w:rsidDel="00000000" w:rsidR="00000000" w:rsidRPr="00000000">
                <w:rPr>
                  <w:rtl w:val="0"/>
                </w:rPr>
              </w:r>
            </w:del>
          </w:p>
          <w:p w:rsidR="00000000" w:rsidDel="00000000" w:rsidP="00000000" w:rsidRDefault="00000000" w:rsidRPr="00000000" w14:paraId="000008FD">
            <w:pPr>
              <w:rPr>
                <w:del w:author="Aisyia Effendi" w:id="262" w:date="2026-08-29T08:01:39Z"/>
                <w:sz w:val="20"/>
                <w:szCs w:val="20"/>
                <w:rPrChange w:author="Aisyia Effendi" w:id="261" w:date="2026-08-29T08:02:21Z">
                  <w:rPr/>
                </w:rPrChange>
              </w:rPr>
            </w:pPr>
            <w:del w:author="Aisyia Effendi" w:id="262" w:date="2026-08-29T08:01:39Z">
              <w:r w:rsidDel="00000000" w:rsidR="00000000" w:rsidRPr="00000000">
                <w:rPr>
                  <w:rFonts w:ascii="Bookman Old Style" w:cs="Bookman Old Style" w:eastAsia="Bookman Old Style" w:hAnsi="Bookman Old Style"/>
                  <w:sz w:val="20"/>
                  <w:szCs w:val="20"/>
                  <w:rtl w:val="0"/>
                  <w:rPrChange w:author="Aisyia Effendi" w:id="261" w:date="2026-08-29T08:02:21Z">
                    <w:rPr>
                      <w:rFonts w:ascii="Bookman Old Style" w:cs="Bookman Old Style" w:eastAsia="Bookman Old Style" w:hAnsi="Bookman Old Style"/>
                      <w:sz w:val="20"/>
                      <w:szCs w:val="20"/>
                    </w:rPr>
                  </w:rPrChange>
                </w:rPr>
                <w:delText xml:space="preserve">2. Perlengkapan K2 serta peralatan utama dan pendukung</w:delText>
              </w:r>
              <w:r w:rsidDel="00000000" w:rsidR="00000000" w:rsidRPr="00000000">
                <w:rPr>
                  <w:rtl w:val="0"/>
                </w:rPr>
              </w:r>
            </w:del>
          </w:p>
          <w:p w:rsidR="00000000" w:rsidDel="00000000" w:rsidP="00000000" w:rsidRDefault="00000000" w:rsidRPr="00000000" w14:paraId="000008FE">
            <w:pPr>
              <w:rPr>
                <w:del w:author="Aisyia Effendi" w:id="262" w:date="2026-08-29T08:01:39Z"/>
                <w:sz w:val="20"/>
                <w:szCs w:val="20"/>
                <w:rPrChange w:author="Aisyia Effendi" w:id="261" w:date="2026-08-29T08:02:21Z">
                  <w:rPr/>
                </w:rPrChange>
              </w:rPr>
            </w:pPr>
            <w:del w:author="Aisyia Effendi" w:id="262" w:date="2026-08-29T08:01:39Z">
              <w:r w:rsidDel="00000000" w:rsidR="00000000" w:rsidRPr="00000000">
                <w:rPr>
                  <w:rFonts w:ascii="Bookman Old Style" w:cs="Bookman Old Style" w:eastAsia="Bookman Old Style" w:hAnsi="Bookman Old Style"/>
                  <w:sz w:val="20"/>
                  <w:szCs w:val="20"/>
                  <w:rtl w:val="0"/>
                  <w:rPrChange w:author="Aisyia Effendi" w:id="261" w:date="2026-08-29T08:02:21Z">
                    <w:rPr>
                      <w:rFonts w:ascii="Bookman Old Style" w:cs="Bookman Old Style" w:eastAsia="Bookman Old Style" w:hAnsi="Bookman Old Style"/>
                      <w:sz w:val="20"/>
                      <w:szCs w:val="20"/>
                    </w:rPr>
                  </w:rPrChange>
                </w:rPr>
                <w:delText xml:space="preserve">3. Penyiapan dan pengamanan lokasi serta sarana kerja</w:delText>
              </w:r>
              <w:r w:rsidDel="00000000" w:rsidR="00000000" w:rsidRPr="00000000">
                <w:rPr>
                  <w:rtl w:val="0"/>
                </w:rPr>
              </w:r>
            </w:del>
          </w:p>
          <w:p w:rsidR="00000000" w:rsidDel="00000000" w:rsidP="00000000" w:rsidRDefault="00000000" w:rsidRPr="00000000" w14:paraId="000008FF">
            <w:pPr>
              <w:rPr>
                <w:ins w:author="Aisyia Effendi" w:id="263" w:date="2026-08-29T08:01:43Z"/>
                <w:rFonts w:ascii="Bookman Old Style" w:cs="Bookman Old Style" w:eastAsia="Bookman Old Style" w:hAnsi="Bookman Old Style"/>
                <w:sz w:val="20"/>
                <w:szCs w:val="20"/>
                <w:rPrChange w:author="Aisyia Effendi" w:id="261" w:date="2026-08-29T08:02:21Z">
                  <w:rPr>
                    <w:rFonts w:ascii="Bookman Old Style" w:cs="Bookman Old Style" w:eastAsia="Bookman Old Style" w:hAnsi="Bookman Old Style"/>
                    <w:sz w:val="20"/>
                    <w:szCs w:val="20"/>
                  </w:rPr>
                </w:rPrChange>
              </w:rPr>
            </w:pPr>
            <w:del w:author="Aisyia Effendi" w:id="262" w:date="2026-08-29T08:01:39Z">
              <w:r w:rsidDel="00000000" w:rsidR="00000000" w:rsidRPr="00000000">
                <w:rPr>
                  <w:rFonts w:ascii="Bookman Old Style" w:cs="Bookman Old Style" w:eastAsia="Bookman Old Style" w:hAnsi="Bookman Old Style"/>
                  <w:sz w:val="20"/>
                  <w:szCs w:val="20"/>
                  <w:rtl w:val="0"/>
                  <w:rPrChange w:author="Aisyia Effendi" w:id="261" w:date="2026-08-29T08:02:21Z">
                    <w:rPr>
                      <w:rFonts w:ascii="Bookman Old Style" w:cs="Bookman Old Style" w:eastAsia="Bookman Old Style" w:hAnsi="Bookman Old Style"/>
                      <w:sz w:val="20"/>
                      <w:szCs w:val="20"/>
                    </w:rPr>
                  </w:rPrChange>
                </w:rPr>
                <w:delText xml:space="preserve">4. Koordinasi waktu dan pelaksanaan pengoperasian</w:delText>
              </w:r>
            </w:del>
            <w:ins w:author="Aisyia Effendi" w:id="263" w:date="2026-08-29T08:01:43Z">
              <w:r w:rsidDel="00000000" w:rsidR="00000000" w:rsidRPr="00000000">
                <w:rPr>
                  <w:rtl w:val="0"/>
                </w:rPr>
              </w:r>
            </w:ins>
          </w:p>
          <w:p w:rsidR="00000000" w:rsidDel="00000000" w:rsidP="00000000" w:rsidRDefault="00000000" w:rsidRPr="00000000" w14:paraId="00000900">
            <w:pPr>
              <w:numPr>
                <w:ilvl w:val="0"/>
                <w:numId w:val="8"/>
              </w:numPr>
              <w:ind w:left="720" w:hanging="360"/>
              <w:rPr>
                <w:ins w:author="Aisyia Effendi" w:id="263" w:date="2026-08-29T08:01:43Z"/>
                <w:sz w:val="20"/>
                <w:szCs w:val="20"/>
              </w:rPr>
            </w:pPr>
            <w:ins w:author="Aisyia Effendi" w:id="263" w:date="2026-08-29T08:01:43Z">
              <w:r w:rsidDel="00000000" w:rsidR="00000000" w:rsidRPr="00000000">
                <w:rPr>
                  <w:rFonts w:ascii="Times New Roman" w:cs="Times New Roman" w:eastAsia="Times New Roman" w:hAnsi="Times New Roman"/>
                  <w:sz w:val="20"/>
                  <w:szCs w:val="20"/>
                  <w:rtl w:val="0"/>
                  <w:rPrChange w:author="Aisyia Effendi" w:id="261" w:date="2026-08-29T08:02:21Z">
                    <w:rPr>
                      <w:rFonts w:ascii="Bookman Old Style" w:cs="Bookman Old Style" w:eastAsia="Bookman Old Style" w:hAnsi="Bookman Old Style"/>
                      <w:sz w:val="20"/>
                      <w:szCs w:val="20"/>
                    </w:rPr>
                  </w:rPrChange>
                </w:rPr>
                <w:t xml:space="preserve"> </w:t>
              </w:r>
              <w:r w:rsidDel="00000000" w:rsidR="00000000" w:rsidRPr="00000000">
                <w:rPr>
                  <w:rFonts w:ascii="Bookman Old Style" w:cs="Bookman Old Style" w:eastAsia="Bookman Old Style" w:hAnsi="Bookman Old Style"/>
                  <w:sz w:val="20"/>
                  <w:szCs w:val="20"/>
                  <w:rtl w:val="0"/>
                  <w:rPrChange w:author="Aisyia Effendi" w:id="261" w:date="2026-08-29T08:02:21Z">
                    <w:rPr>
                      <w:rFonts w:ascii="Bookman Old Style" w:cs="Bookman Old Style" w:eastAsia="Bookman Old Style" w:hAnsi="Bookman Old Style"/>
                      <w:sz w:val="20"/>
                      <w:szCs w:val="20"/>
                    </w:rPr>
                  </w:rPrChange>
                </w:rPr>
                <w:t xml:space="preserve">Prosedur penyiapan perintah kerja, formulir uji, dan check list pengoperasian Water Treatment Plant</w:t>
              </w:r>
            </w:ins>
          </w:p>
          <w:p w:rsidR="00000000" w:rsidDel="00000000" w:rsidP="00000000" w:rsidRDefault="00000000" w:rsidRPr="00000000" w14:paraId="00000901">
            <w:pPr>
              <w:numPr>
                <w:ilvl w:val="0"/>
                <w:numId w:val="8"/>
              </w:numPr>
              <w:ind w:left="720" w:hanging="360"/>
              <w:rPr>
                <w:ins w:author="Aisyia Effendi" w:id="263" w:date="2026-08-29T08:01:43Z"/>
                <w:sz w:val="20"/>
                <w:szCs w:val="20"/>
              </w:rPr>
            </w:pPr>
            <w:ins w:author="Aisyia Effendi" w:id="263" w:date="2026-08-29T08:01:43Z">
              <w:r w:rsidDel="00000000" w:rsidR="00000000" w:rsidRPr="00000000">
                <w:rPr>
                  <w:rFonts w:ascii="Bookman Old Style" w:cs="Bookman Old Style" w:eastAsia="Bookman Old Style" w:hAnsi="Bookman Old Style"/>
                  <w:sz w:val="20"/>
                  <w:szCs w:val="20"/>
                  <w:rtl w:val="0"/>
                  <w:rPrChange w:author="Aisyia Effendi" w:id="261" w:date="2026-08-29T08:02:21Z">
                    <w:rPr>
                      <w:rFonts w:ascii="Bookman Old Style" w:cs="Bookman Old Style" w:eastAsia="Bookman Old Style" w:hAnsi="Bookman Old Style"/>
                      <w:sz w:val="20"/>
                      <w:szCs w:val="20"/>
                    </w:rPr>
                  </w:rPrChange>
                </w:rPr>
                <w:t xml:space="preserve">Perlengkapan keselamatan ketenagalistrikan (K2) serta peralatan utama dan pendukung pengoperasian Water Treatment Plant</w:t>
              </w:r>
            </w:ins>
          </w:p>
          <w:p w:rsidR="00000000" w:rsidDel="00000000" w:rsidP="00000000" w:rsidRDefault="00000000" w:rsidRPr="00000000" w14:paraId="00000902">
            <w:pPr>
              <w:rPr>
                <w:sz w:val="20"/>
                <w:szCs w:val="20"/>
                <w:rPrChange w:author="Aisyia Effendi" w:id="261" w:date="2026-08-29T08:02:21Z">
                  <w:rPr/>
                </w:rPrChange>
              </w:rPr>
              <w:pPrChange w:author="Aisyia Effendi" w:id="0" w:date="2026-08-29T08:02:21Z">
                <w:pPr/>
              </w:pPrChange>
            </w:pPr>
            <w:ins w:author="Aisyia Effendi" w:id="263" w:date="2026-08-29T08:01:43Z">
              <w:r w:rsidDel="00000000" w:rsidR="00000000" w:rsidRPr="00000000">
                <w:rPr>
                  <w:rFonts w:ascii="Bookman Old Style" w:cs="Bookman Old Style" w:eastAsia="Bookman Old Style" w:hAnsi="Bookman Old Style"/>
                  <w:sz w:val="20"/>
                  <w:szCs w:val="20"/>
                  <w:rtl w:val="0"/>
                  <w:rPrChange w:author="Aisyia Effendi" w:id="261" w:date="2026-08-29T08:02:21Z">
                    <w:rPr>
                      <w:rFonts w:ascii="Bookman Old Style" w:cs="Bookman Old Style" w:eastAsia="Bookman Old Style" w:hAnsi="Bookman Old Style"/>
                      <w:sz w:val="20"/>
                      <w:szCs w:val="20"/>
                    </w:rPr>
                  </w:rPrChange>
                </w:rPr>
                <w:t xml:space="preserve">Prosedur penyiapan dan pengamanan lokasi serta sarana kerja pengoperasian Water Treatment Plant</w:t>
              </w:r>
            </w:ins>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903">
            <w:pPr>
              <w:jc w:val="center"/>
              <w:rPr>
                <w:rFonts w:ascii="Bookman Old Style" w:cs="Bookman Old Style" w:eastAsia="Bookman Old Style" w:hAnsi="Bookman Old Style"/>
                <w:sz w:val="20"/>
                <w:szCs w:val="20"/>
                <w:rPrChange w:author="Aisyia Effendi" w:id="261" w:date="2026-08-29T08:02:21Z">
                  <w:rPr>
                    <w:rFonts w:ascii="Bookman Old Style" w:cs="Bookman Old Style" w:eastAsia="Bookman Old Style" w:hAnsi="Bookman Old Style"/>
                    <w:sz w:val="24"/>
                    <w:szCs w:val="24"/>
                  </w:rPr>
                </w:rPrChange>
              </w:rPr>
            </w:pPr>
            <w:r w:rsidDel="00000000" w:rsidR="00000000" w:rsidRPr="00000000">
              <w:rPr>
                <w:rFonts w:ascii="Bookman Old Style" w:cs="Bookman Old Style" w:eastAsia="Bookman Old Style" w:hAnsi="Bookman Old Style"/>
                <w:sz w:val="20"/>
                <w:szCs w:val="20"/>
                <w:rtl w:val="0"/>
                <w:rPrChange w:author="Aisyia Effendi" w:id="261" w:date="2026-08-29T08:02:21Z">
                  <w:rPr>
                    <w:rFonts w:ascii="Bookman Old Style" w:cs="Bookman Old Style" w:eastAsia="Bookman Old Style" w:hAnsi="Bookman Old Style"/>
                    <w:sz w:val="20"/>
                    <w:szCs w:val="20"/>
                  </w:rPr>
                </w:rPrChange>
              </w:rPr>
              <w:t xml:space="preserve">2.1</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904">
            <w:pPr>
              <w:rPr/>
            </w:pPr>
            <w:r w:rsidDel="00000000" w:rsidR="00000000" w:rsidRPr="00000000">
              <w:rPr>
                <w:rFonts w:ascii="Bookman Old Style" w:cs="Bookman Old Style" w:eastAsia="Bookman Old Style" w:hAnsi="Bookman Old Style"/>
                <w:sz w:val="20"/>
                <w:szCs w:val="20"/>
                <w:rtl w:val="0"/>
              </w:rPr>
              <w:t xml:space="preserve">Menyiapkan perintah kerja, formulir uji, dan check list pengoperasian Water Treatment Plant secara disiplin dan cermat, dengan komunikasi yang jelas dan lugas, serta peduli terhadap kebersihan dan keselamatan lingkungan kerja.</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905">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4 JP</w:t>
            </w:r>
            <w:r w:rsidDel="00000000" w:rsidR="00000000" w:rsidRPr="00000000">
              <w:rPr>
                <w:rtl w:val="0"/>
              </w:rPr>
            </w:r>
          </w:p>
        </w:tc>
      </w:tr>
      <w:tr>
        <w:trPr>
          <w:cantSplit w:val="1"/>
          <w:tblHeader w:val="0"/>
        </w:trPr>
        <w:tc>
          <w:tcPr>
            <w:vMerge w:val="continue"/>
            <w:tcMar>
              <w:top w:w="30.0" w:type="dxa"/>
              <w:left w:w="35.0" w:type="dxa"/>
              <w:bottom w:w="30.0" w:type="dxa"/>
              <w:right w:w="35.0" w:type="dxa"/>
            </w:tcMar>
          </w:tcPr>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908">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2.2</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909">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Perlengkapan keselamatan ketenagalistrikan (K2) dan peralatan pendukung lainnya disiapkan.</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90C">
            <w:pPr>
              <w:jc w:val="center"/>
              <w:rPr>
                <w:rFonts w:ascii="Bookman Old Style" w:cs="Bookman Old Style" w:eastAsia="Bookman Old Style" w:hAnsi="Bookman Old Style"/>
                <w:sz w:val="20"/>
                <w:szCs w:val="20"/>
                <w:rPrChange w:author="Aisyia Effendi" w:id="261" w:date="2026-08-29T08:02:21Z">
                  <w:rPr>
                    <w:rFonts w:ascii="Bookman Old Style" w:cs="Bookman Old Style" w:eastAsia="Bookman Old Style" w:hAnsi="Bookman Old Style"/>
                    <w:sz w:val="24"/>
                    <w:szCs w:val="24"/>
                  </w:rPr>
                </w:rPrChange>
              </w:rPr>
            </w:pPr>
            <w:r w:rsidDel="00000000" w:rsidR="00000000" w:rsidRPr="00000000">
              <w:rPr>
                <w:rFonts w:ascii="Bookman Old Style" w:cs="Bookman Old Style" w:eastAsia="Bookman Old Style" w:hAnsi="Bookman Old Style"/>
                <w:sz w:val="20"/>
                <w:szCs w:val="20"/>
                <w:rtl w:val="0"/>
                <w:rPrChange w:author="Aisyia Effendi" w:id="261" w:date="2026-08-29T08:02:21Z">
                  <w:rPr>
                    <w:rFonts w:ascii="Bookman Old Style" w:cs="Bookman Old Style" w:eastAsia="Bookman Old Style" w:hAnsi="Bookman Old Style"/>
                    <w:sz w:val="20"/>
                    <w:szCs w:val="20"/>
                  </w:rPr>
                </w:rPrChange>
              </w:rPr>
              <w:t xml:space="preserve">2.2</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90D">
            <w:pPr>
              <w:rPr/>
            </w:pPr>
            <w:r w:rsidDel="00000000" w:rsidR="00000000" w:rsidRPr="00000000">
              <w:rPr>
                <w:rFonts w:ascii="Bookman Old Style" w:cs="Bookman Old Style" w:eastAsia="Bookman Old Style" w:hAnsi="Bookman Old Style"/>
                <w:sz w:val="20"/>
                <w:szCs w:val="20"/>
                <w:rtl w:val="0"/>
              </w:rPr>
              <w:t xml:space="preserve">Menyiapkan perlengkapan keselamatan ketenagalistrikan (K2) dan peralatan pendukung lainnya secara disiplin dan cermat, dengan komunikasi yang jelas dan lugas, serta peduli terhadap kebersihan dan keselamatan lingkungan kerja.</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blHeader w:val="0"/>
        </w:trPr>
        <w:tc>
          <w:tcPr>
            <w:vMerge w:val="continue"/>
            <w:tcMar>
              <w:top w:w="30.0" w:type="dxa"/>
              <w:left w:w="35.0" w:type="dxa"/>
              <w:bottom w:w="30.0" w:type="dxa"/>
              <w:right w:w="35.0" w:type="dxa"/>
            </w:tcMar>
          </w:tcPr>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911">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2.3</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912">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Waktu dan pelaksanaan pengoperasian Water Treatment Plant dikoordinasikan.</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915">
            <w:pPr>
              <w:jc w:val="center"/>
              <w:rPr>
                <w:rFonts w:ascii="Bookman Old Style" w:cs="Bookman Old Style" w:eastAsia="Bookman Old Style" w:hAnsi="Bookman Old Style"/>
                <w:sz w:val="20"/>
                <w:szCs w:val="20"/>
                <w:rPrChange w:author="Aisyia Effendi" w:id="261" w:date="2026-08-29T08:02:21Z">
                  <w:rPr>
                    <w:rFonts w:ascii="Bookman Old Style" w:cs="Bookman Old Style" w:eastAsia="Bookman Old Style" w:hAnsi="Bookman Old Style"/>
                    <w:sz w:val="24"/>
                    <w:szCs w:val="24"/>
                  </w:rPr>
                </w:rPrChange>
              </w:rPr>
            </w:pPr>
            <w:r w:rsidDel="00000000" w:rsidR="00000000" w:rsidRPr="00000000">
              <w:rPr>
                <w:rFonts w:ascii="Bookman Old Style" w:cs="Bookman Old Style" w:eastAsia="Bookman Old Style" w:hAnsi="Bookman Old Style"/>
                <w:sz w:val="20"/>
                <w:szCs w:val="20"/>
                <w:rtl w:val="0"/>
                <w:rPrChange w:author="Aisyia Effendi" w:id="261" w:date="2026-08-29T08:02:21Z">
                  <w:rPr>
                    <w:rFonts w:ascii="Bookman Old Style" w:cs="Bookman Old Style" w:eastAsia="Bookman Old Style" w:hAnsi="Bookman Old Style"/>
                    <w:sz w:val="20"/>
                    <w:szCs w:val="20"/>
                  </w:rPr>
                </w:rPrChange>
              </w:rPr>
              <w:t xml:space="preserve">2.3</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916">
            <w:pPr>
              <w:rPr/>
            </w:pPr>
            <w:r w:rsidDel="00000000" w:rsidR="00000000" w:rsidRPr="00000000">
              <w:rPr>
                <w:rFonts w:ascii="Bookman Old Style" w:cs="Bookman Old Style" w:eastAsia="Bookman Old Style" w:hAnsi="Bookman Old Style"/>
                <w:sz w:val="20"/>
                <w:szCs w:val="20"/>
                <w:rtl w:val="0"/>
              </w:rPr>
              <w:t xml:space="preserve">Mengoordinasikan waktu dan pelaksanaan pengoperasian Water Treatment Plant secara disiplin dan cermat, dengan komunikasi yang jelas dan lugas, serta peduli terhadap kebersihan dan keselamatan lingkungan kerja.</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blHeader w:val="0"/>
        </w:trPr>
        <w:tc>
          <w:tcPr>
            <w:vMerge w:val="continue"/>
            <w:tcMar>
              <w:top w:w="30.0" w:type="dxa"/>
              <w:left w:w="35.0" w:type="dxa"/>
              <w:bottom w:w="30.0" w:type="dxa"/>
              <w:right w:w="35.0" w:type="dxa"/>
            </w:tcMar>
          </w:tcPr>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91A">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2.4</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91B">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Lokasi dan sarana kerja, disiapkan dan diamankan.</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91E">
            <w:pPr>
              <w:jc w:val="center"/>
              <w:rPr>
                <w:rFonts w:ascii="Bookman Old Style" w:cs="Bookman Old Style" w:eastAsia="Bookman Old Style" w:hAnsi="Bookman Old Style"/>
                <w:sz w:val="20"/>
                <w:szCs w:val="20"/>
                <w:rPrChange w:author="Aisyia Effendi" w:id="261" w:date="2026-08-29T08:02:21Z">
                  <w:rPr>
                    <w:rFonts w:ascii="Bookman Old Style" w:cs="Bookman Old Style" w:eastAsia="Bookman Old Style" w:hAnsi="Bookman Old Style"/>
                    <w:sz w:val="24"/>
                    <w:szCs w:val="24"/>
                  </w:rPr>
                </w:rPrChange>
              </w:rPr>
            </w:pPr>
            <w:r w:rsidDel="00000000" w:rsidR="00000000" w:rsidRPr="00000000">
              <w:rPr>
                <w:rFonts w:ascii="Bookman Old Style" w:cs="Bookman Old Style" w:eastAsia="Bookman Old Style" w:hAnsi="Bookman Old Style"/>
                <w:sz w:val="20"/>
                <w:szCs w:val="20"/>
                <w:rtl w:val="0"/>
                <w:rPrChange w:author="Aisyia Effendi" w:id="261" w:date="2026-08-29T08:02:21Z">
                  <w:rPr>
                    <w:rFonts w:ascii="Bookman Old Style" w:cs="Bookman Old Style" w:eastAsia="Bookman Old Style" w:hAnsi="Bookman Old Style"/>
                    <w:sz w:val="20"/>
                    <w:szCs w:val="20"/>
                  </w:rPr>
                </w:rPrChange>
              </w:rPr>
              <w:t xml:space="preserve">2.4</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91F">
            <w:pPr>
              <w:rPr/>
            </w:pPr>
            <w:r w:rsidDel="00000000" w:rsidR="00000000" w:rsidRPr="00000000">
              <w:rPr>
                <w:rFonts w:ascii="Bookman Old Style" w:cs="Bookman Old Style" w:eastAsia="Bookman Old Style" w:hAnsi="Bookman Old Style"/>
                <w:sz w:val="20"/>
                <w:szCs w:val="20"/>
                <w:rtl w:val="0"/>
              </w:rPr>
              <w:t xml:space="preserve">Menyiapkan dan mengamankan lokasi serta sarana kerja secara disiplin dan cermat, dengan komunikasi yang jelas dan lugas, serta peduli terhadap kebersihan dan keselamatan lingkungan kerja.</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blHeader w:val="0"/>
        </w:trPr>
        <w:tc>
          <w:tcPr>
            <w:vMerge w:val="restart"/>
            <w:tcMar>
              <w:top w:w="30.0" w:type="dxa"/>
              <w:left w:w="35.0" w:type="dxa"/>
              <w:bottom w:w="30.0" w:type="dxa"/>
              <w:right w:w="35.0" w:type="dxa"/>
            </w:tcMar>
          </w:tcPr>
          <w:p w:rsidR="00000000" w:rsidDel="00000000" w:rsidP="00000000" w:rsidRDefault="00000000" w:rsidRPr="00000000" w14:paraId="00000921">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3.</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922">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Melaksanakan Pengoperasian Water Treatment Plant</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923">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3.1</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924">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Perintah kerja pengoperasian Water Treatment Plant diterapkan.</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925">
            <w:pPr>
              <w:rPr/>
            </w:pPr>
            <w:ins w:author="Aisyia Effendi" w:id="264" w:date="2026-08-29T04:03:29Z">
              <w:r w:rsidDel="00000000" w:rsidR="00000000" w:rsidRPr="00000000">
                <w:rPr>
                  <w:rFonts w:ascii="Bookman Old Style" w:cs="Bookman Old Style" w:eastAsia="Bookman Old Style" w:hAnsi="Bookman Old Style"/>
                  <w:sz w:val="20"/>
                  <w:szCs w:val="20"/>
                  <w:rtl w:val="0"/>
                  <w:rPrChange w:author="Aisyia Effendi" w:id="265" w:date="2026-08-29T04:03:29Z">
                    <w:rPr>
                      <w:rFonts w:ascii="Bookman Old Style" w:cs="Bookman Old Style" w:eastAsia="Bookman Old Style" w:hAnsi="Bookman Old Style"/>
                      <w:sz w:val="24"/>
                      <w:szCs w:val="24"/>
                    </w:rPr>
                  </w:rPrChange>
                </w:rPr>
                <w:t xml:space="preserve">Dilaksanakannya </w:t>
              </w:r>
            </w:ins>
            <w:del w:author="Aisyia Effendi" w:id="264" w:date="2026-08-29T04:03:29Z">
              <w:r w:rsidDel="00000000" w:rsidR="00000000" w:rsidRPr="00000000">
                <w:rPr>
                  <w:rFonts w:ascii="Bookman Old Style" w:cs="Bookman Old Style" w:eastAsia="Bookman Old Style" w:hAnsi="Bookman Old Style"/>
                  <w:sz w:val="20"/>
                  <w:szCs w:val="20"/>
                  <w:rtl w:val="0"/>
                  <w:rPrChange w:author="Aisyia Effendi" w:id="265" w:date="2026-08-29T04:03:29Z">
                    <w:rPr>
                      <w:rFonts w:ascii="Bookman Old Style" w:cs="Bookman Old Style" w:eastAsia="Bookman Old Style" w:hAnsi="Bookman Old Style"/>
                      <w:sz w:val="20"/>
                      <w:szCs w:val="20"/>
                    </w:rPr>
                  </w:rPrChange>
                </w:rPr>
                <w:delText xml:space="preserve">Terlaksananya</w:delText>
              </w:r>
            </w:del>
            <w:r w:rsidDel="00000000" w:rsidR="00000000" w:rsidRPr="00000000">
              <w:rPr>
                <w:rFonts w:ascii="Bookman Old Style" w:cs="Bookman Old Style" w:eastAsia="Bookman Old Style" w:hAnsi="Bookman Old Style"/>
                <w:sz w:val="20"/>
                <w:szCs w:val="20"/>
                <w:rtl w:val="0"/>
              </w:rPr>
              <w:t xml:space="preserve"> pengoperasian Water Treatment Plant berdasarkan perintah kerja dan K2 serta terlaporkannya kondisi di luar lingkup perintah secara cermat.</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926">
            <w:pPr>
              <w:rPr>
                <w:del w:author="Aisyia Effendi" w:id="266" w:date="2026-08-29T08:04:58Z"/>
              </w:rPr>
            </w:pPr>
            <w:r w:rsidDel="00000000" w:rsidR="00000000" w:rsidRPr="00000000">
              <w:rPr>
                <w:rFonts w:ascii="Bookman Old Style" w:cs="Bookman Old Style" w:eastAsia="Bookman Old Style" w:hAnsi="Bookman Old Style"/>
                <w:sz w:val="20"/>
                <w:szCs w:val="20"/>
                <w:rtl w:val="0"/>
              </w:rPr>
              <w:t xml:space="preserve">Penjelasan tentang:</w:t>
            </w:r>
            <w:del w:author="Aisyia Effendi" w:id="266" w:date="2026-08-29T08:04:58Z">
              <w:r w:rsidDel="00000000" w:rsidR="00000000" w:rsidRPr="00000000">
                <w:rPr>
                  <w:rtl w:val="0"/>
                </w:rPr>
              </w:r>
            </w:del>
          </w:p>
          <w:p w:rsidR="00000000" w:rsidDel="00000000" w:rsidP="00000000" w:rsidRDefault="00000000" w:rsidRPr="00000000" w14:paraId="00000927">
            <w:pPr>
              <w:rPr>
                <w:del w:author="Aisyia Effendi" w:id="266" w:date="2026-08-29T08:04:58Z"/>
              </w:rPr>
            </w:pPr>
            <w:del w:author="Aisyia Effendi" w:id="266" w:date="2026-08-29T08:04:58Z">
              <w:r w:rsidDel="00000000" w:rsidR="00000000" w:rsidRPr="00000000">
                <w:rPr>
                  <w:rFonts w:ascii="Bookman Old Style" w:cs="Bookman Old Style" w:eastAsia="Bookman Old Style" w:hAnsi="Bookman Old Style"/>
                  <w:sz w:val="20"/>
                  <w:szCs w:val="20"/>
                  <w:rtl w:val="0"/>
                </w:rPr>
                <w:delText xml:space="preserve">1. Penerapan SOP dan perintah kerja pengoperasian Water Treatment Plant</w:delText>
              </w:r>
              <w:r w:rsidDel="00000000" w:rsidR="00000000" w:rsidRPr="00000000">
                <w:rPr>
                  <w:rtl w:val="0"/>
                </w:rPr>
              </w:r>
            </w:del>
          </w:p>
          <w:p w:rsidR="00000000" w:rsidDel="00000000" w:rsidP="00000000" w:rsidRDefault="00000000" w:rsidRPr="00000000" w14:paraId="00000928">
            <w:pPr>
              <w:rPr>
                <w:del w:author="Aisyia Effendi" w:id="266" w:date="2026-08-29T08:04:58Z"/>
              </w:rPr>
            </w:pPr>
            <w:del w:author="Aisyia Effendi" w:id="266" w:date="2026-08-29T08:04:58Z">
              <w:r w:rsidDel="00000000" w:rsidR="00000000" w:rsidRPr="00000000">
                <w:rPr>
                  <w:rFonts w:ascii="Bookman Old Style" w:cs="Bookman Old Style" w:eastAsia="Bookman Old Style" w:hAnsi="Bookman Old Style"/>
                  <w:sz w:val="20"/>
                  <w:szCs w:val="20"/>
                  <w:rtl w:val="0"/>
                </w:rPr>
                <w:delText xml:space="preserve">2. Diagram, logic diagram, prinsip kerja, dan penggunaan alat ukur listrik/mekanik</w:delText>
              </w:r>
              <w:r w:rsidDel="00000000" w:rsidR="00000000" w:rsidRPr="00000000">
                <w:rPr>
                  <w:rtl w:val="0"/>
                </w:rPr>
              </w:r>
            </w:del>
          </w:p>
          <w:p w:rsidR="00000000" w:rsidDel="00000000" w:rsidP="00000000" w:rsidRDefault="00000000" w:rsidRPr="00000000" w14:paraId="00000929">
            <w:pPr>
              <w:rPr>
                <w:del w:author="Aisyia Effendi" w:id="266" w:date="2026-08-29T08:04:58Z"/>
              </w:rPr>
            </w:pPr>
            <w:del w:author="Aisyia Effendi" w:id="266" w:date="2026-08-29T08:04:58Z">
              <w:r w:rsidDel="00000000" w:rsidR="00000000" w:rsidRPr="00000000">
                <w:rPr>
                  <w:rFonts w:ascii="Bookman Old Style" w:cs="Bookman Old Style" w:eastAsia="Bookman Old Style" w:hAnsi="Bookman Old Style"/>
                  <w:sz w:val="20"/>
                  <w:szCs w:val="20"/>
                  <w:rtl w:val="0"/>
                </w:rPr>
                <w:delText xml:space="preserve">3. Prosedur K2 pada pengoperasian Water Treatment Plant</w:delText>
              </w:r>
              <w:r w:rsidDel="00000000" w:rsidR="00000000" w:rsidRPr="00000000">
                <w:rPr>
                  <w:rtl w:val="0"/>
                </w:rPr>
              </w:r>
            </w:del>
          </w:p>
          <w:p w:rsidR="00000000" w:rsidDel="00000000" w:rsidP="00000000" w:rsidRDefault="00000000" w:rsidRPr="00000000" w14:paraId="0000092A">
            <w:pPr>
              <w:rPr>
                <w:ins w:author="Aisyia Effendi" w:id="267" w:date="2026-08-29T08:05:01Z"/>
                <w:rFonts w:ascii="Bookman Old Style" w:cs="Bookman Old Style" w:eastAsia="Bookman Old Style" w:hAnsi="Bookman Old Style"/>
                <w:sz w:val="20"/>
                <w:szCs w:val="20"/>
              </w:rPr>
            </w:pPr>
            <w:del w:author="Aisyia Effendi" w:id="266" w:date="2026-08-29T08:04:58Z">
              <w:r w:rsidDel="00000000" w:rsidR="00000000" w:rsidRPr="00000000">
                <w:rPr>
                  <w:rFonts w:ascii="Bookman Old Style" w:cs="Bookman Old Style" w:eastAsia="Bookman Old Style" w:hAnsi="Bookman Old Style"/>
                  <w:sz w:val="20"/>
                  <w:szCs w:val="20"/>
                  <w:rtl w:val="0"/>
                </w:rPr>
                <w:delText xml:space="preserve">4. Mekanisme pelaporan dan pelaksanaan pekerjaan di luar perintah kerja</w:delText>
              </w:r>
            </w:del>
            <w:ins w:author="Aisyia Effendi" w:id="267" w:date="2026-08-29T08:05:01Z">
              <w:r w:rsidDel="00000000" w:rsidR="00000000" w:rsidRPr="00000000">
                <w:rPr>
                  <w:rtl w:val="0"/>
                </w:rPr>
              </w:r>
            </w:ins>
          </w:p>
          <w:p w:rsidR="00000000" w:rsidDel="00000000" w:rsidP="00000000" w:rsidRDefault="00000000" w:rsidRPr="00000000" w14:paraId="0000092B">
            <w:pPr>
              <w:numPr>
                <w:ilvl w:val="0"/>
                <w:numId w:val="11"/>
              </w:numPr>
              <w:spacing w:after="0" w:afterAutospacing="0" w:before="120" w:lineRule="auto"/>
              <w:ind w:left="720" w:right="60" w:hanging="360"/>
              <w:rPr>
                <w:ins w:author="Aisyia Effendi" w:id="267" w:date="2026-08-29T08:05:01Z"/>
                <w:u w:val="none"/>
              </w:rPr>
            </w:pPr>
            <w:ins w:author="Aisyia Effendi" w:id="267" w:date="2026-08-29T08:05:01Z">
              <w:r w:rsidDel="00000000" w:rsidR="00000000" w:rsidRPr="00000000">
                <w:rPr>
                  <w:rFonts w:ascii="Times New Roman" w:cs="Times New Roman" w:eastAsia="Times New Roman" w:hAnsi="Times New Roman"/>
                  <w:sz w:val="14"/>
                  <w:szCs w:val="14"/>
                  <w:rtl w:val="0"/>
                  <w:rPrChange w:author="Aisyia Effendi" w:id="268" w:date="2026-08-29T08:05:01Z">
                    <w:rPr>
                      <w:rFonts w:ascii="Bookman Old Style" w:cs="Bookman Old Style" w:eastAsia="Bookman Old Style" w:hAnsi="Bookman Old Style"/>
                      <w:sz w:val="20"/>
                      <w:szCs w:val="20"/>
                    </w:rPr>
                  </w:rPrChange>
                </w:rPr>
                <w:t xml:space="preserve"> </w:t>
              </w:r>
              <w:r w:rsidDel="00000000" w:rsidR="00000000" w:rsidRPr="00000000">
                <w:rPr>
                  <w:rFonts w:ascii="Bookman Old Style" w:cs="Bookman Old Style" w:eastAsia="Bookman Old Style" w:hAnsi="Bookman Old Style"/>
                  <w:sz w:val="20"/>
                  <w:szCs w:val="20"/>
                  <w:rtl w:val="0"/>
                  <w:rPrChange w:author="Aisyia Effendi" w:id="268" w:date="2026-08-29T08:05:01Z">
                    <w:rPr>
                      <w:rFonts w:ascii="Bookman Old Style" w:cs="Bookman Old Style" w:eastAsia="Bookman Old Style" w:hAnsi="Bookman Old Style"/>
                      <w:sz w:val="20"/>
                      <w:szCs w:val="20"/>
                    </w:rPr>
                  </w:rPrChange>
                </w:rPr>
                <w:t xml:space="preserve">Prosedur penerapan perintah kerja pengoperasian Water Treatment Plant</w:t>
              </w:r>
            </w:ins>
          </w:p>
          <w:p w:rsidR="00000000" w:rsidDel="00000000" w:rsidP="00000000" w:rsidRDefault="00000000" w:rsidRPr="00000000" w14:paraId="0000092C">
            <w:pPr>
              <w:numPr>
                <w:ilvl w:val="0"/>
                <w:numId w:val="11"/>
              </w:numPr>
              <w:spacing w:before="0" w:beforeAutospacing="0" w:lineRule="auto"/>
              <w:ind w:left="720" w:right="60" w:hanging="360"/>
              <w:rPr>
                <w:ins w:author="Aisyia Effendi" w:id="267" w:date="2026-08-29T08:05:01Z"/>
                <w:u w:val="none"/>
              </w:rPr>
            </w:pPr>
            <w:ins w:author="Aisyia Effendi" w:id="267" w:date="2026-08-29T08:05:01Z">
              <w:r w:rsidDel="00000000" w:rsidR="00000000" w:rsidRPr="00000000">
                <w:rPr>
                  <w:rFonts w:ascii="Times New Roman" w:cs="Times New Roman" w:eastAsia="Times New Roman" w:hAnsi="Times New Roman"/>
                  <w:sz w:val="14"/>
                  <w:szCs w:val="14"/>
                  <w:rtl w:val="0"/>
                  <w:rPrChange w:author="Aisyia Effendi" w:id="268" w:date="2026-08-29T08:05:01Z">
                    <w:rPr>
                      <w:rFonts w:ascii="Bookman Old Style" w:cs="Bookman Old Style" w:eastAsia="Bookman Old Style" w:hAnsi="Bookman Old Style"/>
                      <w:sz w:val="20"/>
                      <w:szCs w:val="20"/>
                    </w:rPr>
                  </w:rPrChange>
                </w:rPr>
                <w:t xml:space="preserve"> </w:t>
              </w:r>
              <w:r w:rsidDel="00000000" w:rsidR="00000000" w:rsidRPr="00000000">
                <w:rPr>
                  <w:rFonts w:ascii="Bookman Old Style" w:cs="Bookman Old Style" w:eastAsia="Bookman Old Style" w:hAnsi="Bookman Old Style"/>
                  <w:sz w:val="20"/>
                  <w:szCs w:val="20"/>
                  <w:rtl w:val="0"/>
                  <w:rPrChange w:author="Aisyia Effendi" w:id="268" w:date="2026-08-29T08:05:01Z">
                    <w:rPr>
                      <w:rFonts w:ascii="Bookman Old Style" w:cs="Bookman Old Style" w:eastAsia="Bookman Old Style" w:hAnsi="Bookman Old Style"/>
                      <w:sz w:val="20"/>
                      <w:szCs w:val="20"/>
                    </w:rPr>
                  </w:rPrChange>
                </w:rPr>
                <w:t xml:space="preserve">Prosedur keselamatan ketenagalistrikan (K2) dalam pengoperasian Water Treatment Plant</w:t>
              </w:r>
            </w:ins>
          </w:p>
          <w:p w:rsidR="00000000" w:rsidDel="00000000" w:rsidP="00000000" w:rsidRDefault="00000000" w:rsidRPr="00000000" w14:paraId="0000092D">
            <w:pPr>
              <w:numPr>
                <w:ilvl w:val="0"/>
                <w:numId w:val="11"/>
              </w:numPr>
              <w:spacing w:before="120" w:lineRule="auto"/>
              <w:ind w:left="720" w:right="60" w:hanging="360"/>
              <w:rPr>
                <w:sz w:val="20"/>
                <w:szCs w:val="20"/>
                <w:rPrChange w:author="Aisyia Effendi" w:id="268" w:date="2026-08-29T08:05:01Z">
                  <w:rPr/>
                </w:rPrChange>
              </w:rPr>
              <w:pPrChange w:author="Aisyia Effendi" w:id="0" w:date="2026-08-29T08:05:01Z">
                <w:pPr/>
              </w:pPrChange>
            </w:pPr>
            <w:ins w:author="Aisyia Effendi" w:id="267" w:date="2026-08-29T08:05:01Z">
              <w:r w:rsidDel="00000000" w:rsidR="00000000" w:rsidRPr="00000000">
                <w:rPr>
                  <w:rFonts w:ascii="Bookman Old Style" w:cs="Bookman Old Style" w:eastAsia="Bookman Old Style" w:hAnsi="Bookman Old Style"/>
                  <w:sz w:val="20"/>
                  <w:szCs w:val="20"/>
                  <w:rtl w:val="0"/>
                  <w:rPrChange w:author="Aisyia Effendi" w:id="268" w:date="2026-08-29T08:05:01Z">
                    <w:rPr>
                      <w:rFonts w:ascii="Bookman Old Style" w:cs="Bookman Old Style" w:eastAsia="Bookman Old Style" w:hAnsi="Bookman Old Style"/>
                      <w:sz w:val="20"/>
                      <w:szCs w:val="20"/>
                    </w:rPr>
                  </w:rPrChange>
                </w:rPr>
                <w:t xml:space="preserve">Prosedur tindak lanjut atas kondisi di luar perintah kerja berdasarkan perintah resmi (tertulis/terekam)</w:t>
              </w:r>
            </w:ins>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92E">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3.1</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92F">
            <w:pPr>
              <w:rPr/>
            </w:pPr>
            <w:r w:rsidDel="00000000" w:rsidR="00000000" w:rsidRPr="00000000">
              <w:rPr>
                <w:rFonts w:ascii="Bookman Old Style" w:cs="Bookman Old Style" w:eastAsia="Bookman Old Style" w:hAnsi="Bookman Old Style"/>
                <w:sz w:val="20"/>
                <w:szCs w:val="20"/>
                <w:rtl w:val="0"/>
              </w:rPr>
              <w:t xml:space="preserve">Menerapkan perintah kerja pengoperasian Water Treatment Plant secara disiplin dan cermat, dengan komunikasi yang jelas dan lugas, serta peduli terhadap kebersihan dan keselamatan lingkungan kerja.</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930">
            <w:pPr>
              <w:jc w:val="center"/>
              <w:rPr>
                <w:rFonts w:ascii="Bookman Old Style" w:cs="Bookman Old Style" w:eastAsia="Bookman Old Style" w:hAnsi="Bookman Old Style"/>
                <w:sz w:val="24"/>
                <w:szCs w:val="24"/>
              </w:rPr>
            </w:pPr>
            <w:ins w:author="prihatmaka prihatmaka" w:id="269" w:date="2026-08-29T05:15:37Z">
              <w:r w:rsidDel="00000000" w:rsidR="00000000" w:rsidRPr="00000000">
                <w:rPr>
                  <w:rFonts w:ascii="Bookman Old Style" w:cs="Bookman Old Style" w:eastAsia="Bookman Old Style" w:hAnsi="Bookman Old Style"/>
                  <w:sz w:val="20"/>
                  <w:szCs w:val="20"/>
                  <w:rtl w:val="0"/>
                  <w:rPrChange w:author="prihatmaka prihatmaka" w:id="270" w:date="2026-08-29T05:15:37Z">
                    <w:rPr/>
                  </w:rPrChange>
                </w:rPr>
                <w:t xml:space="preserve">6</w:t>
              </w:r>
            </w:ins>
            <w:del w:author="prihatmaka prihatmaka" w:id="269" w:date="2026-08-29T05:15:37Z">
              <w:r w:rsidDel="00000000" w:rsidR="00000000" w:rsidRPr="00000000">
                <w:rPr>
                  <w:rFonts w:ascii="Bookman Old Style" w:cs="Bookman Old Style" w:eastAsia="Bookman Old Style" w:hAnsi="Bookman Old Style"/>
                  <w:sz w:val="20"/>
                  <w:szCs w:val="20"/>
                  <w:rtl w:val="0"/>
                  <w:rPrChange w:author="prihatmaka prihatmaka" w:id="270" w:date="2026-08-29T05:15:37Z">
                    <w:rPr>
                      <w:rFonts w:ascii="Bookman Old Style" w:cs="Bookman Old Style" w:eastAsia="Bookman Old Style" w:hAnsi="Bookman Old Style"/>
                      <w:sz w:val="20"/>
                      <w:szCs w:val="20"/>
                    </w:rPr>
                  </w:rPrChange>
                </w:rPr>
                <w:delText xml:space="preserve">8</w:delText>
              </w:r>
            </w:del>
            <w:r w:rsidDel="00000000" w:rsidR="00000000" w:rsidRPr="00000000">
              <w:rPr>
                <w:rFonts w:ascii="Bookman Old Style" w:cs="Bookman Old Style" w:eastAsia="Bookman Old Style" w:hAnsi="Bookman Old Style"/>
                <w:sz w:val="20"/>
                <w:szCs w:val="20"/>
                <w:rtl w:val="0"/>
              </w:rPr>
              <w:t xml:space="preserve"> JP</w:t>
            </w:r>
            <w:r w:rsidDel="00000000" w:rsidR="00000000" w:rsidRPr="00000000">
              <w:rPr>
                <w:rtl w:val="0"/>
              </w:rPr>
            </w:r>
          </w:p>
        </w:tc>
      </w:tr>
      <w:tr>
        <w:trPr>
          <w:cantSplit w:val="1"/>
          <w:tblHeader w:val="0"/>
        </w:trPr>
        <w:tc>
          <w:tcPr>
            <w:vMerge w:val="continue"/>
            <w:tcMar>
              <w:top w:w="30.0" w:type="dxa"/>
              <w:left w:w="35.0" w:type="dxa"/>
              <w:bottom w:w="30.0" w:type="dxa"/>
              <w:right w:w="35.0" w:type="dxa"/>
            </w:tcMar>
          </w:tcPr>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933">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3.2</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934">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Prosedur keselamatan ketenagalistrikan (K2) diterapkan.</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937">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3.2</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938">
            <w:pPr>
              <w:rPr/>
            </w:pPr>
            <w:r w:rsidDel="00000000" w:rsidR="00000000" w:rsidRPr="00000000">
              <w:rPr>
                <w:rFonts w:ascii="Bookman Old Style" w:cs="Bookman Old Style" w:eastAsia="Bookman Old Style" w:hAnsi="Bookman Old Style"/>
                <w:sz w:val="20"/>
                <w:szCs w:val="20"/>
                <w:rtl w:val="0"/>
              </w:rPr>
              <w:t xml:space="preserve">Menerapkan prosedur keselamatan ketenagalistrikan (K2) secara disiplin dan cermat, dengan komunikasi yang jelas dan lugas, serta peduli terhadap kebersihan dan keselamatan lingkungan kerja.</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blHeader w:val="0"/>
        </w:trPr>
        <w:tc>
          <w:tcPr>
            <w:vMerge w:val="continue"/>
            <w:tcMar>
              <w:top w:w="30.0" w:type="dxa"/>
              <w:left w:w="35.0" w:type="dxa"/>
              <w:bottom w:w="30.0" w:type="dxa"/>
              <w:right w:w="35.0" w:type="dxa"/>
            </w:tcMar>
          </w:tcPr>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93C">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3.3</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93D">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Hal-hal yang berada diluar perintah kerja pengoperasian bagian Water Treatment Plant, dilaporkan.</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940">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3.3</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941">
            <w:pPr>
              <w:rPr/>
            </w:pPr>
            <w:r w:rsidDel="00000000" w:rsidR="00000000" w:rsidRPr="00000000">
              <w:rPr>
                <w:rFonts w:ascii="Bookman Old Style" w:cs="Bookman Old Style" w:eastAsia="Bookman Old Style" w:hAnsi="Bookman Old Style"/>
                <w:sz w:val="20"/>
                <w:szCs w:val="20"/>
                <w:rtl w:val="0"/>
              </w:rPr>
              <w:t xml:space="preserve">Melaporkan hal-hal di luar perintah kerja pengoperasian Water Treatment Plant secara disiplin dan cermat, dengan komunikasi yang jelas dan lugas, serta peduli terhadap kebersihan dan keselamatan lingkungan kerja.</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blHeader w:val="0"/>
        </w:trPr>
        <w:tc>
          <w:tcPr>
            <w:vMerge w:val="continue"/>
            <w:tcMar>
              <w:top w:w="30.0" w:type="dxa"/>
              <w:left w:w="35.0" w:type="dxa"/>
              <w:bottom w:w="30.0" w:type="dxa"/>
              <w:right w:w="35.0" w:type="dxa"/>
            </w:tcMar>
          </w:tcPr>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945">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3.4</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946">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Pelaksanaan Butir 3.3 yang didukung perintah resmi (tertulis atau ter-rekam melalui saluran yang baku) dilaksanakan.</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949">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3.4</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94A">
            <w:pPr>
              <w:rPr/>
            </w:pPr>
            <w:r w:rsidDel="00000000" w:rsidR="00000000" w:rsidRPr="00000000">
              <w:rPr>
                <w:rFonts w:ascii="Bookman Old Style" w:cs="Bookman Old Style" w:eastAsia="Bookman Old Style" w:hAnsi="Bookman Old Style"/>
                <w:sz w:val="20"/>
                <w:szCs w:val="20"/>
                <w:rtl w:val="0"/>
              </w:rPr>
              <w:t xml:space="preserve">Melaksanakan tindakan pada Butir 3.3 setelah didukung perintah resmi secara tertulis atau terekam melalui saluran yang baku secara disiplin dan cermat, dengan komunikasi yang jelas dan lugas, serta peduli terhadap kebersihan dan keselamatan lingkungan kerja.</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blHeader w:val="0"/>
        </w:trPr>
        <w:tc>
          <w:tcPr>
            <w:vMerge w:val="restart"/>
            <w:tcMar>
              <w:top w:w="30.0" w:type="dxa"/>
              <w:left w:w="35.0" w:type="dxa"/>
              <w:bottom w:w="30.0" w:type="dxa"/>
              <w:right w:w="35.0" w:type="dxa"/>
            </w:tcMar>
          </w:tcPr>
          <w:p w:rsidR="00000000" w:rsidDel="00000000" w:rsidP="00000000" w:rsidRDefault="00000000" w:rsidRPr="00000000" w14:paraId="0000094C">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4.</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94D">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Membuat laporan hasil pengoperasian Water Treatment Plant</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94E">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4.1</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94F">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Laporan pelaksanaan pengoperasian Water Treatment Plant sesuai standar dibuat.</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950">
            <w:pPr>
              <w:rPr/>
            </w:pPr>
            <w:ins w:author="Aisyia Effendi" w:id="271" w:date="2026-08-29T04:03:34Z">
              <w:r w:rsidDel="00000000" w:rsidR="00000000" w:rsidRPr="00000000">
                <w:rPr>
                  <w:rFonts w:ascii="Bookman Old Style" w:cs="Bookman Old Style" w:eastAsia="Bookman Old Style" w:hAnsi="Bookman Old Style"/>
                  <w:sz w:val="20"/>
                  <w:szCs w:val="20"/>
                  <w:rtl w:val="0"/>
                  <w:rPrChange w:author="Aisyia Effendi" w:id="272" w:date="2026-08-29T04:03:34Z">
                    <w:rPr>
                      <w:rFonts w:ascii="Bookman Old Style" w:cs="Bookman Old Style" w:eastAsia="Bookman Old Style" w:hAnsi="Bookman Old Style"/>
                      <w:sz w:val="24"/>
                      <w:szCs w:val="24"/>
                    </w:rPr>
                  </w:rPrChange>
                </w:rPr>
                <w:t xml:space="preserve">Disusun </w:t>
              </w:r>
            </w:ins>
            <w:del w:author="Aisyia Effendi" w:id="271" w:date="2026-08-29T04:03:34Z">
              <w:r w:rsidDel="00000000" w:rsidR="00000000" w:rsidRPr="00000000">
                <w:rPr>
                  <w:rFonts w:ascii="Bookman Old Style" w:cs="Bookman Old Style" w:eastAsia="Bookman Old Style" w:hAnsi="Bookman Old Style"/>
                  <w:sz w:val="20"/>
                  <w:szCs w:val="20"/>
                  <w:rtl w:val="0"/>
                  <w:rPrChange w:author="Aisyia Effendi" w:id="272" w:date="2026-08-29T04:03:34Z">
                    <w:rPr>
                      <w:rFonts w:ascii="Bookman Old Style" w:cs="Bookman Old Style" w:eastAsia="Bookman Old Style" w:hAnsi="Bookman Old Style"/>
                      <w:sz w:val="20"/>
                      <w:szCs w:val="20"/>
                    </w:rPr>
                  </w:rPrChange>
                </w:rPr>
                <w:delText xml:space="preserve">Tersusun</w:delText>
              </w:r>
            </w:del>
            <w:r w:rsidDel="00000000" w:rsidR="00000000" w:rsidRPr="00000000">
              <w:rPr>
                <w:rFonts w:ascii="Bookman Old Style" w:cs="Bookman Old Style" w:eastAsia="Bookman Old Style" w:hAnsi="Bookman Old Style"/>
                <w:sz w:val="20"/>
                <w:szCs w:val="20"/>
                <w:rtl w:val="0"/>
              </w:rPr>
              <w:t xml:space="preserve"> dan ditandatanganinya laporan hasil pengoperasian Water Treatment Plant sesuai standar.</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951">
            <w:pPr>
              <w:rPr/>
            </w:pPr>
            <w:r w:rsidDel="00000000" w:rsidR="00000000" w:rsidRPr="00000000">
              <w:rPr>
                <w:rFonts w:ascii="Bookman Old Style" w:cs="Bookman Old Style" w:eastAsia="Bookman Old Style" w:hAnsi="Bookman Old Style"/>
                <w:sz w:val="20"/>
                <w:szCs w:val="20"/>
                <w:rtl w:val="0"/>
              </w:rPr>
              <w:t xml:space="preserve">Penjelasan tentang:</w:t>
            </w:r>
            <w:r w:rsidDel="00000000" w:rsidR="00000000" w:rsidRPr="00000000">
              <w:rPr>
                <w:rtl w:val="0"/>
              </w:rPr>
            </w:r>
          </w:p>
          <w:p w:rsidR="00000000" w:rsidDel="00000000" w:rsidP="00000000" w:rsidRDefault="00000000" w:rsidRPr="00000000" w14:paraId="00000952">
            <w:pPr>
              <w:rPr>
                <w:del w:author="Aisyia Effendi" w:id="273" w:date="2026-08-29T08:32:42Z"/>
              </w:rPr>
            </w:pPr>
            <w:del w:author="Aisyia Effendi" w:id="273" w:date="2026-08-29T08:32:42Z">
              <w:r w:rsidDel="00000000" w:rsidR="00000000" w:rsidRPr="00000000">
                <w:rPr>
                  <w:rFonts w:ascii="Bookman Old Style" w:cs="Bookman Old Style" w:eastAsia="Bookman Old Style" w:hAnsi="Bookman Old Style"/>
                  <w:sz w:val="20"/>
                  <w:szCs w:val="20"/>
                  <w:rtl w:val="0"/>
                </w:rPr>
                <w:delText xml:space="preserve">1. Teknik pembuatan laporan hasil pengoperasian Water Treatment Plant</w:delText>
              </w:r>
              <w:r w:rsidDel="00000000" w:rsidR="00000000" w:rsidRPr="00000000">
                <w:rPr>
                  <w:rtl w:val="0"/>
                </w:rPr>
              </w:r>
            </w:del>
          </w:p>
          <w:p w:rsidR="00000000" w:rsidDel="00000000" w:rsidP="00000000" w:rsidRDefault="00000000" w:rsidRPr="00000000" w14:paraId="00000953">
            <w:pPr>
              <w:rPr>
                <w:ins w:author="Aisyia Effendi" w:id="274" w:date="2026-08-29T08:38:08Z"/>
                <w:rFonts w:ascii="Bookman Old Style" w:cs="Bookman Old Style" w:eastAsia="Bookman Old Style" w:hAnsi="Bookman Old Style"/>
                <w:sz w:val="20"/>
                <w:szCs w:val="20"/>
              </w:rPr>
            </w:pPr>
            <w:del w:author="Aisyia Effendi" w:id="273" w:date="2026-08-29T08:32:42Z">
              <w:r w:rsidDel="00000000" w:rsidR="00000000" w:rsidRPr="00000000">
                <w:rPr>
                  <w:rFonts w:ascii="Bookman Old Style" w:cs="Bookman Old Style" w:eastAsia="Bookman Old Style" w:hAnsi="Bookman Old Style"/>
                  <w:sz w:val="20"/>
                  <w:szCs w:val="20"/>
                  <w:rtl w:val="0"/>
                </w:rPr>
                <w:delText xml:space="preserve">2. Standar formulir, kelengkapan data, dan penandatanganan laporan</w:delText>
              </w:r>
            </w:del>
            <w:ins w:author="Aisyia Effendi" w:id="274" w:date="2026-08-29T08:38:08Z">
              <w:r w:rsidDel="00000000" w:rsidR="00000000" w:rsidRPr="00000000">
                <w:rPr>
                  <w:rtl w:val="0"/>
                </w:rPr>
              </w:r>
            </w:ins>
          </w:p>
          <w:p w:rsidR="00000000" w:rsidDel="00000000" w:rsidP="00000000" w:rsidRDefault="00000000" w:rsidRPr="00000000" w14:paraId="00000954">
            <w:pPr>
              <w:numPr>
                <w:ilvl w:val="0"/>
                <w:numId w:val="14"/>
              </w:numPr>
              <w:ind w:left="720" w:hanging="360"/>
              <w:rPr>
                <w:ins w:author="Aisyia Effendi" w:id="274" w:date="2026-08-29T08:38:08Z"/>
                <w:rFonts w:ascii="Bookman Old Style" w:cs="Bookman Old Style" w:eastAsia="Bookman Old Style" w:hAnsi="Bookman Old Style"/>
                <w:sz w:val="20"/>
                <w:szCs w:val="20"/>
                <w:u w:val="none"/>
              </w:rPr>
            </w:pPr>
            <w:ins w:author="Aisyia Effendi" w:id="274" w:date="2026-08-29T08:38:08Z">
              <w:r w:rsidDel="00000000" w:rsidR="00000000" w:rsidRPr="00000000">
                <w:rPr>
                  <w:rFonts w:ascii="Bookman Old Style" w:cs="Bookman Old Style" w:eastAsia="Bookman Old Style" w:hAnsi="Bookman Old Style"/>
                  <w:sz w:val="20"/>
                  <w:szCs w:val="20"/>
                  <w:rtl w:val="0"/>
                </w:rPr>
                <w:t xml:space="preserve">Format dan standar laporan pelaksanaan pengoperasian Water Treatment Plant</w:t>
              </w:r>
            </w:ins>
          </w:p>
          <w:p w:rsidR="00000000" w:rsidDel="00000000" w:rsidP="00000000" w:rsidRDefault="00000000" w:rsidRPr="00000000" w14:paraId="00000955">
            <w:pPr>
              <w:numPr>
                <w:ilvl w:val="0"/>
                <w:numId w:val="14"/>
              </w:numPr>
              <w:ind w:left="720" w:hanging="360"/>
              <w:rPr>
                <w:rFonts w:ascii="Bookman Old Style" w:cs="Bookman Old Style" w:eastAsia="Bookman Old Style" w:hAnsi="Bookman Old Style"/>
                <w:sz w:val="20"/>
                <w:szCs w:val="20"/>
                <w:u w:val="none"/>
                <w:rPrChange w:author="Aisyia Effendi" w:id="275" w:date="2026-08-29T08:38:08Z">
                  <w:rPr/>
                </w:rPrChange>
              </w:rPr>
              <w:pPrChange w:author="Aisyia Effendi" w:id="0" w:date="2026-08-29T08:38:08Z">
                <w:pPr/>
              </w:pPrChange>
            </w:pPr>
            <w:ins w:author="Aisyia Effendi" w:id="274" w:date="2026-08-29T08:38:08Z">
              <w:r w:rsidDel="00000000" w:rsidR="00000000" w:rsidRPr="00000000">
                <w:rPr>
                  <w:rFonts w:ascii="Bookman Old Style" w:cs="Bookman Old Style" w:eastAsia="Bookman Old Style" w:hAnsi="Bookman Old Style"/>
                  <w:sz w:val="20"/>
                  <w:szCs w:val="20"/>
                  <w:rtl w:val="0"/>
                </w:rPr>
                <w:t xml:space="preserve">Prosedur penandatanganan form laporan hasil pelaksanaan pengoperasian Water Treatment Plant</w:t>
              </w:r>
            </w:ins>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956">
            <w:pPr>
              <w:jc w:val="left"/>
              <w:rPr>
                <w:rFonts w:ascii="Bookman Old Style" w:cs="Bookman Old Style" w:eastAsia="Bookman Old Style" w:hAnsi="Bookman Old Style"/>
                <w:sz w:val="24"/>
                <w:szCs w:val="24"/>
              </w:rPr>
              <w:pPrChange w:author="Aisyia Effendi" w:id="0" w:date="2026-08-29T08:38:02Z">
                <w:pPr>
                  <w:jc w:val="center"/>
                </w:pPr>
              </w:pPrChange>
            </w:pPr>
            <w:r w:rsidDel="00000000" w:rsidR="00000000" w:rsidRPr="00000000">
              <w:rPr>
                <w:rFonts w:ascii="Bookman Old Style" w:cs="Bookman Old Style" w:eastAsia="Bookman Old Style" w:hAnsi="Bookman Old Style"/>
                <w:sz w:val="20"/>
                <w:szCs w:val="20"/>
                <w:rtl w:val="0"/>
              </w:rPr>
              <w:t xml:space="preserve">4.1</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957">
            <w:pPr>
              <w:rPr/>
            </w:pPr>
            <w:r w:rsidDel="00000000" w:rsidR="00000000" w:rsidRPr="00000000">
              <w:rPr>
                <w:rFonts w:ascii="Bookman Old Style" w:cs="Bookman Old Style" w:eastAsia="Bookman Old Style" w:hAnsi="Bookman Old Style"/>
                <w:sz w:val="20"/>
                <w:szCs w:val="20"/>
                <w:rtl w:val="0"/>
              </w:rPr>
              <w:t xml:space="preserve">Membuat laporan pelaksanaan pengoperasian Water Treatment Plant sesuai standar secara disiplin dan cermat, dengan komunikasi yang jelas dan lugas, serta peduli terhadap kebersihan dan keselamatan lingkungan kerja.</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958">
            <w:pPr>
              <w:jc w:val="center"/>
              <w:rPr>
                <w:rFonts w:ascii="Bookman Old Style" w:cs="Bookman Old Style" w:eastAsia="Bookman Old Style" w:hAnsi="Bookman Old Style"/>
                <w:sz w:val="24"/>
                <w:szCs w:val="24"/>
              </w:rPr>
            </w:pPr>
            <w:ins w:author="prihatmaka prihatmaka" w:id="277" w:date="2026-08-29T05:13:53Z">
              <w:r w:rsidDel="00000000" w:rsidR="00000000" w:rsidRPr="00000000">
                <w:rPr>
                  <w:rFonts w:ascii="Bookman Old Style" w:cs="Bookman Old Style" w:eastAsia="Bookman Old Style" w:hAnsi="Bookman Old Style"/>
                  <w:sz w:val="20"/>
                  <w:szCs w:val="20"/>
                  <w:rtl w:val="0"/>
                  <w:rPrChange w:author="prihatmaka prihatmaka" w:id="278" w:date="2026-08-29T05:13:53Z">
                    <w:rPr/>
                  </w:rPrChange>
                </w:rPr>
                <w:t xml:space="preserve">4</w:t>
              </w:r>
            </w:ins>
            <w:del w:author="prihatmaka prihatmaka" w:id="277" w:date="2026-08-29T05:13:53Z">
              <w:r w:rsidDel="00000000" w:rsidR="00000000" w:rsidRPr="00000000">
                <w:rPr>
                  <w:rFonts w:ascii="Bookman Old Style" w:cs="Bookman Old Style" w:eastAsia="Bookman Old Style" w:hAnsi="Bookman Old Style"/>
                  <w:sz w:val="20"/>
                  <w:szCs w:val="20"/>
                  <w:rtl w:val="0"/>
                  <w:rPrChange w:author="prihatmaka prihatmaka" w:id="278" w:date="2026-08-29T05:13:53Z">
                    <w:rPr>
                      <w:rFonts w:ascii="Bookman Old Style" w:cs="Bookman Old Style" w:eastAsia="Bookman Old Style" w:hAnsi="Bookman Old Style"/>
                      <w:sz w:val="20"/>
                      <w:szCs w:val="20"/>
                    </w:rPr>
                  </w:rPrChange>
                </w:rPr>
                <w:delText xml:space="preserve">4</w:delText>
              </w:r>
            </w:del>
            <w:r w:rsidDel="00000000" w:rsidR="00000000" w:rsidRPr="00000000">
              <w:rPr>
                <w:rFonts w:ascii="Bookman Old Style" w:cs="Bookman Old Style" w:eastAsia="Bookman Old Style" w:hAnsi="Bookman Old Style"/>
                <w:sz w:val="20"/>
                <w:szCs w:val="20"/>
                <w:rtl w:val="0"/>
              </w:rPr>
              <w:t xml:space="preserve"> JP</w:t>
            </w:r>
            <w:r w:rsidDel="00000000" w:rsidR="00000000" w:rsidRPr="00000000">
              <w:rPr>
                <w:rtl w:val="0"/>
              </w:rPr>
            </w:r>
          </w:p>
        </w:tc>
      </w:tr>
      <w:tr>
        <w:trPr>
          <w:cantSplit w:val="1"/>
          <w:tblHeader w:val="0"/>
        </w:trPr>
        <w:tc>
          <w:tcPr>
            <w:vMerge w:val="continue"/>
            <w:tcMar>
              <w:top w:w="30.0" w:type="dxa"/>
              <w:left w:w="35.0" w:type="dxa"/>
              <w:bottom w:w="30.0" w:type="dxa"/>
              <w:right w:w="35.0" w:type="dxa"/>
            </w:tcMar>
          </w:tcPr>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95B">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4.2</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95C">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Form laporan hasil pelaksanaan pengoperasian Water Treatment Plant ditandatangani.</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95F">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4.2</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960">
            <w:pPr>
              <w:rPr/>
            </w:pPr>
            <w:r w:rsidDel="00000000" w:rsidR="00000000" w:rsidRPr="00000000">
              <w:rPr>
                <w:rFonts w:ascii="Bookman Old Style" w:cs="Bookman Old Style" w:eastAsia="Bookman Old Style" w:hAnsi="Bookman Old Style"/>
                <w:sz w:val="20"/>
                <w:szCs w:val="20"/>
                <w:rtl w:val="0"/>
              </w:rPr>
              <w:t xml:space="preserve">Menandatangani formulir laporan hasil pelaksanaan pengoperasian Water Treatment Plant secara disiplin dan cermat, dengan komunikasi yang jelas dan lugas, serta peduli terhadap kebersihan dan keselamatan lingkungan kerja.</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blHeader w:val="0"/>
        </w:trPr>
        <w:tc>
          <w:tcPr>
            <w:gridSpan w:val="9"/>
            <w:tcMar>
              <w:top w:w="30.0" w:type="dxa"/>
              <w:left w:w="35.0" w:type="dxa"/>
              <w:bottom w:w="30.0" w:type="dxa"/>
              <w:right w:w="35.0" w:type="dxa"/>
            </w:tcMar>
          </w:tcPr>
          <w:p w:rsidR="00000000" w:rsidDel="00000000" w:rsidP="00000000" w:rsidRDefault="00000000" w:rsidRPr="00000000" w14:paraId="00000962">
            <w:pPr>
              <w:jc w:val="both"/>
              <w:rPr/>
            </w:pPr>
            <w:r w:rsidDel="00000000" w:rsidR="00000000" w:rsidRPr="00000000">
              <w:rPr>
                <w:rFonts w:ascii="Bookman Old Style" w:cs="Bookman Old Style" w:eastAsia="Bookman Old Style" w:hAnsi="Bookman Old Style"/>
                <w:b w:val="1"/>
                <w:bCs w:val="1"/>
                <w:sz w:val="20"/>
                <w:szCs w:val="20"/>
                <w:rtl w:val="0"/>
              </w:rPr>
              <w:t xml:space="preserve">Asesmen</w:t>
              <w:br w:type="textWrapping"/>
            </w:r>
            <w:r w:rsidDel="00000000" w:rsidR="00000000" w:rsidRPr="00000000">
              <w:rPr>
                <w:rFonts w:ascii="Bookman Old Style" w:cs="Bookman Old Style" w:eastAsia="Bookman Old Style" w:hAnsi="Bookman Old Style"/>
                <w:sz w:val="20"/>
                <w:szCs w:val="20"/>
                <w:rtl w:val="0"/>
              </w:rPr>
              <w:t xml:space="preserve">Penilaian mengacu pada Panduan Penilaian unit kompetensi D.35.114.00.023.1 dalam Keputusan Menteri Ketenagakerjaan Republik Indonesia Nomor 307 Tahun 2019.</w:t>
            </w:r>
            <w:r w:rsidDel="00000000" w:rsidR="00000000" w:rsidRPr="00000000">
              <w:rPr>
                <w:rtl w:val="0"/>
              </w:rPr>
            </w:r>
          </w:p>
        </w:tc>
      </w:tr>
    </w:tbl>
    <w:p w:rsidR="00000000" w:rsidDel="00000000" w:rsidP="00000000" w:rsidRDefault="00000000" w:rsidRPr="00000000" w14:paraId="0000096B">
      <w:pPr>
        <w:rPr>
          <w:rFonts w:ascii="Bookman Old Style" w:cs="Bookman Old Style" w:eastAsia="Bookman Old Style" w:hAnsi="Bookman Old Style"/>
          <w:sz w:val="24"/>
          <w:szCs w:val="24"/>
        </w:rPr>
      </w:pPr>
      <w:r w:rsidDel="00000000" w:rsidR="00000000" w:rsidRPr="00000000">
        <w:rPr>
          <w:rtl w:val="0"/>
        </w:rPr>
      </w:r>
    </w:p>
    <w:tbl>
      <w:tblPr>
        <w:tblStyle w:val="Table27"/>
        <w:tblW w:w="13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60"/>
        <w:gridCol w:w="2500"/>
        <w:gridCol w:w="360"/>
        <w:gridCol w:w="10100"/>
        <w:tblGridChange w:id="0">
          <w:tblGrid>
            <w:gridCol w:w="760"/>
            <w:gridCol w:w="2500"/>
            <w:gridCol w:w="360"/>
            <w:gridCol w:w="10100"/>
          </w:tblGrid>
        </w:tblGridChange>
      </w:tblGrid>
      <w:tr>
        <w:trPr>
          <w:cantSplit w:val="1"/>
          <w:tblHeader w:val="0"/>
        </w:trPr>
        <w:tc>
          <w:tcPr>
            <w:vMerge w:val="restart"/>
            <w:tcMar>
              <w:top w:w="35.0" w:type="dxa"/>
              <w:left w:w="55.0" w:type="dxa"/>
              <w:bottom w:w="35.0" w:type="dxa"/>
              <w:right w:w="55.0" w:type="dxa"/>
            </w:tcMar>
          </w:tcPr>
          <w:p w:rsidR="00000000" w:rsidDel="00000000" w:rsidP="00000000" w:rsidRDefault="00000000" w:rsidRPr="00000000" w14:paraId="0000096C">
            <w:pPr>
              <w:rPr/>
            </w:pPr>
            <w:r w:rsidDel="00000000" w:rsidR="00000000" w:rsidRPr="00000000">
              <w:rPr>
                <w:rFonts w:ascii="Bookman Old Style" w:cs="Bookman Old Style" w:eastAsia="Bookman Old Style" w:hAnsi="Bookman Old Style"/>
                <w:rtl w:val="0"/>
              </w:rPr>
              <w:t xml:space="preserve">1.13.</w:t>
            </w: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96D">
            <w:pPr>
              <w:rPr/>
            </w:pPr>
            <w:r w:rsidDel="00000000" w:rsidR="00000000" w:rsidRPr="00000000">
              <w:rPr>
                <w:rFonts w:ascii="Bookman Old Style" w:cs="Bookman Old Style" w:eastAsia="Bookman Old Style" w:hAnsi="Bookman Old Style"/>
                <w:rtl w:val="0"/>
              </w:rPr>
              <w:t xml:space="preserve">Judul Unit Kompetensi</w:t>
            </w: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96E">
            <w:pPr>
              <w:jc w:val="center"/>
              <w:rPr/>
            </w:pPr>
            <w:r w:rsidDel="00000000" w:rsidR="00000000" w:rsidRPr="00000000">
              <w:rPr>
                <w:rFonts w:ascii="Bookman Old Style" w:cs="Bookman Old Style" w:eastAsia="Bookman Old Style" w:hAnsi="Bookman Old Style"/>
                <w:rtl w:val="0"/>
              </w:rPr>
              <w:t xml:space="preserve">:</w:t>
            </w:r>
            <w:r w:rsidDel="00000000" w:rsidR="00000000" w:rsidRPr="00000000">
              <w:rPr>
                <w:rtl w:val="0"/>
              </w:rPr>
            </w:r>
          </w:p>
        </w:tc>
        <w:tc>
          <w:tcPr>
            <w:tcMar>
              <w:top w:w="35.0" w:type="dxa"/>
              <w:left w:w="55.0" w:type="dxa"/>
              <w:bottom w:w="35.0" w:type="dxa"/>
              <w:right w:w="55.0" w:type="dxa"/>
            </w:tcMar>
          </w:tcPr>
          <w:p w:rsidR="00000000" w:rsidDel="00000000" w:rsidP="00000000" w:rsidRDefault="00000000" w:rsidRPr="00000000" w14:paraId="0000096F">
            <w:pPr>
              <w:rPr/>
            </w:pPr>
            <w:r w:rsidDel="00000000" w:rsidR="00000000" w:rsidRPr="00000000">
              <w:rPr>
                <w:rFonts w:ascii="Bookman Old Style" w:cs="Bookman Old Style" w:eastAsia="Bookman Old Style" w:hAnsi="Bookman Old Style"/>
                <w:rtl w:val="0"/>
              </w:rPr>
              <w:t xml:space="preserve">Mengoperasikan Kondenser bagi Pelaksana Madya</w:t>
            </w:r>
            <w:r w:rsidDel="00000000" w:rsidR="00000000" w:rsidRPr="00000000">
              <w:rPr>
                <w:rtl w:val="0"/>
              </w:rPr>
            </w:r>
          </w:p>
        </w:tc>
      </w:tr>
      <w:tr>
        <w:trPr>
          <w:cantSplit w:val="1"/>
          <w:tblHeader w:val="0"/>
        </w:trPr>
        <w:tc>
          <w:tcPr>
            <w:vMerge w:val="continue"/>
            <w:tcMar>
              <w:top w:w="35.0" w:type="dxa"/>
              <w:left w:w="55.0" w:type="dxa"/>
              <w:bottom w:w="35.0" w:type="dxa"/>
              <w:right w:w="55.0" w:type="dxa"/>
            </w:tcMar>
          </w:tcPr>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971">
            <w:pPr>
              <w:rPr/>
            </w:pPr>
            <w:r w:rsidDel="00000000" w:rsidR="00000000" w:rsidRPr="00000000">
              <w:rPr>
                <w:rFonts w:ascii="Bookman Old Style" w:cs="Bookman Old Style" w:eastAsia="Bookman Old Style" w:hAnsi="Bookman Old Style"/>
                <w:rtl w:val="0"/>
              </w:rPr>
              <w:t xml:space="preserve">Kode</w:t>
            </w: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972">
            <w:pPr>
              <w:jc w:val="center"/>
              <w:rPr/>
            </w:pPr>
            <w:r w:rsidDel="00000000" w:rsidR="00000000" w:rsidRPr="00000000">
              <w:rPr>
                <w:rFonts w:ascii="Bookman Old Style" w:cs="Bookman Old Style" w:eastAsia="Bookman Old Style" w:hAnsi="Bookman Old Style"/>
                <w:rtl w:val="0"/>
              </w:rPr>
              <w:t xml:space="preserve">:</w:t>
            </w:r>
            <w:r w:rsidDel="00000000" w:rsidR="00000000" w:rsidRPr="00000000">
              <w:rPr>
                <w:rtl w:val="0"/>
              </w:rPr>
            </w:r>
          </w:p>
        </w:tc>
        <w:tc>
          <w:tcPr>
            <w:tcMar>
              <w:top w:w="35.0" w:type="dxa"/>
              <w:left w:w="55.0" w:type="dxa"/>
              <w:bottom w:w="35.0" w:type="dxa"/>
              <w:right w:w="55.0" w:type="dxa"/>
            </w:tcMar>
          </w:tcPr>
          <w:p w:rsidR="00000000" w:rsidDel="00000000" w:rsidP="00000000" w:rsidRDefault="00000000" w:rsidRPr="00000000" w14:paraId="00000973">
            <w:pPr>
              <w:rPr/>
            </w:pPr>
            <w:r w:rsidDel="00000000" w:rsidR="00000000" w:rsidRPr="00000000">
              <w:rPr>
                <w:rFonts w:ascii="Bookman Old Style" w:cs="Bookman Old Style" w:eastAsia="Bookman Old Style" w:hAnsi="Bookman Old Style"/>
                <w:rtl w:val="0"/>
              </w:rPr>
              <w:t xml:space="preserve">D.35.114.00.024.1</w:t>
            </w:r>
            <w:r w:rsidDel="00000000" w:rsidR="00000000" w:rsidRPr="00000000">
              <w:rPr>
                <w:rtl w:val="0"/>
              </w:rPr>
            </w:r>
          </w:p>
        </w:tc>
      </w:tr>
      <w:tr>
        <w:trPr>
          <w:cantSplit w:val="1"/>
          <w:tblHeader w:val="0"/>
        </w:trPr>
        <w:tc>
          <w:tcPr>
            <w:vMerge w:val="continue"/>
            <w:tcMar>
              <w:top w:w="35.0" w:type="dxa"/>
              <w:left w:w="55.0" w:type="dxa"/>
              <w:bottom w:w="35.0" w:type="dxa"/>
              <w:right w:w="55.0" w:type="dxa"/>
            </w:tcMar>
          </w:tcPr>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975">
            <w:pPr>
              <w:rPr/>
            </w:pPr>
            <w:r w:rsidDel="00000000" w:rsidR="00000000" w:rsidRPr="00000000">
              <w:rPr>
                <w:rFonts w:ascii="Bookman Old Style" w:cs="Bookman Old Style" w:eastAsia="Bookman Old Style" w:hAnsi="Bookman Old Style"/>
                <w:rtl w:val="0"/>
              </w:rPr>
              <w:t xml:space="preserve">Perkiraan Waktu</w:t>
            </w: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976">
            <w:pPr>
              <w:jc w:val="center"/>
              <w:rPr/>
            </w:pPr>
            <w:r w:rsidDel="00000000" w:rsidR="00000000" w:rsidRPr="00000000">
              <w:rPr>
                <w:rFonts w:ascii="Bookman Old Style" w:cs="Bookman Old Style" w:eastAsia="Bookman Old Style" w:hAnsi="Bookman Old Style"/>
                <w:rtl w:val="0"/>
              </w:rPr>
              <w:t xml:space="preserve">:</w:t>
            </w:r>
            <w:r w:rsidDel="00000000" w:rsidR="00000000" w:rsidRPr="00000000">
              <w:rPr>
                <w:rtl w:val="0"/>
              </w:rPr>
            </w:r>
          </w:p>
        </w:tc>
        <w:tc>
          <w:tcPr>
            <w:tcMar>
              <w:top w:w="35.0" w:type="dxa"/>
              <w:left w:w="55.0" w:type="dxa"/>
              <w:bottom w:w="35.0" w:type="dxa"/>
              <w:right w:w="55.0" w:type="dxa"/>
            </w:tcMar>
          </w:tcPr>
          <w:p w:rsidR="00000000" w:rsidDel="00000000" w:rsidP="00000000" w:rsidRDefault="00000000" w:rsidRPr="00000000" w14:paraId="00000977">
            <w:pPr>
              <w:rPr/>
            </w:pPr>
            <w:r w:rsidDel="00000000" w:rsidR="00000000" w:rsidRPr="00000000">
              <w:rPr>
                <w:rFonts w:ascii="Bookman Old Style" w:cs="Bookman Old Style" w:eastAsia="Bookman Old Style" w:hAnsi="Bookman Old Style"/>
                <w:rtl w:val="0"/>
              </w:rPr>
              <w:t xml:space="preserve">20 JP @ 45 menit</w:t>
            </w:r>
            <w:r w:rsidDel="00000000" w:rsidR="00000000" w:rsidRPr="00000000">
              <w:rPr>
                <w:rtl w:val="0"/>
              </w:rPr>
            </w:r>
          </w:p>
        </w:tc>
      </w:tr>
      <w:tr>
        <w:trPr>
          <w:cantSplit w:val="1"/>
          <w:tblHeader w:val="0"/>
        </w:trPr>
        <w:tc>
          <w:tcPr>
            <w:vMerge w:val="continue"/>
            <w:tcMar>
              <w:top w:w="35.0" w:type="dxa"/>
              <w:left w:w="55.0" w:type="dxa"/>
              <w:bottom w:w="35.0" w:type="dxa"/>
              <w:right w:w="55.0" w:type="dxa"/>
            </w:tcMar>
          </w:tcPr>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979">
            <w:pPr>
              <w:rPr/>
            </w:pPr>
            <w:r w:rsidDel="00000000" w:rsidR="00000000" w:rsidRPr="00000000">
              <w:rPr>
                <w:rFonts w:ascii="Bookman Old Style" w:cs="Bookman Old Style" w:eastAsia="Bookman Old Style" w:hAnsi="Bookman Old Style"/>
                <w:rtl w:val="0"/>
              </w:rPr>
              <w:t xml:space="preserve">Metode</w:t>
            </w: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97A">
            <w:pPr>
              <w:jc w:val="center"/>
              <w:rPr/>
            </w:pPr>
            <w:r w:rsidDel="00000000" w:rsidR="00000000" w:rsidRPr="00000000">
              <w:rPr>
                <w:rFonts w:ascii="Bookman Old Style" w:cs="Bookman Old Style" w:eastAsia="Bookman Old Style" w:hAnsi="Bookman Old Style"/>
                <w:rtl w:val="0"/>
              </w:rPr>
              <w:t xml:space="preserve">:</w:t>
            </w:r>
            <w:r w:rsidDel="00000000" w:rsidR="00000000" w:rsidRPr="00000000">
              <w:rPr>
                <w:rtl w:val="0"/>
              </w:rPr>
            </w:r>
          </w:p>
        </w:tc>
        <w:tc>
          <w:tcPr>
            <w:tcMar>
              <w:top w:w="35.0" w:type="dxa"/>
              <w:left w:w="55.0" w:type="dxa"/>
              <w:bottom w:w="35.0" w:type="dxa"/>
              <w:right w:w="55.0" w:type="dxa"/>
            </w:tcMar>
          </w:tcPr>
          <w:p w:rsidR="00000000" w:rsidDel="00000000" w:rsidP="00000000" w:rsidRDefault="00000000" w:rsidRPr="00000000" w14:paraId="0000097B">
            <w:pPr>
              <w:rPr/>
            </w:pPr>
            <w:r w:rsidDel="00000000" w:rsidR="00000000" w:rsidRPr="00000000">
              <w:rPr>
                <w:rFonts w:ascii="Bookman Old Style" w:cs="Bookman Old Style" w:eastAsia="Bookman Old Style" w:hAnsi="Bookman Old Style"/>
                <w:rtl w:val="0"/>
              </w:rPr>
              <w:t xml:space="preserve">Luring</w:t>
            </w:r>
            <w:r w:rsidDel="00000000" w:rsidR="00000000" w:rsidRPr="00000000">
              <w:rPr>
                <w:rtl w:val="0"/>
              </w:rPr>
            </w:r>
          </w:p>
        </w:tc>
      </w:tr>
      <w:tr>
        <w:trPr>
          <w:cantSplit w:val="1"/>
          <w:tblHeader w:val="0"/>
        </w:trPr>
        <w:tc>
          <w:tcPr>
            <w:vMerge w:val="continue"/>
            <w:tcMar>
              <w:top w:w="35.0" w:type="dxa"/>
              <w:left w:w="55.0" w:type="dxa"/>
              <w:bottom w:w="35.0" w:type="dxa"/>
              <w:right w:w="55.0" w:type="dxa"/>
            </w:tcMar>
          </w:tcPr>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97D">
            <w:pPr>
              <w:rPr/>
            </w:pPr>
            <w:r w:rsidDel="00000000" w:rsidR="00000000" w:rsidRPr="00000000">
              <w:rPr>
                <w:rFonts w:ascii="Bookman Old Style" w:cs="Bookman Old Style" w:eastAsia="Bookman Old Style" w:hAnsi="Bookman Old Style"/>
                <w:rtl w:val="0"/>
              </w:rPr>
              <w:t xml:space="preserve">Capaian</w:t>
            </w: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97E">
            <w:pPr>
              <w:jc w:val="center"/>
              <w:rPr/>
            </w:pPr>
            <w:r w:rsidDel="00000000" w:rsidR="00000000" w:rsidRPr="00000000">
              <w:rPr>
                <w:rFonts w:ascii="Bookman Old Style" w:cs="Bookman Old Style" w:eastAsia="Bookman Old Style" w:hAnsi="Bookman Old Style"/>
                <w:rtl w:val="0"/>
              </w:rPr>
              <w:t xml:space="preserve">:</w:t>
            </w:r>
            <w:r w:rsidDel="00000000" w:rsidR="00000000" w:rsidRPr="00000000">
              <w:rPr>
                <w:rtl w:val="0"/>
              </w:rPr>
            </w:r>
          </w:p>
        </w:tc>
        <w:tc>
          <w:tcPr>
            <w:tcMar>
              <w:top w:w="35.0" w:type="dxa"/>
              <w:left w:w="55.0" w:type="dxa"/>
              <w:bottom w:w="35.0" w:type="dxa"/>
              <w:right w:w="55.0" w:type="dxa"/>
            </w:tcMar>
          </w:tcPr>
          <w:p w:rsidR="00000000" w:rsidDel="00000000" w:rsidP="00000000" w:rsidRDefault="00000000" w:rsidRPr="00000000" w14:paraId="0000097F">
            <w:pPr>
              <w:rPr/>
            </w:pPr>
            <w:r w:rsidDel="00000000" w:rsidR="00000000" w:rsidRPr="00000000">
              <w:rPr>
                <w:rFonts w:ascii="Bookman Old Style" w:cs="Bookman Old Style" w:eastAsia="Bookman Old Style" w:hAnsi="Bookman Old Style"/>
                <w:rtl w:val="0"/>
              </w:rPr>
              <w:t xml:space="preserve">Terlaksananya pengoperasian Kondenser sesuai perintah kerja, SOP, dan ketentuan K2 secara disiplin dan cermat.</w:t>
            </w:r>
            <w:r w:rsidDel="00000000" w:rsidR="00000000" w:rsidRPr="00000000">
              <w:rPr>
                <w:rtl w:val="0"/>
              </w:rPr>
            </w:r>
          </w:p>
        </w:tc>
      </w:tr>
    </w:tbl>
    <w:p w:rsidR="00000000" w:rsidDel="00000000" w:rsidP="00000000" w:rsidRDefault="00000000" w:rsidRPr="00000000" w14:paraId="00000980">
      <w:pPr>
        <w:spacing w:after="0" w:line="20" w:lineRule="auto"/>
        <w:rPr>
          <w:sz w:val="2"/>
          <w:szCs w:val="2"/>
        </w:rPr>
      </w:pPr>
      <w:r w:rsidDel="00000000" w:rsidR="00000000" w:rsidRPr="00000000">
        <w:rPr>
          <w:rtl w:val="0"/>
        </w:rPr>
      </w:r>
    </w:p>
    <w:tbl>
      <w:tblPr>
        <w:tblStyle w:val="Table28"/>
        <w:tblW w:w="139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0"/>
        <w:gridCol w:w="1550"/>
        <w:gridCol w:w="450"/>
        <w:gridCol w:w="2050"/>
        <w:gridCol w:w="2350"/>
        <w:gridCol w:w="2700"/>
        <w:gridCol w:w="450"/>
        <w:gridCol w:w="3300"/>
        <w:gridCol w:w="650"/>
        <w:tblGridChange w:id="0">
          <w:tblGrid>
            <w:gridCol w:w="400"/>
            <w:gridCol w:w="1550"/>
            <w:gridCol w:w="450"/>
            <w:gridCol w:w="2050"/>
            <w:gridCol w:w="2350"/>
            <w:gridCol w:w="2700"/>
            <w:gridCol w:w="450"/>
            <w:gridCol w:w="3300"/>
            <w:gridCol w:w="650"/>
          </w:tblGrid>
        </w:tblGridChange>
      </w:tblGrid>
      <w:tr>
        <w:trPr>
          <w:cantSplit w:val="1"/>
          <w:tblHeader w:val="1"/>
        </w:trPr>
        <w:tc>
          <w:tcPr>
            <w:gridSpan w:val="2"/>
            <w:tcMar>
              <w:top w:w="30.0" w:type="dxa"/>
              <w:left w:w="35.0" w:type="dxa"/>
              <w:bottom w:w="30.0" w:type="dxa"/>
              <w:right w:w="35.0" w:type="dxa"/>
            </w:tcMar>
          </w:tcPr>
          <w:p w:rsidR="00000000" w:rsidDel="00000000" w:rsidP="00000000" w:rsidRDefault="00000000" w:rsidRPr="00000000" w14:paraId="00000981">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0"/>
                <w:szCs w:val="20"/>
                <w:rtl w:val="0"/>
              </w:rPr>
              <w:t xml:space="preserve">Elemen</w:t>
              <w:br w:type="textWrapping"/>
              <w:t xml:space="preserve">Kompetensi</w:t>
            </w:r>
            <w:r w:rsidDel="00000000" w:rsidR="00000000" w:rsidRPr="00000000">
              <w:rPr>
                <w:rtl w:val="0"/>
              </w:rPr>
            </w:r>
          </w:p>
        </w:tc>
        <w:tc>
          <w:tcPr>
            <w:gridSpan w:val="2"/>
            <w:tcMar>
              <w:top w:w="30.0" w:type="dxa"/>
              <w:left w:w="35.0" w:type="dxa"/>
              <w:bottom w:w="30.0" w:type="dxa"/>
              <w:right w:w="35.0" w:type="dxa"/>
            </w:tcMar>
          </w:tcPr>
          <w:p w:rsidR="00000000" w:rsidDel="00000000" w:rsidP="00000000" w:rsidRDefault="00000000" w:rsidRPr="00000000" w14:paraId="00000983">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0"/>
                <w:szCs w:val="20"/>
                <w:rtl w:val="0"/>
              </w:rPr>
              <w:t xml:space="preserve">Kriteria</w:t>
              <w:br w:type="textWrapping"/>
              <w:t xml:space="preserve">Unjuk Kerja</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985">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0"/>
                <w:szCs w:val="20"/>
                <w:rtl w:val="0"/>
              </w:rPr>
              <w:t xml:space="preserve">Indikator</w:t>
              <w:br w:type="textWrapping"/>
              <w:t xml:space="preserve">Unjuk Kerja</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986">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0"/>
                <w:szCs w:val="20"/>
                <w:rtl w:val="0"/>
              </w:rPr>
              <w:t xml:space="preserve">Pengetahuan</w:t>
            </w:r>
            <w:r w:rsidDel="00000000" w:rsidR="00000000" w:rsidRPr="00000000">
              <w:rPr>
                <w:rtl w:val="0"/>
              </w:rPr>
            </w:r>
          </w:p>
        </w:tc>
        <w:tc>
          <w:tcPr>
            <w:gridSpan w:val="2"/>
            <w:tcMar>
              <w:top w:w="30.0" w:type="dxa"/>
              <w:left w:w="35.0" w:type="dxa"/>
              <w:bottom w:w="30.0" w:type="dxa"/>
              <w:right w:w="35.0" w:type="dxa"/>
            </w:tcMar>
          </w:tcPr>
          <w:p w:rsidR="00000000" w:rsidDel="00000000" w:rsidP="00000000" w:rsidRDefault="00000000" w:rsidRPr="00000000" w14:paraId="00000987">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0"/>
                <w:szCs w:val="20"/>
                <w:rtl w:val="0"/>
              </w:rPr>
              <w:t xml:space="preserve">Keterampilan</w:t>
              <w:br w:type="textWrapping"/>
              <w:t xml:space="preserve">dan Sikap</w:t>
            </w:r>
            <w:r w:rsidDel="00000000" w:rsidR="00000000" w:rsidRPr="00000000">
              <w:rPr>
                <w:rtl w:val="0"/>
              </w:rPr>
            </w:r>
          </w:p>
        </w:tc>
        <w:tc>
          <w:tcPr>
            <w:tcMar>
              <w:top w:w="30.0" w:type="dxa"/>
              <w:left w:w="5.0" w:type="dxa"/>
              <w:bottom w:w="30.0" w:type="dxa"/>
              <w:right w:w="5.0" w:type="dxa"/>
            </w:tcMar>
          </w:tcPr>
          <w:p w:rsidR="00000000" w:rsidDel="00000000" w:rsidP="00000000" w:rsidRDefault="00000000" w:rsidRPr="00000000" w14:paraId="00000989">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16"/>
                <w:szCs w:val="16"/>
                <w:rtl w:val="0"/>
              </w:rPr>
              <w:t xml:space="preserve">Durasi</w:t>
            </w:r>
            <w:r w:rsidDel="00000000" w:rsidR="00000000" w:rsidRPr="00000000">
              <w:rPr>
                <w:rtl w:val="0"/>
              </w:rPr>
            </w:r>
          </w:p>
        </w:tc>
      </w:tr>
      <w:tr>
        <w:trPr>
          <w:cantSplit w:val="1"/>
          <w:tblHeader w:val="0"/>
        </w:trPr>
        <w:tc>
          <w:tcPr>
            <w:vMerge w:val="restart"/>
            <w:tcMar>
              <w:top w:w="30.0" w:type="dxa"/>
              <w:left w:w="35.0" w:type="dxa"/>
              <w:bottom w:w="30.0" w:type="dxa"/>
              <w:right w:w="35.0" w:type="dxa"/>
            </w:tcMar>
          </w:tcPr>
          <w:p w:rsidR="00000000" w:rsidDel="00000000" w:rsidP="00000000" w:rsidRDefault="00000000" w:rsidRPr="00000000" w14:paraId="0000098A">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1.</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98B">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Merencanakan pengoperasian Kondenser</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98C">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1.1</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98D">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Dasar pelaksanaan tugas pengoperasian Kondenser, diketahui.</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98E">
            <w:pPr>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Teridentifikasinya dasar, tujuan, perintah kerja, perlengkapan K2, peralatan, dan lingkup pengoperasian Kondenser sesuai kewenangan secara cermat.</w:t>
            </w:r>
          </w:p>
          <w:p w:rsidR="00000000" w:rsidDel="00000000" w:rsidP="00000000" w:rsidRDefault="00000000" w:rsidRPr="00000000" w14:paraId="0000098F">
            <w:pPr>
              <w:rPr>
                <w:rFonts w:ascii="Bookman Old Style" w:cs="Bookman Old Style" w:eastAsia="Bookman Old Style" w:hAnsi="Bookman Old Style"/>
                <w:sz w:val="20"/>
                <w:szCs w:val="20"/>
              </w:rPr>
            </w:pPr>
            <w:r w:rsidDel="00000000" w:rsidR="00000000" w:rsidRPr="00000000">
              <w:rPr>
                <w:rtl w:val="0"/>
              </w:rPr>
            </w:r>
          </w:p>
          <w:p w:rsidR="00000000" w:rsidDel="00000000" w:rsidP="00000000" w:rsidRDefault="00000000" w:rsidRPr="00000000" w14:paraId="00000990">
            <w:pPr>
              <w:rPr>
                <w:rFonts w:ascii="Bookman Old Style" w:cs="Bookman Old Style" w:eastAsia="Bookman Old Style" w:hAnsi="Bookman Old Style"/>
                <w:color w:val="0000ff"/>
                <w:sz w:val="20"/>
                <w:szCs w:val="20"/>
              </w:rPr>
            </w:pPr>
            <w:r w:rsidDel="00000000" w:rsidR="00000000" w:rsidRPr="00000000">
              <w:rPr>
                <w:rFonts w:ascii="Bookman Old Style" w:cs="Bookman Old Style" w:eastAsia="Bookman Old Style" w:hAnsi="Bookman Old Style"/>
                <w:color w:val="0000ff"/>
                <w:sz w:val="20"/>
                <w:szCs w:val="20"/>
                <w:rtl w:val="0"/>
              </w:rPr>
              <w:t xml:space="preserve">Terlaksananya merencanakan pengoperasian dengan dasar, maksud, tujuan, batasan, metode komunikasi, standar pelaporan, kebutuhan K2, serta peralatan pengoperasian Kondenser, dan dinyatakannya kesanggupan melaksanakan lingkup perintah kerja secara disiplin, cermat, jelas, dan lugas. </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991">
            <w:pPr>
              <w:rPr/>
            </w:pPr>
            <w:r w:rsidDel="00000000" w:rsidR="00000000" w:rsidRPr="00000000">
              <w:rPr>
                <w:rFonts w:ascii="Bookman Old Style" w:cs="Bookman Old Style" w:eastAsia="Bookman Old Style" w:hAnsi="Bookman Old Style"/>
                <w:sz w:val="20"/>
                <w:szCs w:val="20"/>
                <w:rtl w:val="0"/>
              </w:rPr>
              <w:t xml:space="preserve">Penjelasan tentang:</w:t>
            </w:r>
            <w:r w:rsidDel="00000000" w:rsidR="00000000" w:rsidRPr="00000000">
              <w:rPr>
                <w:rtl w:val="0"/>
              </w:rPr>
            </w:r>
          </w:p>
          <w:p w:rsidR="00000000" w:rsidDel="00000000" w:rsidP="00000000" w:rsidRDefault="00000000" w:rsidRPr="00000000" w14:paraId="00000992">
            <w:pPr>
              <w:rPr/>
            </w:pPr>
            <w:r w:rsidDel="00000000" w:rsidR="00000000" w:rsidRPr="00000000">
              <w:rPr>
                <w:rFonts w:ascii="Bookman Old Style" w:cs="Bookman Old Style" w:eastAsia="Bookman Old Style" w:hAnsi="Bookman Old Style"/>
                <w:sz w:val="20"/>
                <w:szCs w:val="20"/>
                <w:rtl w:val="0"/>
              </w:rPr>
              <w:t xml:space="preserve">1. Peraturan dan perundangan terkait K2</w:t>
            </w:r>
            <w:r w:rsidDel="00000000" w:rsidR="00000000" w:rsidRPr="00000000">
              <w:rPr>
                <w:rtl w:val="0"/>
              </w:rPr>
            </w:r>
          </w:p>
          <w:p w:rsidR="00000000" w:rsidDel="00000000" w:rsidP="00000000" w:rsidRDefault="00000000" w:rsidRPr="00000000" w14:paraId="00000993">
            <w:pPr>
              <w:rPr/>
            </w:pPr>
            <w:r w:rsidDel="00000000" w:rsidR="00000000" w:rsidRPr="00000000">
              <w:rPr>
                <w:rFonts w:ascii="Bookman Old Style" w:cs="Bookman Old Style" w:eastAsia="Bookman Old Style" w:hAnsi="Bookman Old Style"/>
                <w:sz w:val="20"/>
                <w:szCs w:val="20"/>
                <w:rtl w:val="0"/>
              </w:rPr>
              <w:t xml:space="preserve">2. SOP, diagram, logic diagram, dan prinsip kerja Kondenser</w:t>
            </w:r>
            <w:r w:rsidDel="00000000" w:rsidR="00000000" w:rsidRPr="00000000">
              <w:rPr>
                <w:rtl w:val="0"/>
              </w:rPr>
            </w:r>
          </w:p>
          <w:p w:rsidR="00000000" w:rsidDel="00000000" w:rsidP="00000000" w:rsidRDefault="00000000" w:rsidRPr="00000000" w14:paraId="00000994">
            <w:pPr>
              <w:rPr/>
            </w:pPr>
            <w:r w:rsidDel="00000000" w:rsidR="00000000" w:rsidRPr="00000000">
              <w:rPr>
                <w:rFonts w:ascii="Bookman Old Style" w:cs="Bookman Old Style" w:eastAsia="Bookman Old Style" w:hAnsi="Bookman Old Style"/>
                <w:sz w:val="20"/>
                <w:szCs w:val="20"/>
                <w:rtl w:val="0"/>
              </w:rPr>
              <w:t xml:space="preserve">3. Tujuan, lingkup, batas pelaksanaan, metode komunikasi, dan standar pelaporan dalam perintah kerja</w:t>
            </w:r>
            <w:r w:rsidDel="00000000" w:rsidR="00000000" w:rsidRPr="00000000">
              <w:rPr>
                <w:rtl w:val="0"/>
              </w:rPr>
            </w:r>
          </w:p>
          <w:p w:rsidR="00000000" w:rsidDel="00000000" w:rsidP="00000000" w:rsidRDefault="00000000" w:rsidRPr="00000000" w14:paraId="00000995">
            <w:pPr>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4. Peralatan utama, peralatan pendukung, dan perlengkapan K2</w:t>
            </w:r>
          </w:p>
          <w:p w:rsidR="00000000" w:rsidDel="00000000" w:rsidP="00000000" w:rsidRDefault="00000000" w:rsidRPr="00000000" w14:paraId="00000996">
            <w:pPr>
              <w:rPr>
                <w:rFonts w:ascii="Bookman Old Style" w:cs="Bookman Old Style" w:eastAsia="Bookman Old Style" w:hAnsi="Bookman Old Style"/>
                <w:sz w:val="20"/>
                <w:szCs w:val="20"/>
              </w:rPr>
            </w:pPr>
            <w:r w:rsidDel="00000000" w:rsidR="00000000" w:rsidRPr="00000000">
              <w:rPr>
                <w:rtl w:val="0"/>
              </w:rPr>
            </w:r>
          </w:p>
          <w:p w:rsidR="00000000" w:rsidDel="00000000" w:rsidP="00000000" w:rsidRDefault="00000000" w:rsidRPr="00000000" w14:paraId="00000997">
            <w:pPr>
              <w:spacing w:after="160" w:line="252.00000000000003" w:lineRule="auto"/>
              <w:rPr>
                <w:rFonts w:ascii="Bookman Old Style" w:cs="Bookman Old Style" w:eastAsia="Bookman Old Style" w:hAnsi="Bookman Old Style"/>
                <w:color w:val="0000ff"/>
                <w:sz w:val="20"/>
                <w:szCs w:val="20"/>
              </w:rPr>
            </w:pPr>
            <w:r w:rsidDel="00000000" w:rsidR="00000000" w:rsidRPr="00000000">
              <w:rPr>
                <w:rFonts w:ascii="Bookman Old Style" w:cs="Bookman Old Style" w:eastAsia="Bookman Old Style" w:hAnsi="Bookman Old Style"/>
                <w:color w:val="0000ff"/>
                <w:sz w:val="20"/>
                <w:szCs w:val="20"/>
                <w:rtl w:val="0"/>
              </w:rPr>
              <w:t xml:space="preserve">Penjelasan tentang:</w:t>
            </w:r>
          </w:p>
          <w:p w:rsidR="00000000" w:rsidDel="00000000" w:rsidP="00000000" w:rsidRDefault="00000000" w:rsidRPr="00000000" w14:paraId="00000998">
            <w:pPr>
              <w:spacing w:after="160" w:line="252.00000000000003" w:lineRule="auto"/>
              <w:rPr>
                <w:rFonts w:ascii="Bookman Old Style" w:cs="Bookman Old Style" w:eastAsia="Bookman Old Style" w:hAnsi="Bookman Old Style"/>
                <w:color w:val="0000ff"/>
                <w:sz w:val="20"/>
                <w:szCs w:val="20"/>
              </w:rPr>
            </w:pPr>
            <w:r w:rsidDel="00000000" w:rsidR="00000000" w:rsidRPr="00000000">
              <w:rPr>
                <w:rFonts w:ascii="Bookman Old Style" w:cs="Bookman Old Style" w:eastAsia="Bookman Old Style" w:hAnsi="Bookman Old Style"/>
                <w:color w:val="0000ff"/>
                <w:sz w:val="20"/>
                <w:szCs w:val="20"/>
                <w:rtl w:val="0"/>
              </w:rPr>
              <w:t xml:space="preserve">1. Dasar hukum, norma, dan standar pengoperasian Kondenser.</w:t>
            </w:r>
          </w:p>
          <w:p w:rsidR="00000000" w:rsidDel="00000000" w:rsidP="00000000" w:rsidRDefault="00000000" w:rsidRPr="00000000" w14:paraId="00000999">
            <w:pPr>
              <w:spacing w:after="160" w:line="252.00000000000003" w:lineRule="auto"/>
              <w:rPr>
                <w:rFonts w:ascii="Bookman Old Style" w:cs="Bookman Old Style" w:eastAsia="Bookman Old Style" w:hAnsi="Bookman Old Style"/>
                <w:color w:val="0000ff"/>
                <w:sz w:val="20"/>
                <w:szCs w:val="20"/>
              </w:rPr>
            </w:pPr>
            <w:r w:rsidDel="00000000" w:rsidR="00000000" w:rsidRPr="00000000">
              <w:rPr>
                <w:rFonts w:ascii="Bookman Old Style" w:cs="Bookman Old Style" w:eastAsia="Bookman Old Style" w:hAnsi="Bookman Old Style"/>
                <w:color w:val="0000ff"/>
                <w:sz w:val="20"/>
                <w:szCs w:val="20"/>
                <w:rtl w:val="0"/>
              </w:rPr>
              <w:t xml:space="preserve">2. Fungsi Kondenser dalam siklus uap serta maksud dan tujuan pengoperasiannya.</w:t>
            </w:r>
          </w:p>
          <w:p w:rsidR="00000000" w:rsidDel="00000000" w:rsidP="00000000" w:rsidRDefault="00000000" w:rsidRPr="00000000" w14:paraId="0000099A">
            <w:pPr>
              <w:spacing w:after="160" w:line="252.00000000000003" w:lineRule="auto"/>
              <w:rPr>
                <w:rFonts w:ascii="Bookman Old Style" w:cs="Bookman Old Style" w:eastAsia="Bookman Old Style" w:hAnsi="Bookman Old Style"/>
                <w:color w:val="0000ff"/>
                <w:sz w:val="20"/>
                <w:szCs w:val="20"/>
              </w:rPr>
            </w:pPr>
            <w:r w:rsidDel="00000000" w:rsidR="00000000" w:rsidRPr="00000000">
              <w:rPr>
                <w:rFonts w:ascii="Bookman Old Style" w:cs="Bookman Old Style" w:eastAsia="Bookman Old Style" w:hAnsi="Bookman Old Style"/>
                <w:color w:val="0000ff"/>
                <w:sz w:val="20"/>
                <w:szCs w:val="20"/>
                <w:rtl w:val="0"/>
              </w:rPr>
              <w:t xml:space="preserve">3. Prinsip kondensasi, pembentukan vakum, dan aliran uap bekas, kondensat, serta air pendingin.</w:t>
            </w:r>
          </w:p>
          <w:p w:rsidR="00000000" w:rsidDel="00000000" w:rsidP="00000000" w:rsidRDefault="00000000" w:rsidRPr="00000000" w14:paraId="0000099B">
            <w:pPr>
              <w:spacing w:after="160" w:line="252.00000000000003" w:lineRule="auto"/>
              <w:rPr>
                <w:rFonts w:ascii="Bookman Old Style" w:cs="Bookman Old Style" w:eastAsia="Bookman Old Style" w:hAnsi="Bookman Old Style"/>
                <w:color w:val="0000ff"/>
                <w:sz w:val="20"/>
                <w:szCs w:val="20"/>
              </w:rPr>
            </w:pPr>
            <w:r w:rsidDel="00000000" w:rsidR="00000000" w:rsidRPr="00000000">
              <w:rPr>
                <w:rFonts w:ascii="Bookman Old Style" w:cs="Bookman Old Style" w:eastAsia="Bookman Old Style" w:hAnsi="Bookman Old Style"/>
                <w:color w:val="0000ff"/>
                <w:sz w:val="20"/>
                <w:szCs w:val="20"/>
                <w:rtl w:val="0"/>
              </w:rPr>
              <w:t xml:space="preserve">4. Diagram, diagram logika, komponen utama, dan peralatan pendukung Kondenser.</w:t>
            </w:r>
          </w:p>
          <w:p w:rsidR="00000000" w:rsidDel="00000000" w:rsidP="00000000" w:rsidRDefault="00000000" w:rsidRPr="00000000" w14:paraId="0000099C">
            <w:pPr>
              <w:rPr>
                <w:rFonts w:ascii="Bookman Old Style" w:cs="Bookman Old Style" w:eastAsia="Bookman Old Style" w:hAnsi="Bookman Old Style"/>
                <w:sz w:val="20"/>
                <w:szCs w:val="20"/>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99D">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1.1</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99E">
            <w:pPr>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Mengetahui dasar pelaksanaan tugas pengoperasian Kondenser secara disiplin dan cermat, dengan komunikasi yang jelas dan lugas, serta peduli terhadap kebersihan dan keselamatan lingkungan kerja.</w:t>
            </w:r>
          </w:p>
          <w:p w:rsidR="00000000" w:rsidDel="00000000" w:rsidP="00000000" w:rsidRDefault="00000000" w:rsidRPr="00000000" w14:paraId="0000099F">
            <w:pPr>
              <w:rPr>
                <w:rFonts w:ascii="Bookman Old Style" w:cs="Bookman Old Style" w:eastAsia="Bookman Old Style" w:hAnsi="Bookman Old Style"/>
                <w:sz w:val="20"/>
                <w:szCs w:val="20"/>
              </w:rPr>
            </w:pPr>
            <w:r w:rsidDel="00000000" w:rsidR="00000000" w:rsidRPr="00000000">
              <w:rPr>
                <w:rtl w:val="0"/>
              </w:rPr>
            </w:r>
          </w:p>
          <w:p w:rsidR="00000000" w:rsidDel="00000000" w:rsidP="00000000" w:rsidRDefault="00000000" w:rsidRPr="00000000" w14:paraId="000009A0">
            <w:pPr>
              <w:rPr>
                <w:rFonts w:ascii="Bookman Old Style" w:cs="Bookman Old Style" w:eastAsia="Bookman Old Style" w:hAnsi="Bookman Old Style"/>
                <w:color w:val="0000ff"/>
                <w:sz w:val="20"/>
                <w:szCs w:val="20"/>
              </w:rPr>
            </w:pPr>
            <w:r w:rsidDel="00000000" w:rsidR="00000000" w:rsidRPr="00000000">
              <w:rPr>
                <w:rFonts w:ascii="Bookman Old Style" w:cs="Bookman Old Style" w:eastAsia="Bookman Old Style" w:hAnsi="Bookman Old Style"/>
                <w:color w:val="0000ff"/>
                <w:sz w:val="20"/>
                <w:szCs w:val="20"/>
                <w:rtl w:val="0"/>
              </w:rPr>
              <w:t xml:space="preserve">Mengetahui dasar pelaksanaan tugas pengoperasian sistem Kondenser, dengan disiplin, cermat, jelas dalam berkomunikasi, dan mematuhi K2. </w:t>
            </w:r>
          </w:p>
        </w:tc>
        <w:tc>
          <w:tcPr>
            <w:vMerge w:val="restart"/>
            <w:tcMar>
              <w:top w:w="30.0" w:type="dxa"/>
              <w:left w:w="35.0" w:type="dxa"/>
              <w:bottom w:w="30.0" w:type="dxa"/>
              <w:right w:w="35.0" w:type="dxa"/>
            </w:tcMar>
          </w:tcPr>
          <w:p w:rsidR="00000000" w:rsidDel="00000000" w:rsidP="00000000" w:rsidRDefault="00000000" w:rsidRPr="00000000" w14:paraId="000009A1">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4 JP</w:t>
            </w:r>
            <w:r w:rsidDel="00000000" w:rsidR="00000000" w:rsidRPr="00000000">
              <w:rPr>
                <w:rtl w:val="0"/>
              </w:rPr>
            </w:r>
          </w:p>
        </w:tc>
      </w:tr>
      <w:tr>
        <w:trPr>
          <w:cantSplit w:val="1"/>
          <w:tblHeader w:val="0"/>
        </w:trPr>
        <w:tc>
          <w:tcPr>
            <w:vMerge w:val="continue"/>
            <w:tcMar>
              <w:top w:w="30.0" w:type="dxa"/>
              <w:left w:w="35.0" w:type="dxa"/>
              <w:bottom w:w="30.0" w:type="dxa"/>
              <w:right w:w="35.0" w:type="dxa"/>
            </w:tcMar>
          </w:tcPr>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9A4">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1.2</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9A5">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Maksud &amp; tujuan pengoperasian Kondenser dipahami.</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9A8">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1.2</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9A9">
            <w:pPr>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Memahami maksud dan tujuan pengoperasian Kondenser secara disiplin dan cermat, dengan komunikasi yang jelas dan lugas, serta peduli terhadap kebersihan dan keselamatan lingkungan kerja.</w:t>
            </w:r>
          </w:p>
          <w:p w:rsidR="00000000" w:rsidDel="00000000" w:rsidP="00000000" w:rsidRDefault="00000000" w:rsidRPr="00000000" w14:paraId="000009AA">
            <w:pPr>
              <w:rPr>
                <w:rFonts w:ascii="Bookman Old Style" w:cs="Bookman Old Style" w:eastAsia="Bookman Old Style" w:hAnsi="Bookman Old Style"/>
                <w:sz w:val="20"/>
                <w:szCs w:val="20"/>
              </w:rPr>
            </w:pPr>
            <w:r w:rsidDel="00000000" w:rsidR="00000000" w:rsidRPr="00000000">
              <w:rPr>
                <w:rtl w:val="0"/>
              </w:rPr>
            </w:r>
          </w:p>
          <w:p w:rsidR="00000000" w:rsidDel="00000000" w:rsidP="00000000" w:rsidRDefault="00000000" w:rsidRPr="00000000" w14:paraId="000009AB">
            <w:pPr>
              <w:rPr>
                <w:rFonts w:ascii="Bookman Old Style" w:cs="Bookman Old Style" w:eastAsia="Bookman Old Style" w:hAnsi="Bookman Old Style"/>
                <w:color w:val="0000ff"/>
                <w:sz w:val="20"/>
                <w:szCs w:val="20"/>
              </w:rPr>
            </w:pPr>
            <w:r w:rsidDel="00000000" w:rsidR="00000000" w:rsidRPr="00000000">
              <w:rPr>
                <w:rFonts w:ascii="Bookman Old Style" w:cs="Bookman Old Style" w:eastAsia="Bookman Old Style" w:hAnsi="Bookman Old Style"/>
                <w:color w:val="0000ff"/>
                <w:sz w:val="20"/>
                <w:szCs w:val="20"/>
                <w:rtl w:val="0"/>
              </w:rPr>
              <w:t xml:space="preserve">Memahami maksud &amp; tujuan pengoperasian sistem Kondenser  dengan disiplin, cermat, jelas dalam berkomunikasi, dan mematuhi K2. </w:t>
            </w:r>
          </w:p>
        </w:tc>
        <w:tc>
          <w:tcPr>
            <w:vMerge w:val="continue"/>
            <w:tcMar>
              <w:top w:w="30.0" w:type="dxa"/>
              <w:left w:w="35.0" w:type="dxa"/>
              <w:bottom w:w="30.0" w:type="dxa"/>
              <w:right w:w="35.0" w:type="dxa"/>
            </w:tcMar>
          </w:tcPr>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blHeader w:val="0"/>
        </w:trPr>
        <w:tc>
          <w:tcPr>
            <w:vMerge w:val="continue"/>
            <w:tcMar>
              <w:top w:w="30.0" w:type="dxa"/>
              <w:left w:w="35.0" w:type="dxa"/>
              <w:bottom w:w="30.0" w:type="dxa"/>
              <w:right w:w="35.0" w:type="dxa"/>
            </w:tcMar>
          </w:tcPr>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9AF">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1.3</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9B0">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Perintah kerja pengoperasian Kondenser, termasuk: batasan pelaksanaan pengoperasian; metoda komunikasi; serta standar pelaporan dipahami.</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9B3">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1.3</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9B4">
            <w:pPr>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Memahami perintah kerja pengoperasian Kondenser, termasuk batasan pelaksanaan pengoperasian, metode komunikasi, dan standar pelaporan secara disiplin dan cermat, dengan komunikasi yang jelas dan lugas, serta peduli terhadap kebersihan dan keselamatan lingkungan kerja.</w:t>
            </w:r>
          </w:p>
          <w:p w:rsidR="00000000" w:rsidDel="00000000" w:rsidP="00000000" w:rsidRDefault="00000000" w:rsidRPr="00000000" w14:paraId="000009B5">
            <w:pPr>
              <w:rPr>
                <w:rFonts w:ascii="Bookman Old Style" w:cs="Bookman Old Style" w:eastAsia="Bookman Old Style" w:hAnsi="Bookman Old Style"/>
                <w:sz w:val="20"/>
                <w:szCs w:val="20"/>
              </w:rPr>
            </w:pPr>
            <w:r w:rsidDel="00000000" w:rsidR="00000000" w:rsidRPr="00000000">
              <w:rPr>
                <w:rtl w:val="0"/>
              </w:rPr>
            </w:r>
          </w:p>
          <w:p w:rsidR="00000000" w:rsidDel="00000000" w:rsidP="00000000" w:rsidRDefault="00000000" w:rsidRPr="00000000" w14:paraId="000009B6">
            <w:pPr>
              <w:rPr>
                <w:rFonts w:ascii="Bookman Old Style" w:cs="Bookman Old Style" w:eastAsia="Bookman Old Style" w:hAnsi="Bookman Old Style"/>
                <w:color w:val="0000ff"/>
                <w:sz w:val="20"/>
                <w:szCs w:val="20"/>
              </w:rPr>
            </w:pPr>
            <w:r w:rsidDel="00000000" w:rsidR="00000000" w:rsidRPr="00000000">
              <w:rPr>
                <w:rFonts w:ascii="Bookman Old Style" w:cs="Bookman Old Style" w:eastAsia="Bookman Old Style" w:hAnsi="Bookman Old Style"/>
                <w:color w:val="0000ff"/>
                <w:sz w:val="20"/>
                <w:szCs w:val="20"/>
                <w:rtl w:val="0"/>
              </w:rPr>
              <w:t xml:space="preserve">Memahami perintah kerja pengoperasian sistem Kondenser, termasuk: batasan pelaksanaan pengoperasian; metoda komunikasi; serta standar pelaporan  dengan disiplin, cermat, jelas dalam berkomunikasi, dan mematuhi K2. </w:t>
            </w:r>
          </w:p>
        </w:tc>
        <w:tc>
          <w:tcPr>
            <w:vMerge w:val="continue"/>
            <w:tcMar>
              <w:top w:w="30.0" w:type="dxa"/>
              <w:left w:w="35.0" w:type="dxa"/>
              <w:bottom w:w="30.0" w:type="dxa"/>
              <w:right w:w="35.0" w:type="dxa"/>
            </w:tcMar>
          </w:tcPr>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blHeader w:val="0"/>
        </w:trPr>
        <w:tc>
          <w:tcPr>
            <w:vMerge w:val="continue"/>
            <w:tcMar>
              <w:top w:w="30.0" w:type="dxa"/>
              <w:left w:w="35.0" w:type="dxa"/>
              <w:bottom w:w="30.0" w:type="dxa"/>
              <w:right w:w="35.0" w:type="dxa"/>
            </w:tcMar>
          </w:tcPr>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9BA">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1.4</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9BB">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Perlengkapan keselamatan ketenagalistrikan (K2), peralatan utama dan pendukung pengoperasian Kondenser, diidentifikasi.</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9BE">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1.4</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9BF">
            <w:pPr>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Mengidentifikasi perlengkapan keselamatan ketenagalistrikan (K2), peralatan utama, dan peralatan pendukung pengoperasian Kondenser secara disiplin dan cermat, dengan komunikasi yang jelas dan lugas, serta peduli terhadap kebersihan dan keselamatan lingkungan kerja.</w:t>
            </w:r>
          </w:p>
          <w:p w:rsidR="00000000" w:rsidDel="00000000" w:rsidP="00000000" w:rsidRDefault="00000000" w:rsidRPr="00000000" w14:paraId="000009C0">
            <w:pPr>
              <w:rPr>
                <w:rFonts w:ascii="Bookman Old Style" w:cs="Bookman Old Style" w:eastAsia="Bookman Old Style" w:hAnsi="Bookman Old Style"/>
                <w:sz w:val="20"/>
                <w:szCs w:val="20"/>
              </w:rPr>
            </w:pPr>
            <w:r w:rsidDel="00000000" w:rsidR="00000000" w:rsidRPr="00000000">
              <w:rPr>
                <w:rtl w:val="0"/>
              </w:rPr>
            </w:r>
          </w:p>
          <w:p w:rsidR="00000000" w:rsidDel="00000000" w:rsidP="00000000" w:rsidRDefault="00000000" w:rsidRPr="00000000" w14:paraId="000009C1">
            <w:pPr>
              <w:rPr>
                <w:rFonts w:ascii="Bookman Old Style" w:cs="Bookman Old Style" w:eastAsia="Bookman Old Style" w:hAnsi="Bookman Old Style"/>
                <w:color w:val="0000ff"/>
                <w:sz w:val="20"/>
                <w:szCs w:val="20"/>
              </w:rPr>
            </w:pPr>
            <w:r w:rsidDel="00000000" w:rsidR="00000000" w:rsidRPr="00000000">
              <w:rPr>
                <w:rFonts w:ascii="Bookman Old Style" w:cs="Bookman Old Style" w:eastAsia="Bookman Old Style" w:hAnsi="Bookman Old Style"/>
                <w:color w:val="0000ff"/>
                <w:sz w:val="20"/>
                <w:szCs w:val="20"/>
                <w:rtl w:val="0"/>
              </w:rPr>
              <w:t xml:space="preserve">Mengidentifikasi perlengkapan keselamatan ketenagalistrikan (K2), peralatan utama dan pendukung pengoperasian sistem Kondenser,  dengan disiplin, cermat, jelas dalam berkomunikasi, dan mematuhi K2. </w:t>
            </w:r>
          </w:p>
        </w:tc>
        <w:tc>
          <w:tcPr>
            <w:vMerge w:val="continue"/>
            <w:tcMar>
              <w:top w:w="30.0" w:type="dxa"/>
              <w:left w:w="35.0" w:type="dxa"/>
              <w:bottom w:w="30.0" w:type="dxa"/>
              <w:right w:w="35.0" w:type="dxa"/>
            </w:tcMar>
          </w:tcPr>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blHeader w:val="0"/>
        </w:trPr>
        <w:tc>
          <w:tcPr>
            <w:vMerge w:val="continue"/>
            <w:tcMar>
              <w:top w:w="30.0" w:type="dxa"/>
              <w:left w:w="35.0" w:type="dxa"/>
              <w:bottom w:w="30.0" w:type="dxa"/>
              <w:right w:w="35.0" w:type="dxa"/>
            </w:tcMar>
          </w:tcPr>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9C5">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1.5</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9C6">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Lingkup perintah kerja pengoperasian Kondenser disanggupi.</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9C9">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1.5</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9CA">
            <w:pPr>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Menyanggupi lingkup perintah kerja pengoperasian Kondenser secara disiplin dan cermat, dengan komunikasi yang jelas dan lugas, serta peduli terhadap kebersihan dan keselamatan lingkungan kerja.</w:t>
            </w:r>
          </w:p>
          <w:p w:rsidR="00000000" w:rsidDel="00000000" w:rsidP="00000000" w:rsidRDefault="00000000" w:rsidRPr="00000000" w14:paraId="000009CB">
            <w:pPr>
              <w:rPr>
                <w:rFonts w:ascii="Bookman Old Style" w:cs="Bookman Old Style" w:eastAsia="Bookman Old Style" w:hAnsi="Bookman Old Style"/>
                <w:sz w:val="20"/>
                <w:szCs w:val="20"/>
              </w:rPr>
            </w:pPr>
            <w:r w:rsidDel="00000000" w:rsidR="00000000" w:rsidRPr="00000000">
              <w:rPr>
                <w:rtl w:val="0"/>
              </w:rPr>
            </w:r>
          </w:p>
          <w:p w:rsidR="00000000" w:rsidDel="00000000" w:rsidP="00000000" w:rsidRDefault="00000000" w:rsidRPr="00000000" w14:paraId="000009CC">
            <w:pPr>
              <w:rPr>
                <w:rFonts w:ascii="Bookman Old Style" w:cs="Bookman Old Style" w:eastAsia="Bookman Old Style" w:hAnsi="Bookman Old Style"/>
                <w:color w:val="0000ff"/>
                <w:sz w:val="20"/>
                <w:szCs w:val="20"/>
              </w:rPr>
            </w:pPr>
            <w:r w:rsidDel="00000000" w:rsidR="00000000" w:rsidRPr="00000000">
              <w:rPr>
                <w:rFonts w:ascii="Bookman Old Style" w:cs="Bookman Old Style" w:eastAsia="Bookman Old Style" w:hAnsi="Bookman Old Style"/>
                <w:color w:val="0000ff"/>
                <w:sz w:val="20"/>
                <w:szCs w:val="20"/>
                <w:rtl w:val="0"/>
              </w:rPr>
              <w:t xml:space="preserve">Menyanggupi lingkup perintah kerja pengoperasian sistem Kondenser  dengan disiplin, cermat, jelas dalam berkomunikasi, dan mematuhi K2. </w:t>
            </w:r>
          </w:p>
        </w:tc>
        <w:tc>
          <w:tcPr>
            <w:vMerge w:val="continue"/>
            <w:tcMar>
              <w:top w:w="30.0" w:type="dxa"/>
              <w:left w:w="35.0" w:type="dxa"/>
              <w:bottom w:w="30.0" w:type="dxa"/>
              <w:right w:w="35.0" w:type="dxa"/>
            </w:tcMar>
          </w:tcPr>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blHeader w:val="0"/>
        </w:trPr>
        <w:tc>
          <w:tcPr>
            <w:vMerge w:val="restart"/>
            <w:tcMar>
              <w:top w:w="30.0" w:type="dxa"/>
              <w:left w:w="35.0" w:type="dxa"/>
              <w:bottom w:w="30.0" w:type="dxa"/>
              <w:right w:w="35.0" w:type="dxa"/>
            </w:tcMar>
          </w:tcPr>
          <w:p w:rsidR="00000000" w:rsidDel="00000000" w:rsidP="00000000" w:rsidRDefault="00000000" w:rsidRPr="00000000" w14:paraId="000009CE">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2.</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9CF">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Menyiapkan sarana pengoperasian Kondenser</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9D0">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2.1</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9D1">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Perintah kerja, formulir uji, check list pengoperasian Kondenser disiapkan.</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9D2">
            <w:pPr>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Tersiapkannya perintah kerja, formulir uji, check list, perlengkapan K2, lokasi, sarana, serta koordinasi waktu pengoperasian Kondenser sesuai prosedur.</w:t>
            </w:r>
          </w:p>
          <w:p w:rsidR="00000000" w:rsidDel="00000000" w:rsidP="00000000" w:rsidRDefault="00000000" w:rsidRPr="00000000" w14:paraId="000009D3">
            <w:pPr>
              <w:rPr>
                <w:rFonts w:ascii="Bookman Old Style" w:cs="Bookman Old Style" w:eastAsia="Bookman Old Style" w:hAnsi="Bookman Old Style"/>
                <w:sz w:val="20"/>
                <w:szCs w:val="20"/>
              </w:rPr>
            </w:pPr>
            <w:r w:rsidDel="00000000" w:rsidR="00000000" w:rsidRPr="00000000">
              <w:rPr>
                <w:rtl w:val="0"/>
              </w:rPr>
            </w:r>
          </w:p>
          <w:p w:rsidR="00000000" w:rsidDel="00000000" w:rsidP="00000000" w:rsidRDefault="00000000" w:rsidRPr="00000000" w14:paraId="000009D4">
            <w:pPr>
              <w:rPr>
                <w:rFonts w:ascii="Bookman Old Style" w:cs="Bookman Old Style" w:eastAsia="Bookman Old Style" w:hAnsi="Bookman Old Style"/>
                <w:color w:val="0000ff"/>
                <w:sz w:val="20"/>
                <w:szCs w:val="20"/>
              </w:rPr>
            </w:pPr>
            <w:r w:rsidDel="00000000" w:rsidR="00000000" w:rsidRPr="00000000">
              <w:rPr>
                <w:rFonts w:ascii="Bookman Old Style" w:cs="Bookman Old Style" w:eastAsia="Bookman Old Style" w:hAnsi="Bookman Old Style"/>
                <w:color w:val="0000ff"/>
                <w:sz w:val="20"/>
                <w:szCs w:val="20"/>
                <w:rtl w:val="0"/>
              </w:rPr>
              <w:t xml:space="preserve">Terlaksananya  meyiapkan dokumen, perlengkapan K2, peralatan pendukung, waktu pelaksanaan, lokasi, dan sarana kerja pengoperasian Kondenser melalui koordinasi sesuai prosedur secara cermat serta peduli keselamatan dan kebersihan area </w:t>
            </w:r>
          </w:p>
        </w:tc>
        <w:tc>
          <w:tcPr>
            <w:vMerge w:val="restart"/>
            <w:tcMar>
              <w:top w:w="30.0" w:type="dxa"/>
              <w:left w:w="35.0" w:type="dxa"/>
              <w:bottom w:w="30.0" w:type="dxa"/>
              <w:right w:w="35.0" w:type="dxa"/>
            </w:tcMar>
          </w:tcPr>
          <w:p w:rsidR="00000000" w:rsidDel="00000000" w:rsidP="00000000" w:rsidRDefault="00000000" w:rsidRPr="00000000" w14:paraId="000009D5">
            <w:pPr>
              <w:rPr>
                <w:sz w:val="20"/>
                <w:szCs w:val="20"/>
              </w:rPr>
            </w:pPr>
            <w:r w:rsidDel="00000000" w:rsidR="00000000" w:rsidRPr="00000000">
              <w:rPr>
                <w:rFonts w:ascii="Bookman Old Style" w:cs="Bookman Old Style" w:eastAsia="Bookman Old Style" w:hAnsi="Bookman Old Style"/>
                <w:sz w:val="20"/>
                <w:szCs w:val="20"/>
                <w:rtl w:val="0"/>
              </w:rPr>
              <w:t xml:space="preserve">Penjelasan tentang:</w:t>
            </w:r>
            <w:r w:rsidDel="00000000" w:rsidR="00000000" w:rsidRPr="00000000">
              <w:rPr>
                <w:rtl w:val="0"/>
              </w:rPr>
            </w:r>
          </w:p>
          <w:p w:rsidR="00000000" w:rsidDel="00000000" w:rsidP="00000000" w:rsidRDefault="00000000" w:rsidRPr="00000000" w14:paraId="000009D6">
            <w:pPr>
              <w:rPr>
                <w:sz w:val="20"/>
                <w:szCs w:val="20"/>
              </w:rPr>
            </w:pPr>
            <w:r w:rsidDel="00000000" w:rsidR="00000000" w:rsidRPr="00000000">
              <w:rPr>
                <w:rFonts w:ascii="Bookman Old Style" w:cs="Bookman Old Style" w:eastAsia="Bookman Old Style" w:hAnsi="Bookman Old Style"/>
                <w:sz w:val="20"/>
                <w:szCs w:val="20"/>
                <w:rtl w:val="0"/>
              </w:rPr>
              <w:t xml:space="preserve">1. Perintah kerja, formulir uji, dan check list pengoperasian Kondenser</w:t>
            </w:r>
            <w:r w:rsidDel="00000000" w:rsidR="00000000" w:rsidRPr="00000000">
              <w:rPr>
                <w:rtl w:val="0"/>
              </w:rPr>
            </w:r>
          </w:p>
          <w:p w:rsidR="00000000" w:rsidDel="00000000" w:rsidP="00000000" w:rsidRDefault="00000000" w:rsidRPr="00000000" w14:paraId="000009D7">
            <w:pPr>
              <w:rPr>
                <w:sz w:val="20"/>
                <w:szCs w:val="20"/>
              </w:rPr>
            </w:pPr>
            <w:r w:rsidDel="00000000" w:rsidR="00000000" w:rsidRPr="00000000">
              <w:rPr>
                <w:rFonts w:ascii="Bookman Old Style" w:cs="Bookman Old Style" w:eastAsia="Bookman Old Style" w:hAnsi="Bookman Old Style"/>
                <w:sz w:val="20"/>
                <w:szCs w:val="20"/>
                <w:rtl w:val="0"/>
              </w:rPr>
              <w:t xml:space="preserve">2. Perlengkapan K2 serta peralatan utama dan pendukung</w:t>
            </w:r>
            <w:r w:rsidDel="00000000" w:rsidR="00000000" w:rsidRPr="00000000">
              <w:rPr>
                <w:rtl w:val="0"/>
              </w:rPr>
            </w:r>
          </w:p>
          <w:p w:rsidR="00000000" w:rsidDel="00000000" w:rsidP="00000000" w:rsidRDefault="00000000" w:rsidRPr="00000000" w14:paraId="000009D8">
            <w:pPr>
              <w:rPr>
                <w:sz w:val="20"/>
                <w:szCs w:val="20"/>
              </w:rPr>
            </w:pPr>
            <w:r w:rsidDel="00000000" w:rsidR="00000000" w:rsidRPr="00000000">
              <w:rPr>
                <w:rFonts w:ascii="Bookman Old Style" w:cs="Bookman Old Style" w:eastAsia="Bookman Old Style" w:hAnsi="Bookman Old Style"/>
                <w:sz w:val="20"/>
                <w:szCs w:val="20"/>
                <w:rtl w:val="0"/>
              </w:rPr>
              <w:t xml:space="preserve">3. Penyiapan dan pengamanan lokasi serta sarana kerja</w:t>
            </w:r>
            <w:r w:rsidDel="00000000" w:rsidR="00000000" w:rsidRPr="00000000">
              <w:rPr>
                <w:rtl w:val="0"/>
              </w:rPr>
            </w:r>
          </w:p>
          <w:p w:rsidR="00000000" w:rsidDel="00000000" w:rsidP="00000000" w:rsidRDefault="00000000" w:rsidRPr="00000000" w14:paraId="000009D9">
            <w:pPr>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4. Koordinasi waktu dan pelaksanaan pengoperasian</w:t>
            </w:r>
          </w:p>
          <w:p w:rsidR="00000000" w:rsidDel="00000000" w:rsidP="00000000" w:rsidRDefault="00000000" w:rsidRPr="00000000" w14:paraId="000009DA">
            <w:pPr>
              <w:rPr>
                <w:rFonts w:ascii="Bookman Old Style" w:cs="Bookman Old Style" w:eastAsia="Bookman Old Style" w:hAnsi="Bookman Old Style"/>
                <w:sz w:val="20"/>
                <w:szCs w:val="20"/>
              </w:rPr>
            </w:pPr>
            <w:r w:rsidDel="00000000" w:rsidR="00000000" w:rsidRPr="00000000">
              <w:rPr>
                <w:rtl w:val="0"/>
              </w:rPr>
            </w:r>
          </w:p>
          <w:p w:rsidR="00000000" w:rsidDel="00000000" w:rsidP="00000000" w:rsidRDefault="00000000" w:rsidRPr="00000000" w14:paraId="000009DB">
            <w:pPr>
              <w:spacing w:after="160" w:line="252.00000000000003" w:lineRule="auto"/>
              <w:rPr>
                <w:rFonts w:ascii="Bookman Old Style" w:cs="Bookman Old Style" w:eastAsia="Bookman Old Style" w:hAnsi="Bookman Old Style"/>
                <w:color w:val="0000ff"/>
                <w:sz w:val="20"/>
                <w:szCs w:val="20"/>
              </w:rPr>
            </w:pPr>
            <w:r w:rsidDel="00000000" w:rsidR="00000000" w:rsidRPr="00000000">
              <w:rPr>
                <w:rFonts w:ascii="Bookman Old Style" w:cs="Bookman Old Style" w:eastAsia="Bookman Old Style" w:hAnsi="Bookman Old Style"/>
                <w:color w:val="0000ff"/>
                <w:sz w:val="20"/>
                <w:szCs w:val="20"/>
                <w:rtl w:val="0"/>
              </w:rPr>
              <w:t xml:space="preserve">Penjelasan tentang:</w:t>
            </w:r>
          </w:p>
          <w:p w:rsidR="00000000" w:rsidDel="00000000" w:rsidP="00000000" w:rsidRDefault="00000000" w:rsidRPr="00000000" w14:paraId="000009DC">
            <w:pPr>
              <w:spacing w:after="160" w:line="252.00000000000003" w:lineRule="auto"/>
              <w:rPr>
                <w:rFonts w:ascii="Bookman Old Style" w:cs="Bookman Old Style" w:eastAsia="Bookman Old Style" w:hAnsi="Bookman Old Style"/>
                <w:color w:val="0000ff"/>
                <w:sz w:val="20"/>
                <w:szCs w:val="20"/>
              </w:rPr>
            </w:pPr>
            <w:r w:rsidDel="00000000" w:rsidR="00000000" w:rsidRPr="00000000">
              <w:rPr>
                <w:rFonts w:ascii="Bookman Old Style" w:cs="Bookman Old Style" w:eastAsia="Bookman Old Style" w:hAnsi="Bookman Old Style"/>
                <w:color w:val="0000ff"/>
                <w:sz w:val="20"/>
                <w:szCs w:val="20"/>
                <w:rtl w:val="0"/>
              </w:rPr>
              <w:t xml:space="preserve">1. Jenis dan fungsi perintah kerja, formulir uji, dan daftar periksa.</w:t>
            </w:r>
          </w:p>
          <w:p w:rsidR="00000000" w:rsidDel="00000000" w:rsidP="00000000" w:rsidRDefault="00000000" w:rsidRPr="00000000" w14:paraId="000009DD">
            <w:pPr>
              <w:spacing w:after="160" w:line="252.00000000000003" w:lineRule="auto"/>
              <w:rPr>
                <w:rFonts w:ascii="Bookman Old Style" w:cs="Bookman Old Style" w:eastAsia="Bookman Old Style" w:hAnsi="Bookman Old Style"/>
                <w:color w:val="0000ff"/>
                <w:sz w:val="20"/>
                <w:szCs w:val="20"/>
              </w:rPr>
            </w:pPr>
            <w:r w:rsidDel="00000000" w:rsidR="00000000" w:rsidRPr="00000000">
              <w:rPr>
                <w:rFonts w:ascii="Bookman Old Style" w:cs="Bookman Old Style" w:eastAsia="Bookman Old Style" w:hAnsi="Bookman Old Style"/>
                <w:color w:val="0000ff"/>
                <w:sz w:val="20"/>
                <w:szCs w:val="20"/>
                <w:rtl w:val="0"/>
              </w:rPr>
              <w:t xml:space="preserve">2. Jenis, fungsi, dan pemeriksaan APD serta perlengkapan K2.</w:t>
            </w:r>
          </w:p>
          <w:p w:rsidR="00000000" w:rsidDel="00000000" w:rsidP="00000000" w:rsidRDefault="00000000" w:rsidRPr="00000000" w14:paraId="000009DE">
            <w:pPr>
              <w:spacing w:after="160" w:line="252.00000000000003" w:lineRule="auto"/>
              <w:rPr>
                <w:rFonts w:ascii="Bookman Old Style" w:cs="Bookman Old Style" w:eastAsia="Bookman Old Style" w:hAnsi="Bookman Old Style"/>
                <w:color w:val="0000ff"/>
                <w:sz w:val="20"/>
                <w:szCs w:val="20"/>
              </w:rPr>
            </w:pPr>
            <w:r w:rsidDel="00000000" w:rsidR="00000000" w:rsidRPr="00000000">
              <w:rPr>
                <w:rFonts w:ascii="Bookman Old Style" w:cs="Bookman Old Style" w:eastAsia="Bookman Old Style" w:hAnsi="Bookman Old Style"/>
                <w:color w:val="0000ff"/>
                <w:sz w:val="20"/>
                <w:szCs w:val="20"/>
                <w:rtl w:val="0"/>
              </w:rPr>
              <w:t xml:space="preserve">3. Alat ukur listrik dan mekanik, perkakas, perkakas tangan, serta peralatan pendukung.</w:t>
            </w:r>
          </w:p>
          <w:p w:rsidR="00000000" w:rsidDel="00000000" w:rsidP="00000000" w:rsidRDefault="00000000" w:rsidRPr="00000000" w14:paraId="000009DF">
            <w:pPr>
              <w:spacing w:after="160" w:line="252.00000000000003" w:lineRule="auto"/>
              <w:rPr>
                <w:rFonts w:ascii="Bookman Old Style" w:cs="Bookman Old Style" w:eastAsia="Bookman Old Style" w:hAnsi="Bookman Old Style"/>
                <w:color w:val="0000ff"/>
                <w:sz w:val="20"/>
                <w:szCs w:val="20"/>
              </w:rPr>
            </w:pPr>
            <w:r w:rsidDel="00000000" w:rsidR="00000000" w:rsidRPr="00000000">
              <w:rPr>
                <w:rFonts w:ascii="Bookman Old Style" w:cs="Bookman Old Style" w:eastAsia="Bookman Old Style" w:hAnsi="Bookman Old Style"/>
                <w:color w:val="0000ff"/>
                <w:sz w:val="20"/>
                <w:szCs w:val="20"/>
                <w:rtl w:val="0"/>
              </w:rPr>
              <w:t xml:space="preserve">4. Koordinasi waktu dan pelaksanaan pengoperasian.</w:t>
            </w:r>
          </w:p>
          <w:p w:rsidR="00000000" w:rsidDel="00000000" w:rsidP="00000000" w:rsidRDefault="00000000" w:rsidRPr="00000000" w14:paraId="000009E0">
            <w:pPr>
              <w:spacing w:after="160" w:line="252.00000000000003" w:lineRule="auto"/>
              <w:rPr>
                <w:rFonts w:ascii="Bookman Old Style" w:cs="Bookman Old Style" w:eastAsia="Bookman Old Style" w:hAnsi="Bookman Old Style"/>
                <w:color w:val="0000ff"/>
                <w:sz w:val="20"/>
                <w:szCs w:val="20"/>
              </w:rPr>
            </w:pPr>
            <w:r w:rsidDel="00000000" w:rsidR="00000000" w:rsidRPr="00000000">
              <w:rPr>
                <w:rFonts w:ascii="Bookman Old Style" w:cs="Bookman Old Style" w:eastAsia="Bookman Old Style" w:hAnsi="Bookman Old Style"/>
                <w:color w:val="0000ff"/>
                <w:sz w:val="20"/>
                <w:szCs w:val="20"/>
                <w:rtl w:val="0"/>
              </w:rPr>
              <w:t xml:space="preserve">5. Bahaya area kerja dan pengamanan lokasi serta sarana kerja.</w:t>
            </w:r>
          </w:p>
          <w:p w:rsidR="00000000" w:rsidDel="00000000" w:rsidP="00000000" w:rsidRDefault="00000000" w:rsidRPr="00000000" w14:paraId="000009E1">
            <w:pPr>
              <w:rPr>
                <w:rFonts w:ascii="Bookman Old Style" w:cs="Bookman Old Style" w:eastAsia="Bookman Old Style" w:hAnsi="Bookman Old Style"/>
                <w:color w:val="0000ff"/>
                <w:sz w:val="20"/>
                <w:szCs w:val="20"/>
              </w:rPr>
            </w:pPr>
            <w:r w:rsidDel="00000000" w:rsidR="00000000" w:rsidRPr="00000000">
              <w:rPr>
                <w:rFonts w:ascii="Bookman Old Style" w:cs="Bookman Old Style" w:eastAsia="Bookman Old Style" w:hAnsi="Bookman Old Style"/>
                <w:color w:val="0000ff"/>
                <w:sz w:val="20"/>
                <w:szCs w:val="20"/>
                <w:rtl w:val="0"/>
              </w:rPr>
              <w:t xml:space="preserve">6. Prosedur pemeriksaan dan persiapan sarana pengoperasian Kondenser. </w:t>
            </w:r>
          </w:p>
        </w:tc>
        <w:tc>
          <w:tcPr>
            <w:tcMar>
              <w:top w:w="30.0" w:type="dxa"/>
              <w:left w:w="35.0" w:type="dxa"/>
              <w:bottom w:w="30.0" w:type="dxa"/>
              <w:right w:w="35.0" w:type="dxa"/>
            </w:tcMar>
          </w:tcPr>
          <w:p w:rsidR="00000000" w:rsidDel="00000000" w:rsidP="00000000" w:rsidRDefault="00000000" w:rsidRPr="00000000" w14:paraId="000009E2">
            <w:pPr>
              <w:jc w:val="center"/>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2.1</w:t>
            </w:r>
          </w:p>
        </w:tc>
        <w:tc>
          <w:tcPr>
            <w:tcMar>
              <w:top w:w="30.0" w:type="dxa"/>
              <w:left w:w="35.0" w:type="dxa"/>
              <w:bottom w:w="30.0" w:type="dxa"/>
              <w:right w:w="35.0" w:type="dxa"/>
            </w:tcMar>
          </w:tcPr>
          <w:p w:rsidR="00000000" w:rsidDel="00000000" w:rsidP="00000000" w:rsidRDefault="00000000" w:rsidRPr="00000000" w14:paraId="000009E3">
            <w:pPr>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Menyiapkan perintah kerja, formulir uji, dan check list pengoperasian Kondenser secara disiplin dan cermat, dengan komunikasi yang jelas dan lugas, serta peduli terhadap kebersihan dan keselamatan lingkungan kerja.</w:t>
            </w:r>
          </w:p>
          <w:p w:rsidR="00000000" w:rsidDel="00000000" w:rsidP="00000000" w:rsidRDefault="00000000" w:rsidRPr="00000000" w14:paraId="000009E4">
            <w:pPr>
              <w:rPr>
                <w:rFonts w:ascii="Bookman Old Style" w:cs="Bookman Old Style" w:eastAsia="Bookman Old Style" w:hAnsi="Bookman Old Style"/>
                <w:sz w:val="20"/>
                <w:szCs w:val="20"/>
              </w:rPr>
            </w:pPr>
            <w:r w:rsidDel="00000000" w:rsidR="00000000" w:rsidRPr="00000000">
              <w:rPr>
                <w:rtl w:val="0"/>
              </w:rPr>
            </w:r>
          </w:p>
          <w:p w:rsidR="00000000" w:rsidDel="00000000" w:rsidP="00000000" w:rsidRDefault="00000000" w:rsidRPr="00000000" w14:paraId="000009E5">
            <w:pPr>
              <w:rPr>
                <w:rFonts w:ascii="Bookman Old Style" w:cs="Bookman Old Style" w:eastAsia="Bookman Old Style" w:hAnsi="Bookman Old Style"/>
                <w:color w:val="0000ff"/>
                <w:sz w:val="20"/>
                <w:szCs w:val="20"/>
              </w:rPr>
            </w:pPr>
            <w:r w:rsidDel="00000000" w:rsidR="00000000" w:rsidRPr="00000000">
              <w:rPr>
                <w:rFonts w:ascii="Bookman Old Style" w:cs="Bookman Old Style" w:eastAsia="Bookman Old Style" w:hAnsi="Bookman Old Style"/>
                <w:color w:val="0000ff"/>
                <w:sz w:val="20"/>
                <w:szCs w:val="20"/>
                <w:rtl w:val="0"/>
              </w:rPr>
              <w:t xml:space="preserve">Menyiapkan perintah kerja, formulir uji, check list pengoperasian sistem Kondenser  dengan disiplin, cermat, jelas dalam berkomunikasi, dan mematuhi K2. </w:t>
            </w:r>
          </w:p>
        </w:tc>
        <w:tc>
          <w:tcPr>
            <w:vMerge w:val="restart"/>
            <w:tcMar>
              <w:top w:w="30.0" w:type="dxa"/>
              <w:left w:w="35.0" w:type="dxa"/>
              <w:bottom w:w="30.0" w:type="dxa"/>
              <w:right w:w="35.0" w:type="dxa"/>
            </w:tcMar>
          </w:tcPr>
          <w:p w:rsidR="00000000" w:rsidDel="00000000" w:rsidP="00000000" w:rsidRDefault="00000000" w:rsidRPr="00000000" w14:paraId="000009E6">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4 JP</w:t>
            </w:r>
            <w:r w:rsidDel="00000000" w:rsidR="00000000" w:rsidRPr="00000000">
              <w:rPr>
                <w:rtl w:val="0"/>
              </w:rPr>
            </w:r>
          </w:p>
        </w:tc>
      </w:tr>
      <w:tr>
        <w:trPr>
          <w:cantSplit w:val="1"/>
          <w:tblHeader w:val="0"/>
        </w:trPr>
        <w:tc>
          <w:tcPr>
            <w:vMerge w:val="continue"/>
            <w:tcMar>
              <w:top w:w="30.0" w:type="dxa"/>
              <w:left w:w="35.0" w:type="dxa"/>
              <w:bottom w:w="30.0" w:type="dxa"/>
              <w:right w:w="35.0" w:type="dxa"/>
            </w:tcMar>
          </w:tcPr>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9E9">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2.2</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9EA">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Perlengkapan keselamatan ketenagalistrikan (K2) dan peralatan pendukung lainnya disiapkan.</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9ED">
            <w:pPr>
              <w:jc w:val="center"/>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2.2</w:t>
            </w:r>
          </w:p>
        </w:tc>
        <w:tc>
          <w:tcPr>
            <w:tcMar>
              <w:top w:w="30.0" w:type="dxa"/>
              <w:left w:w="35.0" w:type="dxa"/>
              <w:bottom w:w="30.0" w:type="dxa"/>
              <w:right w:w="35.0" w:type="dxa"/>
            </w:tcMar>
          </w:tcPr>
          <w:p w:rsidR="00000000" w:rsidDel="00000000" w:rsidP="00000000" w:rsidRDefault="00000000" w:rsidRPr="00000000" w14:paraId="000009EE">
            <w:pPr>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Menyiapkan perlengkapan keselamatan ketenagalistrikan (K2) dan peralatan pendukung lainnya secara disiplin dan cermat, dengan komunikasi yang jelas dan lugas, serta peduli terhadap kebersihan dan keselamatan lingkungan kerja.</w:t>
            </w:r>
          </w:p>
          <w:p w:rsidR="00000000" w:rsidDel="00000000" w:rsidP="00000000" w:rsidRDefault="00000000" w:rsidRPr="00000000" w14:paraId="000009EF">
            <w:pPr>
              <w:rPr>
                <w:rFonts w:ascii="Bookman Old Style" w:cs="Bookman Old Style" w:eastAsia="Bookman Old Style" w:hAnsi="Bookman Old Style"/>
                <w:sz w:val="20"/>
                <w:szCs w:val="20"/>
              </w:rPr>
            </w:pPr>
            <w:r w:rsidDel="00000000" w:rsidR="00000000" w:rsidRPr="00000000">
              <w:rPr>
                <w:rtl w:val="0"/>
              </w:rPr>
            </w:r>
          </w:p>
          <w:p w:rsidR="00000000" w:rsidDel="00000000" w:rsidP="00000000" w:rsidRDefault="00000000" w:rsidRPr="00000000" w14:paraId="000009F0">
            <w:pPr>
              <w:rPr>
                <w:rFonts w:ascii="Bookman Old Style" w:cs="Bookman Old Style" w:eastAsia="Bookman Old Style" w:hAnsi="Bookman Old Style"/>
                <w:color w:val="0000ff"/>
                <w:sz w:val="20"/>
                <w:szCs w:val="20"/>
              </w:rPr>
            </w:pPr>
            <w:r w:rsidDel="00000000" w:rsidR="00000000" w:rsidRPr="00000000">
              <w:rPr>
                <w:rFonts w:ascii="Bookman Old Style" w:cs="Bookman Old Style" w:eastAsia="Bookman Old Style" w:hAnsi="Bookman Old Style"/>
                <w:color w:val="0000ff"/>
                <w:sz w:val="20"/>
                <w:szCs w:val="20"/>
                <w:rtl w:val="0"/>
              </w:rPr>
              <w:t xml:space="preserve">Menyiapkan perlengkapan keselamatan ketenagalistrikan (K2) dan peralatan pendukung lainnya  dengan disiplin, cermat, jelas dalam berkomunikasi, dan mematuhi K2. </w:t>
            </w:r>
          </w:p>
        </w:tc>
        <w:tc>
          <w:tcPr>
            <w:vMerge w:val="continue"/>
            <w:tcMar>
              <w:top w:w="30.0" w:type="dxa"/>
              <w:left w:w="35.0" w:type="dxa"/>
              <w:bottom w:w="30.0" w:type="dxa"/>
              <w:right w:w="35.0" w:type="dxa"/>
            </w:tcMar>
          </w:tcPr>
          <w:p w:rsidR="00000000" w:rsidDel="00000000" w:rsidP="00000000" w:rsidRDefault="00000000" w:rsidRPr="00000000" w14:paraId="00000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blHeader w:val="0"/>
        </w:trPr>
        <w:tc>
          <w:tcPr>
            <w:vMerge w:val="continue"/>
            <w:tcMar>
              <w:top w:w="30.0" w:type="dxa"/>
              <w:left w:w="35.0" w:type="dxa"/>
              <w:bottom w:w="30.0" w:type="dxa"/>
              <w:right w:w="35.0" w:type="dxa"/>
            </w:tcMar>
          </w:tcPr>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9F4">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2.3</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9F5">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Waktu dan pelaksanaan pengoperasian Kondenser dikoordinasikan.</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9F8">
            <w:pPr>
              <w:jc w:val="center"/>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2.3</w:t>
            </w:r>
          </w:p>
        </w:tc>
        <w:tc>
          <w:tcPr>
            <w:tcMar>
              <w:top w:w="30.0" w:type="dxa"/>
              <w:left w:w="35.0" w:type="dxa"/>
              <w:bottom w:w="30.0" w:type="dxa"/>
              <w:right w:w="35.0" w:type="dxa"/>
            </w:tcMar>
          </w:tcPr>
          <w:p w:rsidR="00000000" w:rsidDel="00000000" w:rsidP="00000000" w:rsidRDefault="00000000" w:rsidRPr="00000000" w14:paraId="000009F9">
            <w:pPr>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Mengoordinasikan waktu dan pelaksanaan pengoperasian Kondenser secara disiplin dan cermat, dengan komunikasi yang jelas dan lugas, serta peduli terhadap kebersihan dan keselamatan lingkungan kerja.</w:t>
            </w:r>
          </w:p>
          <w:p w:rsidR="00000000" w:rsidDel="00000000" w:rsidP="00000000" w:rsidRDefault="00000000" w:rsidRPr="00000000" w14:paraId="000009FA">
            <w:pPr>
              <w:rPr>
                <w:rFonts w:ascii="Bookman Old Style" w:cs="Bookman Old Style" w:eastAsia="Bookman Old Style" w:hAnsi="Bookman Old Style"/>
                <w:sz w:val="20"/>
                <w:szCs w:val="20"/>
              </w:rPr>
            </w:pPr>
            <w:r w:rsidDel="00000000" w:rsidR="00000000" w:rsidRPr="00000000">
              <w:rPr>
                <w:rtl w:val="0"/>
              </w:rPr>
            </w:r>
          </w:p>
          <w:p w:rsidR="00000000" w:rsidDel="00000000" w:rsidP="00000000" w:rsidRDefault="00000000" w:rsidRPr="00000000" w14:paraId="000009FB">
            <w:pPr>
              <w:rPr>
                <w:rFonts w:ascii="Bookman Old Style" w:cs="Bookman Old Style" w:eastAsia="Bookman Old Style" w:hAnsi="Bookman Old Style"/>
                <w:color w:val="0000ff"/>
                <w:sz w:val="20"/>
                <w:szCs w:val="20"/>
              </w:rPr>
            </w:pPr>
            <w:r w:rsidDel="00000000" w:rsidR="00000000" w:rsidRPr="00000000">
              <w:rPr>
                <w:rFonts w:ascii="Bookman Old Style" w:cs="Bookman Old Style" w:eastAsia="Bookman Old Style" w:hAnsi="Bookman Old Style"/>
                <w:color w:val="0000ff"/>
                <w:sz w:val="20"/>
                <w:szCs w:val="20"/>
                <w:rtl w:val="0"/>
              </w:rPr>
              <w:t xml:space="preserve">Mengoordinasikan waktu dan pelaksanaan pengoperasian sistem Kondenser  dengan disiplin, cermat, jelas dalam berkomunikasi, dan mematuhi K2. </w:t>
            </w:r>
          </w:p>
        </w:tc>
        <w:tc>
          <w:tcPr>
            <w:vMerge w:val="continue"/>
            <w:tcMar>
              <w:top w:w="30.0" w:type="dxa"/>
              <w:left w:w="35.0" w:type="dxa"/>
              <w:bottom w:w="30.0" w:type="dxa"/>
              <w:right w:w="35.0" w:type="dxa"/>
            </w:tcMar>
          </w:tcPr>
          <w:p w:rsidR="00000000" w:rsidDel="00000000" w:rsidP="00000000" w:rsidRDefault="00000000" w:rsidRPr="00000000" w14:paraId="00000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blHeader w:val="0"/>
        </w:trPr>
        <w:tc>
          <w:tcPr>
            <w:vMerge w:val="continue"/>
            <w:tcMar>
              <w:top w:w="30.0" w:type="dxa"/>
              <w:left w:w="35.0" w:type="dxa"/>
              <w:bottom w:w="30.0" w:type="dxa"/>
              <w:right w:w="35.0" w:type="dxa"/>
            </w:tcMar>
          </w:tcPr>
          <w:p w:rsidR="00000000" w:rsidDel="00000000" w:rsidP="00000000" w:rsidRDefault="00000000" w:rsidRPr="00000000" w14:paraId="00000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9FF">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2.4</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A00">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Lokasi dan sarana kerja, disiapkan dan diamankan.</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A03">
            <w:pPr>
              <w:jc w:val="center"/>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2.4</w:t>
            </w:r>
          </w:p>
        </w:tc>
        <w:tc>
          <w:tcPr>
            <w:tcMar>
              <w:top w:w="30.0" w:type="dxa"/>
              <w:left w:w="35.0" w:type="dxa"/>
              <w:bottom w:w="30.0" w:type="dxa"/>
              <w:right w:w="35.0" w:type="dxa"/>
            </w:tcMar>
          </w:tcPr>
          <w:p w:rsidR="00000000" w:rsidDel="00000000" w:rsidP="00000000" w:rsidRDefault="00000000" w:rsidRPr="00000000" w14:paraId="00000A04">
            <w:pPr>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Menyiapkan dan mengamankan lokasi serta sarana kerja secara disiplin dan cermat, dengan komunikasi yang jelas dan lugas, serta peduli terhadap kebersihan dan keselamatan lingkungan kerja.</w:t>
            </w:r>
          </w:p>
          <w:p w:rsidR="00000000" w:rsidDel="00000000" w:rsidP="00000000" w:rsidRDefault="00000000" w:rsidRPr="00000000" w14:paraId="00000A05">
            <w:pPr>
              <w:rPr>
                <w:rFonts w:ascii="Bookman Old Style" w:cs="Bookman Old Style" w:eastAsia="Bookman Old Style" w:hAnsi="Bookman Old Style"/>
                <w:sz w:val="20"/>
                <w:szCs w:val="20"/>
              </w:rPr>
            </w:pPr>
            <w:r w:rsidDel="00000000" w:rsidR="00000000" w:rsidRPr="00000000">
              <w:rPr>
                <w:rtl w:val="0"/>
              </w:rPr>
            </w:r>
          </w:p>
          <w:p w:rsidR="00000000" w:rsidDel="00000000" w:rsidP="00000000" w:rsidRDefault="00000000" w:rsidRPr="00000000" w14:paraId="00000A06">
            <w:pPr>
              <w:rPr>
                <w:rFonts w:ascii="Bookman Old Style" w:cs="Bookman Old Style" w:eastAsia="Bookman Old Style" w:hAnsi="Bookman Old Style"/>
                <w:sz w:val="20"/>
                <w:szCs w:val="20"/>
              </w:rPr>
            </w:pPr>
            <w:r w:rsidDel="00000000" w:rsidR="00000000" w:rsidRPr="00000000">
              <w:rPr>
                <w:rtl w:val="0"/>
              </w:rPr>
            </w:r>
          </w:p>
          <w:p w:rsidR="00000000" w:rsidDel="00000000" w:rsidP="00000000" w:rsidRDefault="00000000" w:rsidRPr="00000000" w14:paraId="00000A07">
            <w:pPr>
              <w:rPr>
                <w:rFonts w:ascii="Bookman Old Style" w:cs="Bookman Old Style" w:eastAsia="Bookman Old Style" w:hAnsi="Bookman Old Style"/>
                <w:color w:val="0000ff"/>
                <w:sz w:val="20"/>
                <w:szCs w:val="20"/>
              </w:rPr>
            </w:pPr>
            <w:r w:rsidDel="00000000" w:rsidR="00000000" w:rsidRPr="00000000">
              <w:rPr>
                <w:rFonts w:ascii="Bookman Old Style" w:cs="Bookman Old Style" w:eastAsia="Bookman Old Style" w:hAnsi="Bookman Old Style"/>
                <w:color w:val="0000ff"/>
                <w:sz w:val="20"/>
                <w:szCs w:val="20"/>
                <w:rtl w:val="0"/>
              </w:rPr>
              <w:t xml:space="preserve">Menyiapkan lokasi dan sarana kerja, dan mengamankan dengan disiplin, cermat, jelas dalam berkomunikasi, dan mematuhi K2. </w:t>
            </w:r>
          </w:p>
        </w:tc>
        <w:tc>
          <w:tcPr>
            <w:vMerge w:val="continue"/>
            <w:tcMar>
              <w:top w:w="30.0" w:type="dxa"/>
              <w:left w:w="35.0" w:type="dxa"/>
              <w:bottom w:w="30.0" w:type="dxa"/>
              <w:right w:w="35.0" w:type="dxa"/>
            </w:tcMar>
          </w:tcPr>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blHeader w:val="0"/>
        </w:trPr>
        <w:tc>
          <w:tcPr>
            <w:vMerge w:val="restart"/>
            <w:tcMar>
              <w:top w:w="30.0" w:type="dxa"/>
              <w:left w:w="35.0" w:type="dxa"/>
              <w:bottom w:w="30.0" w:type="dxa"/>
              <w:right w:w="35.0" w:type="dxa"/>
            </w:tcMar>
          </w:tcPr>
          <w:p w:rsidR="00000000" w:rsidDel="00000000" w:rsidP="00000000" w:rsidRDefault="00000000" w:rsidRPr="00000000" w14:paraId="00000A09">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3.</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A0A">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Melaksanakan Pengoperasian Kondenser</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A0B">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3.1</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A0C">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Perintah kerja pengoperasian Kondenser diterapkan.</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A0D">
            <w:pPr>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Terlaksananya pengoperasian Kondenser berdasarkan perintah kerja dan K2 serta terlaporkannya kondisi di luar lingkup perintah secara cermat.</w:t>
            </w:r>
          </w:p>
          <w:p w:rsidR="00000000" w:rsidDel="00000000" w:rsidP="00000000" w:rsidRDefault="00000000" w:rsidRPr="00000000" w14:paraId="00000A0E">
            <w:pPr>
              <w:rPr>
                <w:rFonts w:ascii="Bookman Old Style" w:cs="Bookman Old Style" w:eastAsia="Bookman Old Style" w:hAnsi="Bookman Old Style"/>
                <w:sz w:val="20"/>
                <w:szCs w:val="20"/>
              </w:rPr>
            </w:pPr>
            <w:r w:rsidDel="00000000" w:rsidR="00000000" w:rsidRPr="00000000">
              <w:rPr>
                <w:rtl w:val="0"/>
              </w:rPr>
            </w:r>
          </w:p>
          <w:p w:rsidR="00000000" w:rsidDel="00000000" w:rsidP="00000000" w:rsidRDefault="00000000" w:rsidRPr="00000000" w14:paraId="00000A0F">
            <w:pPr>
              <w:rPr>
                <w:rFonts w:ascii="Bookman Old Style" w:cs="Bookman Old Style" w:eastAsia="Bookman Old Style" w:hAnsi="Bookman Old Style"/>
                <w:color w:val="0000ff"/>
                <w:sz w:val="20"/>
                <w:szCs w:val="20"/>
              </w:rPr>
            </w:pPr>
            <w:r w:rsidDel="00000000" w:rsidR="00000000" w:rsidRPr="00000000">
              <w:rPr>
                <w:rFonts w:ascii="Bookman Old Style" w:cs="Bookman Old Style" w:eastAsia="Bookman Old Style" w:hAnsi="Bookman Old Style"/>
                <w:color w:val="0000ff"/>
                <w:sz w:val="20"/>
                <w:szCs w:val="20"/>
                <w:rtl w:val="0"/>
              </w:rPr>
              <w:t xml:space="preserve">Terlaksananya melaksanakan pengoperasian Kondenser sesuai perintah kerja dan prosedur K2, dengan kondisi di luar perintah dilaporkan secara jelas dan tindakan lanjutan hanya dilaksanakan berdasarkan perintah resmi. </w:t>
            </w:r>
          </w:p>
        </w:tc>
        <w:tc>
          <w:tcPr>
            <w:vMerge w:val="restart"/>
            <w:tcMar>
              <w:top w:w="30.0" w:type="dxa"/>
              <w:left w:w="35.0" w:type="dxa"/>
              <w:bottom w:w="30.0" w:type="dxa"/>
              <w:right w:w="35.0" w:type="dxa"/>
            </w:tcMar>
          </w:tcPr>
          <w:p w:rsidR="00000000" w:rsidDel="00000000" w:rsidP="00000000" w:rsidRDefault="00000000" w:rsidRPr="00000000" w14:paraId="00000A10">
            <w:pPr>
              <w:rPr>
                <w:sz w:val="20"/>
                <w:szCs w:val="20"/>
              </w:rPr>
            </w:pPr>
            <w:r w:rsidDel="00000000" w:rsidR="00000000" w:rsidRPr="00000000">
              <w:rPr>
                <w:rFonts w:ascii="Bookman Old Style" w:cs="Bookman Old Style" w:eastAsia="Bookman Old Style" w:hAnsi="Bookman Old Style"/>
                <w:sz w:val="20"/>
                <w:szCs w:val="20"/>
                <w:rtl w:val="0"/>
              </w:rPr>
              <w:t xml:space="preserve">Penjelasan tentang:</w:t>
            </w:r>
            <w:r w:rsidDel="00000000" w:rsidR="00000000" w:rsidRPr="00000000">
              <w:rPr>
                <w:rtl w:val="0"/>
              </w:rPr>
            </w:r>
          </w:p>
          <w:p w:rsidR="00000000" w:rsidDel="00000000" w:rsidP="00000000" w:rsidRDefault="00000000" w:rsidRPr="00000000" w14:paraId="00000A11">
            <w:pPr>
              <w:rPr>
                <w:sz w:val="20"/>
                <w:szCs w:val="20"/>
              </w:rPr>
            </w:pPr>
            <w:r w:rsidDel="00000000" w:rsidR="00000000" w:rsidRPr="00000000">
              <w:rPr>
                <w:rFonts w:ascii="Bookman Old Style" w:cs="Bookman Old Style" w:eastAsia="Bookman Old Style" w:hAnsi="Bookman Old Style"/>
                <w:sz w:val="20"/>
                <w:szCs w:val="20"/>
                <w:rtl w:val="0"/>
              </w:rPr>
              <w:t xml:space="preserve">1. Penerapan SOP dan perintah kerja pengoperasian Kondenser</w:t>
            </w:r>
            <w:r w:rsidDel="00000000" w:rsidR="00000000" w:rsidRPr="00000000">
              <w:rPr>
                <w:rtl w:val="0"/>
              </w:rPr>
            </w:r>
          </w:p>
          <w:p w:rsidR="00000000" w:rsidDel="00000000" w:rsidP="00000000" w:rsidRDefault="00000000" w:rsidRPr="00000000" w14:paraId="00000A12">
            <w:pPr>
              <w:rPr>
                <w:sz w:val="20"/>
                <w:szCs w:val="20"/>
              </w:rPr>
            </w:pPr>
            <w:r w:rsidDel="00000000" w:rsidR="00000000" w:rsidRPr="00000000">
              <w:rPr>
                <w:rFonts w:ascii="Bookman Old Style" w:cs="Bookman Old Style" w:eastAsia="Bookman Old Style" w:hAnsi="Bookman Old Style"/>
                <w:sz w:val="20"/>
                <w:szCs w:val="20"/>
                <w:rtl w:val="0"/>
              </w:rPr>
              <w:t xml:space="preserve">2. Diagram, logic diagram, prinsip kerja, dan penggunaan alat ukur listrik/mekanik</w:t>
            </w:r>
            <w:r w:rsidDel="00000000" w:rsidR="00000000" w:rsidRPr="00000000">
              <w:rPr>
                <w:rtl w:val="0"/>
              </w:rPr>
            </w:r>
          </w:p>
          <w:p w:rsidR="00000000" w:rsidDel="00000000" w:rsidP="00000000" w:rsidRDefault="00000000" w:rsidRPr="00000000" w14:paraId="00000A13">
            <w:pPr>
              <w:rPr>
                <w:sz w:val="20"/>
                <w:szCs w:val="20"/>
              </w:rPr>
            </w:pPr>
            <w:r w:rsidDel="00000000" w:rsidR="00000000" w:rsidRPr="00000000">
              <w:rPr>
                <w:rFonts w:ascii="Bookman Old Style" w:cs="Bookman Old Style" w:eastAsia="Bookman Old Style" w:hAnsi="Bookman Old Style"/>
                <w:sz w:val="20"/>
                <w:szCs w:val="20"/>
                <w:rtl w:val="0"/>
              </w:rPr>
              <w:t xml:space="preserve">3. Prosedur K2 pada pengoperasian Kondenser</w:t>
            </w:r>
            <w:r w:rsidDel="00000000" w:rsidR="00000000" w:rsidRPr="00000000">
              <w:rPr>
                <w:rtl w:val="0"/>
              </w:rPr>
            </w:r>
          </w:p>
          <w:p w:rsidR="00000000" w:rsidDel="00000000" w:rsidP="00000000" w:rsidRDefault="00000000" w:rsidRPr="00000000" w14:paraId="00000A14">
            <w:pPr>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4. Mekanisme pelaporan dan pelaksanaan pekerjaan di luar perintah kerja</w:t>
            </w:r>
          </w:p>
          <w:p w:rsidR="00000000" w:rsidDel="00000000" w:rsidP="00000000" w:rsidRDefault="00000000" w:rsidRPr="00000000" w14:paraId="00000A15">
            <w:pPr>
              <w:rPr>
                <w:rFonts w:ascii="Bookman Old Style" w:cs="Bookman Old Style" w:eastAsia="Bookman Old Style" w:hAnsi="Bookman Old Style"/>
                <w:sz w:val="20"/>
                <w:szCs w:val="20"/>
              </w:rPr>
            </w:pPr>
            <w:r w:rsidDel="00000000" w:rsidR="00000000" w:rsidRPr="00000000">
              <w:rPr>
                <w:rtl w:val="0"/>
              </w:rPr>
            </w:r>
          </w:p>
          <w:p w:rsidR="00000000" w:rsidDel="00000000" w:rsidP="00000000" w:rsidRDefault="00000000" w:rsidRPr="00000000" w14:paraId="00000A16">
            <w:pPr>
              <w:spacing w:after="160" w:line="252.00000000000003" w:lineRule="auto"/>
              <w:rPr>
                <w:rFonts w:ascii="Bookman Old Style" w:cs="Bookman Old Style" w:eastAsia="Bookman Old Style" w:hAnsi="Bookman Old Style"/>
                <w:color w:val="0000ff"/>
                <w:sz w:val="20"/>
                <w:szCs w:val="20"/>
              </w:rPr>
            </w:pPr>
            <w:r w:rsidDel="00000000" w:rsidR="00000000" w:rsidRPr="00000000">
              <w:rPr>
                <w:rFonts w:ascii="Bookman Old Style" w:cs="Bookman Old Style" w:eastAsia="Bookman Old Style" w:hAnsi="Bookman Old Style"/>
                <w:color w:val="0000ff"/>
                <w:sz w:val="20"/>
                <w:szCs w:val="20"/>
                <w:rtl w:val="0"/>
              </w:rPr>
              <w:t xml:space="preserve">Penjelasan tentang:</w:t>
            </w:r>
          </w:p>
          <w:p w:rsidR="00000000" w:rsidDel="00000000" w:rsidP="00000000" w:rsidRDefault="00000000" w:rsidRPr="00000000" w14:paraId="00000A17">
            <w:pPr>
              <w:spacing w:after="160" w:line="252.00000000000003" w:lineRule="auto"/>
              <w:rPr>
                <w:rFonts w:ascii="Bookman Old Style" w:cs="Bookman Old Style" w:eastAsia="Bookman Old Style" w:hAnsi="Bookman Old Style"/>
                <w:color w:val="0000ff"/>
                <w:sz w:val="20"/>
                <w:szCs w:val="20"/>
              </w:rPr>
            </w:pPr>
            <w:r w:rsidDel="00000000" w:rsidR="00000000" w:rsidRPr="00000000">
              <w:rPr>
                <w:rFonts w:ascii="Bookman Old Style" w:cs="Bookman Old Style" w:eastAsia="Bookman Old Style" w:hAnsi="Bookman Old Style"/>
                <w:color w:val="0000ff"/>
                <w:sz w:val="20"/>
                <w:szCs w:val="20"/>
                <w:rtl w:val="0"/>
              </w:rPr>
              <w:t xml:space="preserve">1. SOP pengoperasian Kondenser dan batas kewenangan pelaksana madya.</w:t>
            </w:r>
          </w:p>
          <w:p w:rsidR="00000000" w:rsidDel="00000000" w:rsidP="00000000" w:rsidRDefault="00000000" w:rsidRPr="00000000" w14:paraId="00000A18">
            <w:pPr>
              <w:spacing w:after="160" w:line="252.00000000000003" w:lineRule="auto"/>
              <w:rPr>
                <w:rFonts w:ascii="Bookman Old Style" w:cs="Bookman Old Style" w:eastAsia="Bookman Old Style" w:hAnsi="Bookman Old Style"/>
                <w:color w:val="0000ff"/>
                <w:sz w:val="20"/>
                <w:szCs w:val="20"/>
              </w:rPr>
            </w:pPr>
            <w:r w:rsidDel="00000000" w:rsidR="00000000" w:rsidRPr="00000000">
              <w:rPr>
                <w:rFonts w:ascii="Bookman Old Style" w:cs="Bookman Old Style" w:eastAsia="Bookman Old Style" w:hAnsi="Bookman Old Style"/>
                <w:color w:val="0000ff"/>
                <w:sz w:val="20"/>
                <w:szCs w:val="20"/>
                <w:rtl w:val="0"/>
              </w:rPr>
              <w:t xml:space="preserve">2. Penerapan K2 selama pengoperasian Kondenser.</w:t>
            </w:r>
          </w:p>
          <w:p w:rsidR="00000000" w:rsidDel="00000000" w:rsidP="00000000" w:rsidRDefault="00000000" w:rsidRPr="00000000" w14:paraId="00000A19">
            <w:pPr>
              <w:spacing w:after="160" w:line="252.00000000000003" w:lineRule="auto"/>
              <w:rPr>
                <w:rFonts w:ascii="Bookman Old Style" w:cs="Bookman Old Style" w:eastAsia="Bookman Old Style" w:hAnsi="Bookman Old Style"/>
                <w:color w:val="0000ff"/>
                <w:sz w:val="20"/>
                <w:szCs w:val="20"/>
              </w:rPr>
            </w:pPr>
            <w:r w:rsidDel="00000000" w:rsidR="00000000" w:rsidRPr="00000000">
              <w:rPr>
                <w:rFonts w:ascii="Bookman Old Style" w:cs="Bookman Old Style" w:eastAsia="Bookman Old Style" w:hAnsi="Bookman Old Style"/>
                <w:color w:val="0000ff"/>
                <w:sz w:val="20"/>
                <w:szCs w:val="20"/>
                <w:rtl w:val="0"/>
              </w:rPr>
              <w:t xml:space="preserve">3. Pembacaan alat ukur dan parameter operasi: vakum/tekanan, temperatur, ketinggian, dan aliran.</w:t>
            </w:r>
          </w:p>
          <w:p w:rsidR="00000000" w:rsidDel="00000000" w:rsidP="00000000" w:rsidRDefault="00000000" w:rsidRPr="00000000" w14:paraId="00000A1A">
            <w:pPr>
              <w:spacing w:after="160" w:line="252.00000000000003" w:lineRule="auto"/>
              <w:rPr>
                <w:rFonts w:ascii="Bookman Old Style" w:cs="Bookman Old Style" w:eastAsia="Bookman Old Style" w:hAnsi="Bookman Old Style"/>
                <w:color w:val="0000ff"/>
                <w:sz w:val="20"/>
                <w:szCs w:val="20"/>
              </w:rPr>
            </w:pPr>
            <w:r w:rsidDel="00000000" w:rsidR="00000000" w:rsidRPr="00000000">
              <w:rPr>
                <w:rFonts w:ascii="Bookman Old Style" w:cs="Bookman Old Style" w:eastAsia="Bookman Old Style" w:hAnsi="Bookman Old Style"/>
                <w:color w:val="0000ff"/>
                <w:sz w:val="20"/>
                <w:szCs w:val="20"/>
                <w:rtl w:val="0"/>
              </w:rPr>
              <w:t xml:space="preserve">4. Pemantauan kondisi bagian Kondenser serta pengenalan indikasi penyimpangan.</w:t>
            </w:r>
          </w:p>
          <w:p w:rsidR="00000000" w:rsidDel="00000000" w:rsidP="00000000" w:rsidRDefault="00000000" w:rsidRPr="00000000" w14:paraId="00000A1B">
            <w:pPr>
              <w:spacing w:after="160" w:line="252.00000000000003" w:lineRule="auto"/>
              <w:rPr>
                <w:rFonts w:ascii="Bookman Old Style" w:cs="Bookman Old Style" w:eastAsia="Bookman Old Style" w:hAnsi="Bookman Old Style"/>
                <w:color w:val="0000ff"/>
                <w:sz w:val="20"/>
                <w:szCs w:val="20"/>
              </w:rPr>
            </w:pPr>
            <w:r w:rsidDel="00000000" w:rsidR="00000000" w:rsidRPr="00000000">
              <w:rPr>
                <w:rFonts w:ascii="Bookman Old Style" w:cs="Bookman Old Style" w:eastAsia="Bookman Old Style" w:hAnsi="Bookman Old Style"/>
                <w:color w:val="0000ff"/>
                <w:sz w:val="20"/>
                <w:szCs w:val="20"/>
                <w:rtl w:val="0"/>
              </w:rPr>
              <w:t xml:space="preserve">5. Prosedur pelaporan kondisi di luar perintah kerja.</w:t>
            </w:r>
          </w:p>
          <w:p w:rsidR="00000000" w:rsidDel="00000000" w:rsidP="00000000" w:rsidRDefault="00000000" w:rsidRPr="00000000" w14:paraId="00000A1C">
            <w:pPr>
              <w:spacing w:after="160" w:line="252.00000000000003" w:lineRule="auto"/>
              <w:rPr>
                <w:rFonts w:ascii="Bookman Old Style" w:cs="Bookman Old Style" w:eastAsia="Bookman Old Style" w:hAnsi="Bookman Old Style"/>
                <w:color w:val="0000ff"/>
                <w:sz w:val="20"/>
                <w:szCs w:val="20"/>
              </w:rPr>
            </w:pPr>
            <w:r w:rsidDel="00000000" w:rsidR="00000000" w:rsidRPr="00000000">
              <w:rPr>
                <w:rFonts w:ascii="Bookman Old Style" w:cs="Bookman Old Style" w:eastAsia="Bookman Old Style" w:hAnsi="Bookman Old Style"/>
                <w:color w:val="0000ff"/>
                <w:sz w:val="20"/>
                <w:szCs w:val="20"/>
                <w:rtl w:val="0"/>
              </w:rPr>
              <w:t xml:space="preserve">6. Perintah resmi dan pelaksanaan tindakan lanjutan.</w:t>
            </w:r>
          </w:p>
          <w:p w:rsidR="00000000" w:rsidDel="00000000" w:rsidP="00000000" w:rsidRDefault="00000000" w:rsidRPr="00000000" w14:paraId="00000A1D">
            <w:pPr>
              <w:rPr>
                <w:rFonts w:ascii="Bookman Old Style" w:cs="Bookman Old Style" w:eastAsia="Bookman Old Style" w:hAnsi="Bookman Old Style"/>
                <w:color w:val="0000ff"/>
                <w:sz w:val="20"/>
                <w:szCs w:val="20"/>
              </w:rPr>
            </w:pPr>
            <w:r w:rsidDel="00000000" w:rsidR="00000000" w:rsidRPr="00000000">
              <w:rPr>
                <w:rFonts w:ascii="Bookman Old Style" w:cs="Bookman Old Style" w:eastAsia="Bookman Old Style" w:hAnsi="Bookman Old Style"/>
                <w:color w:val="0000ff"/>
                <w:sz w:val="20"/>
                <w:szCs w:val="20"/>
                <w:rtl w:val="0"/>
              </w:rPr>
              <w:t xml:space="preserve">7. Prosedur merapikan peralatan dan tempat kerja setelah pengoperasian. </w:t>
            </w:r>
          </w:p>
        </w:tc>
        <w:tc>
          <w:tcPr>
            <w:tcMar>
              <w:top w:w="30.0" w:type="dxa"/>
              <w:left w:w="35.0" w:type="dxa"/>
              <w:bottom w:w="30.0" w:type="dxa"/>
              <w:right w:w="35.0" w:type="dxa"/>
            </w:tcMar>
          </w:tcPr>
          <w:p w:rsidR="00000000" w:rsidDel="00000000" w:rsidP="00000000" w:rsidRDefault="00000000" w:rsidRPr="00000000" w14:paraId="00000A1E">
            <w:pPr>
              <w:jc w:val="center"/>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3.1</w:t>
            </w:r>
          </w:p>
        </w:tc>
        <w:tc>
          <w:tcPr>
            <w:tcMar>
              <w:top w:w="30.0" w:type="dxa"/>
              <w:left w:w="35.0" w:type="dxa"/>
              <w:bottom w:w="30.0" w:type="dxa"/>
              <w:right w:w="35.0" w:type="dxa"/>
            </w:tcMar>
          </w:tcPr>
          <w:p w:rsidR="00000000" w:rsidDel="00000000" w:rsidP="00000000" w:rsidRDefault="00000000" w:rsidRPr="00000000" w14:paraId="00000A1F">
            <w:pPr>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Menerapkan perintah kerja pengoperasian Kondenser secara disiplin dan cermat, dengan komunikasi yang jelas dan lugas, serta peduli terhadap kebersihan dan keselamatan lingkungan kerja.</w:t>
            </w:r>
          </w:p>
          <w:p w:rsidR="00000000" w:rsidDel="00000000" w:rsidP="00000000" w:rsidRDefault="00000000" w:rsidRPr="00000000" w14:paraId="00000A20">
            <w:pPr>
              <w:rPr>
                <w:rFonts w:ascii="Bookman Old Style" w:cs="Bookman Old Style" w:eastAsia="Bookman Old Style" w:hAnsi="Bookman Old Style"/>
                <w:sz w:val="20"/>
                <w:szCs w:val="20"/>
              </w:rPr>
            </w:pPr>
            <w:r w:rsidDel="00000000" w:rsidR="00000000" w:rsidRPr="00000000">
              <w:rPr>
                <w:rtl w:val="0"/>
              </w:rPr>
            </w:r>
          </w:p>
          <w:p w:rsidR="00000000" w:rsidDel="00000000" w:rsidP="00000000" w:rsidRDefault="00000000" w:rsidRPr="00000000" w14:paraId="00000A21">
            <w:pPr>
              <w:rPr>
                <w:rFonts w:ascii="Bookman Old Style" w:cs="Bookman Old Style" w:eastAsia="Bookman Old Style" w:hAnsi="Bookman Old Style"/>
                <w:color w:val="0000ff"/>
                <w:sz w:val="20"/>
                <w:szCs w:val="20"/>
              </w:rPr>
            </w:pPr>
            <w:r w:rsidDel="00000000" w:rsidR="00000000" w:rsidRPr="00000000">
              <w:rPr>
                <w:rFonts w:ascii="Bookman Old Style" w:cs="Bookman Old Style" w:eastAsia="Bookman Old Style" w:hAnsi="Bookman Old Style"/>
                <w:color w:val="0000ff"/>
                <w:sz w:val="20"/>
                <w:szCs w:val="20"/>
                <w:rtl w:val="0"/>
              </w:rPr>
              <w:t xml:space="preserve">Menerapkan perintah kerja pengoperasian sistem Kondenser  dengan disiplin, cermat, jelas dalam berkomunikasi, dan mematuhi K2. </w:t>
            </w:r>
          </w:p>
        </w:tc>
        <w:tc>
          <w:tcPr>
            <w:vMerge w:val="restart"/>
            <w:tcMar>
              <w:top w:w="30.0" w:type="dxa"/>
              <w:left w:w="35.0" w:type="dxa"/>
              <w:bottom w:w="30.0" w:type="dxa"/>
              <w:right w:w="35.0" w:type="dxa"/>
            </w:tcMar>
          </w:tcPr>
          <w:p w:rsidR="00000000" w:rsidDel="00000000" w:rsidP="00000000" w:rsidRDefault="00000000" w:rsidRPr="00000000" w14:paraId="00000A22">
            <w:pPr>
              <w:jc w:val="center"/>
              <w:rPr>
                <w:rFonts w:ascii="Bookman Old Style" w:cs="Bookman Old Style" w:eastAsia="Bookman Old Style" w:hAnsi="Bookman Old Style"/>
                <w:sz w:val="24"/>
                <w:szCs w:val="24"/>
              </w:rPr>
            </w:pPr>
            <w:ins w:author="prihatmaka prihatmaka" w:id="279" w:date="2026-08-29T05:10:20Z">
              <w:r w:rsidDel="00000000" w:rsidR="00000000" w:rsidRPr="00000000">
                <w:rPr>
                  <w:rFonts w:ascii="Bookman Old Style" w:cs="Bookman Old Style" w:eastAsia="Bookman Old Style" w:hAnsi="Bookman Old Style"/>
                  <w:sz w:val="20"/>
                  <w:szCs w:val="20"/>
                  <w:rtl w:val="0"/>
                  <w:rPrChange w:author="prihatmaka prihatmaka" w:id="280" w:date="2026-08-29T05:10:20Z">
                    <w:rPr/>
                  </w:rPrChange>
                </w:rPr>
                <w:t xml:space="preserve">6</w:t>
              </w:r>
            </w:ins>
            <w:del w:author="prihatmaka prihatmaka" w:id="279" w:date="2026-08-29T05:10:20Z">
              <w:r w:rsidDel="00000000" w:rsidR="00000000" w:rsidRPr="00000000">
                <w:rPr>
                  <w:rFonts w:ascii="Bookman Old Style" w:cs="Bookman Old Style" w:eastAsia="Bookman Old Style" w:hAnsi="Bookman Old Style"/>
                  <w:sz w:val="20"/>
                  <w:szCs w:val="20"/>
                  <w:rtl w:val="0"/>
                  <w:rPrChange w:author="prihatmaka prihatmaka" w:id="280" w:date="2026-08-29T05:10:20Z">
                    <w:rPr>
                      <w:rFonts w:ascii="Bookman Old Style" w:cs="Bookman Old Style" w:eastAsia="Bookman Old Style" w:hAnsi="Bookman Old Style"/>
                      <w:sz w:val="20"/>
                      <w:szCs w:val="20"/>
                    </w:rPr>
                  </w:rPrChange>
                </w:rPr>
                <w:delText xml:space="preserve">8</w:delText>
              </w:r>
            </w:del>
            <w:r w:rsidDel="00000000" w:rsidR="00000000" w:rsidRPr="00000000">
              <w:rPr>
                <w:rFonts w:ascii="Bookman Old Style" w:cs="Bookman Old Style" w:eastAsia="Bookman Old Style" w:hAnsi="Bookman Old Style"/>
                <w:sz w:val="20"/>
                <w:szCs w:val="20"/>
                <w:rtl w:val="0"/>
              </w:rPr>
              <w:t xml:space="preserve"> JP</w:t>
            </w:r>
            <w:r w:rsidDel="00000000" w:rsidR="00000000" w:rsidRPr="00000000">
              <w:rPr>
                <w:rtl w:val="0"/>
              </w:rPr>
            </w:r>
          </w:p>
        </w:tc>
      </w:tr>
      <w:tr>
        <w:trPr>
          <w:cantSplit w:val="1"/>
          <w:tblHeader w:val="0"/>
        </w:trPr>
        <w:tc>
          <w:tcPr>
            <w:vMerge w:val="continue"/>
            <w:tcMar>
              <w:top w:w="30.0" w:type="dxa"/>
              <w:left w:w="35.0" w:type="dxa"/>
              <w:bottom w:w="30.0" w:type="dxa"/>
              <w:right w:w="35.0" w:type="dxa"/>
            </w:tcMar>
          </w:tcPr>
          <w:p w:rsidR="00000000" w:rsidDel="00000000" w:rsidP="00000000" w:rsidRDefault="00000000" w:rsidRPr="00000000" w14:paraId="00000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A25">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3.2</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A26">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Prosedur keselamatan ketenagalistrikan (K2) diterapkan.</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A29">
            <w:pPr>
              <w:jc w:val="center"/>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3.2</w:t>
            </w:r>
          </w:p>
        </w:tc>
        <w:tc>
          <w:tcPr>
            <w:tcMar>
              <w:top w:w="30.0" w:type="dxa"/>
              <w:left w:w="35.0" w:type="dxa"/>
              <w:bottom w:w="30.0" w:type="dxa"/>
              <w:right w:w="35.0" w:type="dxa"/>
            </w:tcMar>
          </w:tcPr>
          <w:p w:rsidR="00000000" w:rsidDel="00000000" w:rsidP="00000000" w:rsidRDefault="00000000" w:rsidRPr="00000000" w14:paraId="00000A2A">
            <w:pPr>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Menerapkan prosedur keselamatan ketenagalistrikan (K2) secara disiplin dan cermat, dengan komunikasi yang jelas dan lugas, serta peduli terhadap kebersihan dan keselamatan lingkungan kerja.</w:t>
            </w:r>
          </w:p>
          <w:p w:rsidR="00000000" w:rsidDel="00000000" w:rsidP="00000000" w:rsidRDefault="00000000" w:rsidRPr="00000000" w14:paraId="00000A2B">
            <w:pPr>
              <w:rPr>
                <w:rFonts w:ascii="Bookman Old Style" w:cs="Bookman Old Style" w:eastAsia="Bookman Old Style" w:hAnsi="Bookman Old Style"/>
                <w:sz w:val="20"/>
                <w:szCs w:val="20"/>
              </w:rPr>
            </w:pPr>
            <w:r w:rsidDel="00000000" w:rsidR="00000000" w:rsidRPr="00000000">
              <w:rPr>
                <w:rtl w:val="0"/>
              </w:rPr>
            </w:r>
          </w:p>
          <w:p w:rsidR="00000000" w:rsidDel="00000000" w:rsidP="00000000" w:rsidRDefault="00000000" w:rsidRPr="00000000" w14:paraId="00000A2C">
            <w:pPr>
              <w:rPr>
                <w:rFonts w:ascii="Bookman Old Style" w:cs="Bookman Old Style" w:eastAsia="Bookman Old Style" w:hAnsi="Bookman Old Style"/>
                <w:color w:val="0000ff"/>
                <w:sz w:val="20"/>
                <w:szCs w:val="20"/>
              </w:rPr>
            </w:pPr>
            <w:r w:rsidDel="00000000" w:rsidR="00000000" w:rsidRPr="00000000">
              <w:rPr>
                <w:rFonts w:ascii="Bookman Old Style" w:cs="Bookman Old Style" w:eastAsia="Bookman Old Style" w:hAnsi="Bookman Old Style"/>
                <w:color w:val="0000ff"/>
                <w:sz w:val="20"/>
                <w:szCs w:val="20"/>
                <w:rtl w:val="0"/>
              </w:rPr>
              <w:t xml:space="preserve">Menerapkan prosedur keselamatan ketenagalistrikan (K2)  dengan disiplin, cermat, jelas dalam berkomunikasi, dan mematuhi K2. </w:t>
            </w:r>
          </w:p>
        </w:tc>
        <w:tc>
          <w:tcPr>
            <w:vMerge w:val="continue"/>
            <w:tcMar>
              <w:top w:w="30.0" w:type="dxa"/>
              <w:left w:w="35.0" w:type="dxa"/>
              <w:bottom w:w="30.0" w:type="dxa"/>
              <w:right w:w="35.0" w:type="dxa"/>
            </w:tcMar>
          </w:tcPr>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blHeader w:val="0"/>
        </w:trPr>
        <w:tc>
          <w:tcPr>
            <w:vMerge w:val="continue"/>
            <w:tcMar>
              <w:top w:w="30.0" w:type="dxa"/>
              <w:left w:w="35.0" w:type="dxa"/>
              <w:bottom w:w="30.0" w:type="dxa"/>
              <w:right w:w="35.0" w:type="dxa"/>
            </w:tcMar>
          </w:tcPr>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A30">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3.3</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A31">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Hal-hal yang berada diluar perintah kerja pengoperasian bagian Kondenser, dilaporkan.</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A34">
            <w:pPr>
              <w:jc w:val="center"/>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3.3</w:t>
            </w:r>
          </w:p>
        </w:tc>
        <w:tc>
          <w:tcPr>
            <w:tcMar>
              <w:top w:w="30.0" w:type="dxa"/>
              <w:left w:w="35.0" w:type="dxa"/>
              <w:bottom w:w="30.0" w:type="dxa"/>
              <w:right w:w="35.0" w:type="dxa"/>
            </w:tcMar>
          </w:tcPr>
          <w:p w:rsidR="00000000" w:rsidDel="00000000" w:rsidP="00000000" w:rsidRDefault="00000000" w:rsidRPr="00000000" w14:paraId="00000A35">
            <w:pPr>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Melaporkan hal-hal di luar perintah kerja pengoperasian Kondenser secara disiplin dan cermat, dengan komunikasi yang jelas dan lugas, serta peduli terhadap kebersihan dan keselamatan lingkungan kerja.</w:t>
            </w:r>
          </w:p>
          <w:p w:rsidR="00000000" w:rsidDel="00000000" w:rsidP="00000000" w:rsidRDefault="00000000" w:rsidRPr="00000000" w14:paraId="00000A36">
            <w:pPr>
              <w:rPr>
                <w:rFonts w:ascii="Bookman Old Style" w:cs="Bookman Old Style" w:eastAsia="Bookman Old Style" w:hAnsi="Bookman Old Style"/>
                <w:sz w:val="20"/>
                <w:szCs w:val="20"/>
              </w:rPr>
            </w:pPr>
            <w:r w:rsidDel="00000000" w:rsidR="00000000" w:rsidRPr="00000000">
              <w:rPr>
                <w:rtl w:val="0"/>
              </w:rPr>
            </w:r>
          </w:p>
          <w:p w:rsidR="00000000" w:rsidDel="00000000" w:rsidP="00000000" w:rsidRDefault="00000000" w:rsidRPr="00000000" w14:paraId="00000A37">
            <w:pPr>
              <w:rPr>
                <w:rFonts w:ascii="Bookman Old Style" w:cs="Bookman Old Style" w:eastAsia="Bookman Old Style" w:hAnsi="Bookman Old Style"/>
                <w:color w:val="0000ff"/>
                <w:sz w:val="20"/>
                <w:szCs w:val="20"/>
              </w:rPr>
            </w:pPr>
            <w:r w:rsidDel="00000000" w:rsidR="00000000" w:rsidRPr="00000000">
              <w:rPr>
                <w:rFonts w:ascii="Bookman Old Style" w:cs="Bookman Old Style" w:eastAsia="Bookman Old Style" w:hAnsi="Bookman Old Style"/>
                <w:color w:val="0000ff"/>
                <w:sz w:val="20"/>
                <w:szCs w:val="20"/>
                <w:rtl w:val="0"/>
              </w:rPr>
              <w:t xml:space="preserve">Melaporkan hal-hal yang berada diluar perintah kerja pengoperasian bagian sistem Kondenser,  dengan disiplin, cermat, jelas dalam berkomunikasi, dan mematuhi K2. </w:t>
            </w:r>
          </w:p>
        </w:tc>
        <w:tc>
          <w:tcPr>
            <w:vMerge w:val="continue"/>
            <w:tcMar>
              <w:top w:w="30.0" w:type="dxa"/>
              <w:left w:w="35.0" w:type="dxa"/>
              <w:bottom w:w="30.0" w:type="dxa"/>
              <w:right w:w="35.0" w:type="dxa"/>
            </w:tcMar>
          </w:tcPr>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rHeight w:val="3721.015625" w:hRule="atLeast"/>
          <w:tblHeader w:val="0"/>
        </w:trPr>
        <w:tc>
          <w:tcPr>
            <w:vMerge w:val="continue"/>
            <w:tcMar>
              <w:top w:w="30.0" w:type="dxa"/>
              <w:left w:w="35.0" w:type="dxa"/>
              <w:bottom w:w="30.0" w:type="dxa"/>
              <w:right w:w="35.0" w:type="dxa"/>
            </w:tcMar>
          </w:tcPr>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A3B">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3.4</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A3C">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Pelaksanaan Butir 3.3 yang didukung perintah resmi (tertulis atau ter-rekam melalui saluran yang baku) dilaksanakan.</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A3F">
            <w:pPr>
              <w:jc w:val="center"/>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3.4</w:t>
            </w:r>
          </w:p>
        </w:tc>
        <w:tc>
          <w:tcPr>
            <w:tcMar>
              <w:top w:w="30.0" w:type="dxa"/>
              <w:left w:w="35.0" w:type="dxa"/>
              <w:bottom w:w="30.0" w:type="dxa"/>
              <w:right w:w="35.0" w:type="dxa"/>
            </w:tcMar>
          </w:tcPr>
          <w:p w:rsidR="00000000" w:rsidDel="00000000" w:rsidP="00000000" w:rsidRDefault="00000000" w:rsidRPr="00000000" w14:paraId="00000A40">
            <w:pPr>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Melaksanakan tindakan pada Butir 3.3 setelah didukung perintah resmi secara tertulis atau terekam melalui saluran yang baku secara disiplin dan cermat, dengan komunikasi yang jelas dan lugas, serta peduli terhadap kebersihan dan keselamatan lingkungan kerja.</w:t>
            </w:r>
          </w:p>
          <w:p w:rsidR="00000000" w:rsidDel="00000000" w:rsidP="00000000" w:rsidRDefault="00000000" w:rsidRPr="00000000" w14:paraId="00000A41">
            <w:pPr>
              <w:rPr>
                <w:rFonts w:ascii="Bookman Old Style" w:cs="Bookman Old Style" w:eastAsia="Bookman Old Style" w:hAnsi="Bookman Old Style"/>
                <w:sz w:val="20"/>
                <w:szCs w:val="20"/>
              </w:rPr>
            </w:pPr>
            <w:r w:rsidDel="00000000" w:rsidR="00000000" w:rsidRPr="00000000">
              <w:rPr>
                <w:rtl w:val="0"/>
              </w:rPr>
            </w:r>
          </w:p>
          <w:p w:rsidR="00000000" w:rsidDel="00000000" w:rsidP="00000000" w:rsidRDefault="00000000" w:rsidRPr="00000000" w14:paraId="00000A42">
            <w:pPr>
              <w:rPr>
                <w:rFonts w:ascii="Bookman Old Style" w:cs="Bookman Old Style" w:eastAsia="Bookman Old Style" w:hAnsi="Bookman Old Style"/>
                <w:color w:val="0000ff"/>
                <w:sz w:val="20"/>
                <w:szCs w:val="20"/>
              </w:rPr>
            </w:pPr>
            <w:r w:rsidDel="00000000" w:rsidR="00000000" w:rsidRPr="00000000">
              <w:rPr>
                <w:rFonts w:ascii="Bookman Old Style" w:cs="Bookman Old Style" w:eastAsia="Bookman Old Style" w:hAnsi="Bookman Old Style"/>
                <w:color w:val="0000ff"/>
                <w:sz w:val="20"/>
                <w:szCs w:val="20"/>
                <w:rtl w:val="0"/>
              </w:rPr>
              <w:t xml:space="preserve">Melaksanakan pelaksanaan Butir 3.3 yang didukung perintah resmi (tertulis atau ter-rekam melalui saluran yang baku)  dengan disiplin, cermat, jelas dalam berkomunikasi, dan mematuhi K2. </w:t>
            </w:r>
          </w:p>
        </w:tc>
        <w:tc>
          <w:tcPr>
            <w:vMerge w:val="continue"/>
            <w:tcMar>
              <w:top w:w="30.0" w:type="dxa"/>
              <w:left w:w="35.0" w:type="dxa"/>
              <w:bottom w:w="30.0" w:type="dxa"/>
              <w:right w:w="35.0" w:type="dxa"/>
            </w:tcMar>
          </w:tcPr>
          <w:p w:rsidR="00000000" w:rsidDel="00000000" w:rsidP="00000000" w:rsidRDefault="00000000" w:rsidRPr="00000000" w14:paraId="00000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blHeader w:val="0"/>
        </w:trPr>
        <w:tc>
          <w:tcPr>
            <w:vMerge w:val="restart"/>
            <w:tcMar>
              <w:top w:w="30.0" w:type="dxa"/>
              <w:left w:w="35.0" w:type="dxa"/>
              <w:bottom w:w="30.0" w:type="dxa"/>
              <w:right w:w="35.0" w:type="dxa"/>
            </w:tcMar>
          </w:tcPr>
          <w:p w:rsidR="00000000" w:rsidDel="00000000" w:rsidP="00000000" w:rsidRDefault="00000000" w:rsidRPr="00000000" w14:paraId="00000A44">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4.</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A45">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Membuat laporan hasil pengoperasian Kondenser</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A46">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4.1</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A47">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Laporan pelaksanaan pengoperasian Kondenser sesuai standar dibuat.</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A48">
            <w:pPr>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Tersusun dan ditandatanganinya laporan hasil pengoperasian Kondenser sesuai standar.</w:t>
            </w:r>
          </w:p>
          <w:p w:rsidR="00000000" w:rsidDel="00000000" w:rsidP="00000000" w:rsidRDefault="00000000" w:rsidRPr="00000000" w14:paraId="00000A49">
            <w:pPr>
              <w:rPr>
                <w:rFonts w:ascii="Bookman Old Style" w:cs="Bookman Old Style" w:eastAsia="Bookman Old Style" w:hAnsi="Bookman Old Style"/>
                <w:sz w:val="20"/>
                <w:szCs w:val="20"/>
              </w:rPr>
            </w:pPr>
            <w:r w:rsidDel="00000000" w:rsidR="00000000" w:rsidRPr="00000000">
              <w:rPr>
                <w:rtl w:val="0"/>
              </w:rPr>
            </w:r>
          </w:p>
          <w:p w:rsidR="00000000" w:rsidDel="00000000" w:rsidP="00000000" w:rsidRDefault="00000000" w:rsidRPr="00000000" w14:paraId="00000A4A">
            <w:pPr>
              <w:rPr>
                <w:rFonts w:ascii="Bookman Old Style" w:cs="Bookman Old Style" w:eastAsia="Bookman Old Style" w:hAnsi="Bookman Old Style"/>
                <w:color w:val="0000ff"/>
                <w:sz w:val="20"/>
                <w:szCs w:val="20"/>
              </w:rPr>
            </w:pPr>
            <w:r w:rsidDel="00000000" w:rsidR="00000000" w:rsidRPr="00000000">
              <w:rPr>
                <w:rFonts w:ascii="Bookman Old Style" w:cs="Bookman Old Style" w:eastAsia="Bookman Old Style" w:hAnsi="Bookman Old Style"/>
                <w:color w:val="0000ff"/>
                <w:sz w:val="20"/>
                <w:szCs w:val="20"/>
                <w:rtl w:val="0"/>
              </w:rPr>
              <w:t xml:space="preserve">Terlaksananya membuat laporan laporan hasil pengoperasian Kondenser sesuai standar secara lengkap, akurat, jelas, dan dapat ditelusuri </w:t>
            </w:r>
          </w:p>
        </w:tc>
        <w:tc>
          <w:tcPr>
            <w:vMerge w:val="restart"/>
            <w:tcMar>
              <w:top w:w="30.0" w:type="dxa"/>
              <w:left w:w="35.0" w:type="dxa"/>
              <w:bottom w:w="30.0" w:type="dxa"/>
              <w:right w:w="35.0" w:type="dxa"/>
            </w:tcMar>
          </w:tcPr>
          <w:p w:rsidR="00000000" w:rsidDel="00000000" w:rsidP="00000000" w:rsidRDefault="00000000" w:rsidRPr="00000000" w14:paraId="00000A4B">
            <w:pPr>
              <w:rPr>
                <w:sz w:val="20"/>
                <w:szCs w:val="20"/>
              </w:rPr>
            </w:pPr>
            <w:r w:rsidDel="00000000" w:rsidR="00000000" w:rsidRPr="00000000">
              <w:rPr>
                <w:rFonts w:ascii="Bookman Old Style" w:cs="Bookman Old Style" w:eastAsia="Bookman Old Style" w:hAnsi="Bookman Old Style"/>
                <w:sz w:val="20"/>
                <w:szCs w:val="20"/>
                <w:rtl w:val="0"/>
              </w:rPr>
              <w:t xml:space="preserve">Penjelasan tentang:</w:t>
            </w:r>
            <w:r w:rsidDel="00000000" w:rsidR="00000000" w:rsidRPr="00000000">
              <w:rPr>
                <w:rtl w:val="0"/>
              </w:rPr>
            </w:r>
          </w:p>
          <w:p w:rsidR="00000000" w:rsidDel="00000000" w:rsidP="00000000" w:rsidRDefault="00000000" w:rsidRPr="00000000" w14:paraId="00000A4C">
            <w:pPr>
              <w:rPr>
                <w:sz w:val="20"/>
                <w:szCs w:val="20"/>
              </w:rPr>
            </w:pPr>
            <w:r w:rsidDel="00000000" w:rsidR="00000000" w:rsidRPr="00000000">
              <w:rPr>
                <w:rFonts w:ascii="Bookman Old Style" w:cs="Bookman Old Style" w:eastAsia="Bookman Old Style" w:hAnsi="Bookman Old Style"/>
                <w:sz w:val="20"/>
                <w:szCs w:val="20"/>
                <w:rtl w:val="0"/>
              </w:rPr>
              <w:t xml:space="preserve">1. Teknik pembuatan laporan hasil pengoperasian Kondenser</w:t>
            </w:r>
            <w:r w:rsidDel="00000000" w:rsidR="00000000" w:rsidRPr="00000000">
              <w:rPr>
                <w:rtl w:val="0"/>
              </w:rPr>
            </w:r>
          </w:p>
          <w:p w:rsidR="00000000" w:rsidDel="00000000" w:rsidP="00000000" w:rsidRDefault="00000000" w:rsidRPr="00000000" w14:paraId="00000A4D">
            <w:pPr>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2. Standar formulir, kelengkapan data, dan penandatanganan laporan</w:t>
            </w:r>
          </w:p>
          <w:p w:rsidR="00000000" w:rsidDel="00000000" w:rsidP="00000000" w:rsidRDefault="00000000" w:rsidRPr="00000000" w14:paraId="00000A4E">
            <w:pPr>
              <w:rPr>
                <w:rFonts w:ascii="Bookman Old Style" w:cs="Bookman Old Style" w:eastAsia="Bookman Old Style" w:hAnsi="Bookman Old Style"/>
                <w:sz w:val="20"/>
                <w:szCs w:val="20"/>
              </w:rPr>
            </w:pPr>
            <w:r w:rsidDel="00000000" w:rsidR="00000000" w:rsidRPr="00000000">
              <w:rPr>
                <w:rtl w:val="0"/>
              </w:rPr>
            </w:r>
          </w:p>
          <w:p w:rsidR="00000000" w:rsidDel="00000000" w:rsidP="00000000" w:rsidRDefault="00000000" w:rsidRPr="00000000" w14:paraId="00000A4F">
            <w:pPr>
              <w:spacing w:after="160" w:line="252.00000000000003" w:lineRule="auto"/>
              <w:rPr>
                <w:rFonts w:ascii="Bookman Old Style" w:cs="Bookman Old Style" w:eastAsia="Bookman Old Style" w:hAnsi="Bookman Old Style"/>
                <w:color w:val="0000ff"/>
                <w:sz w:val="20"/>
                <w:szCs w:val="20"/>
              </w:rPr>
            </w:pPr>
            <w:r w:rsidDel="00000000" w:rsidR="00000000" w:rsidRPr="00000000">
              <w:rPr>
                <w:rFonts w:ascii="Bookman Old Style" w:cs="Bookman Old Style" w:eastAsia="Bookman Old Style" w:hAnsi="Bookman Old Style"/>
                <w:color w:val="0000ff"/>
                <w:sz w:val="20"/>
                <w:szCs w:val="20"/>
                <w:rtl w:val="0"/>
              </w:rPr>
              <w:t xml:space="preserve">Penjelasan tentang:</w:t>
            </w:r>
          </w:p>
          <w:p w:rsidR="00000000" w:rsidDel="00000000" w:rsidP="00000000" w:rsidRDefault="00000000" w:rsidRPr="00000000" w14:paraId="00000A50">
            <w:pPr>
              <w:spacing w:after="160" w:line="252.00000000000003" w:lineRule="auto"/>
              <w:rPr>
                <w:rFonts w:ascii="Bookman Old Style" w:cs="Bookman Old Style" w:eastAsia="Bookman Old Style" w:hAnsi="Bookman Old Style"/>
                <w:color w:val="0000ff"/>
                <w:sz w:val="20"/>
                <w:szCs w:val="20"/>
              </w:rPr>
            </w:pPr>
            <w:r w:rsidDel="00000000" w:rsidR="00000000" w:rsidRPr="00000000">
              <w:rPr>
                <w:rFonts w:ascii="Bookman Old Style" w:cs="Bookman Old Style" w:eastAsia="Bookman Old Style" w:hAnsi="Bookman Old Style"/>
                <w:color w:val="0000ff"/>
                <w:sz w:val="20"/>
                <w:szCs w:val="20"/>
                <w:rtl w:val="0"/>
              </w:rPr>
              <w:t xml:space="preserve">1. Jenis, fungsi, dan isi lembar catatan operasi serta formulir laporan pengoperasian.</w:t>
            </w:r>
          </w:p>
          <w:p w:rsidR="00000000" w:rsidDel="00000000" w:rsidP="00000000" w:rsidRDefault="00000000" w:rsidRPr="00000000" w14:paraId="00000A51">
            <w:pPr>
              <w:spacing w:after="160" w:line="252.00000000000003" w:lineRule="auto"/>
              <w:rPr>
                <w:rFonts w:ascii="Bookman Old Style" w:cs="Bookman Old Style" w:eastAsia="Bookman Old Style" w:hAnsi="Bookman Old Style"/>
                <w:color w:val="0000ff"/>
                <w:sz w:val="20"/>
                <w:szCs w:val="20"/>
              </w:rPr>
            </w:pPr>
            <w:r w:rsidDel="00000000" w:rsidR="00000000" w:rsidRPr="00000000">
              <w:rPr>
                <w:rFonts w:ascii="Bookman Old Style" w:cs="Bookman Old Style" w:eastAsia="Bookman Old Style" w:hAnsi="Bookman Old Style"/>
                <w:color w:val="0000ff"/>
                <w:sz w:val="20"/>
                <w:szCs w:val="20"/>
                <w:rtl w:val="0"/>
              </w:rPr>
              <w:t xml:space="preserve">2. Teknik pencatatan parameter dan kondisi penyimpangan.</w:t>
            </w:r>
          </w:p>
          <w:p w:rsidR="00000000" w:rsidDel="00000000" w:rsidP="00000000" w:rsidRDefault="00000000" w:rsidRPr="00000000" w14:paraId="00000A52">
            <w:pPr>
              <w:spacing w:after="160" w:line="252.00000000000003" w:lineRule="auto"/>
              <w:rPr>
                <w:rFonts w:ascii="Bookman Old Style" w:cs="Bookman Old Style" w:eastAsia="Bookman Old Style" w:hAnsi="Bookman Old Style"/>
                <w:color w:val="0000ff"/>
                <w:sz w:val="20"/>
                <w:szCs w:val="20"/>
              </w:rPr>
            </w:pPr>
            <w:r w:rsidDel="00000000" w:rsidR="00000000" w:rsidRPr="00000000">
              <w:rPr>
                <w:rFonts w:ascii="Bookman Old Style" w:cs="Bookman Old Style" w:eastAsia="Bookman Old Style" w:hAnsi="Bookman Old Style"/>
                <w:color w:val="0000ff"/>
                <w:sz w:val="20"/>
                <w:szCs w:val="20"/>
                <w:rtl w:val="0"/>
              </w:rPr>
              <w:t xml:space="preserve">3. Teknik penyusunan laporan hasil pengoperasian Kondenser.</w:t>
            </w:r>
          </w:p>
          <w:p w:rsidR="00000000" w:rsidDel="00000000" w:rsidP="00000000" w:rsidRDefault="00000000" w:rsidRPr="00000000" w14:paraId="00000A53">
            <w:pPr>
              <w:rPr>
                <w:rFonts w:ascii="Bookman Old Style" w:cs="Bookman Old Style" w:eastAsia="Bookman Old Style" w:hAnsi="Bookman Old Style"/>
                <w:color w:val="0000ff"/>
                <w:sz w:val="20"/>
                <w:szCs w:val="20"/>
              </w:rPr>
            </w:pPr>
            <w:r w:rsidDel="00000000" w:rsidR="00000000" w:rsidRPr="00000000">
              <w:rPr>
                <w:rFonts w:ascii="Bookman Old Style" w:cs="Bookman Old Style" w:eastAsia="Bookman Old Style" w:hAnsi="Bookman Old Style"/>
                <w:color w:val="0000ff"/>
                <w:sz w:val="20"/>
                <w:szCs w:val="20"/>
                <w:rtl w:val="0"/>
              </w:rPr>
              <w:t xml:space="preserve">4. Prosedur pemeriksaan, pengesahan, dan penandatanganan laporan. </w:t>
            </w:r>
          </w:p>
        </w:tc>
        <w:tc>
          <w:tcPr>
            <w:tcMar>
              <w:top w:w="30.0" w:type="dxa"/>
              <w:left w:w="35.0" w:type="dxa"/>
              <w:bottom w:w="30.0" w:type="dxa"/>
              <w:right w:w="35.0" w:type="dxa"/>
            </w:tcMar>
          </w:tcPr>
          <w:p w:rsidR="00000000" w:rsidDel="00000000" w:rsidP="00000000" w:rsidRDefault="00000000" w:rsidRPr="00000000" w14:paraId="00000A54">
            <w:pPr>
              <w:jc w:val="center"/>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4.1</w:t>
            </w:r>
          </w:p>
        </w:tc>
        <w:tc>
          <w:tcPr>
            <w:tcMar>
              <w:top w:w="30.0" w:type="dxa"/>
              <w:left w:w="35.0" w:type="dxa"/>
              <w:bottom w:w="30.0" w:type="dxa"/>
              <w:right w:w="35.0" w:type="dxa"/>
            </w:tcMar>
          </w:tcPr>
          <w:p w:rsidR="00000000" w:rsidDel="00000000" w:rsidP="00000000" w:rsidRDefault="00000000" w:rsidRPr="00000000" w14:paraId="00000A55">
            <w:pPr>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Membuat laporan pelaksanaan pengoperasian Kondenser sesuai standar secara disiplin dan cermat, dengan komunikasi yang jelas dan lugas, serta peduli terhadap kebersihan dan keselamatan lingkungan kerja.</w:t>
            </w:r>
          </w:p>
          <w:p w:rsidR="00000000" w:rsidDel="00000000" w:rsidP="00000000" w:rsidRDefault="00000000" w:rsidRPr="00000000" w14:paraId="00000A56">
            <w:pPr>
              <w:rPr>
                <w:rFonts w:ascii="Bookman Old Style" w:cs="Bookman Old Style" w:eastAsia="Bookman Old Style" w:hAnsi="Bookman Old Style"/>
                <w:sz w:val="20"/>
                <w:szCs w:val="20"/>
              </w:rPr>
            </w:pPr>
            <w:r w:rsidDel="00000000" w:rsidR="00000000" w:rsidRPr="00000000">
              <w:rPr>
                <w:rtl w:val="0"/>
              </w:rPr>
            </w:r>
          </w:p>
          <w:p w:rsidR="00000000" w:rsidDel="00000000" w:rsidP="00000000" w:rsidRDefault="00000000" w:rsidRPr="00000000" w14:paraId="00000A57">
            <w:pPr>
              <w:rPr>
                <w:rFonts w:ascii="Bookman Old Style" w:cs="Bookman Old Style" w:eastAsia="Bookman Old Style" w:hAnsi="Bookman Old Style"/>
                <w:color w:val="0000ff"/>
                <w:sz w:val="20"/>
                <w:szCs w:val="20"/>
              </w:rPr>
            </w:pPr>
            <w:r w:rsidDel="00000000" w:rsidR="00000000" w:rsidRPr="00000000">
              <w:rPr>
                <w:rFonts w:ascii="Bookman Old Style" w:cs="Bookman Old Style" w:eastAsia="Bookman Old Style" w:hAnsi="Bookman Old Style"/>
                <w:color w:val="0000ff"/>
                <w:sz w:val="20"/>
                <w:szCs w:val="20"/>
                <w:rtl w:val="0"/>
              </w:rPr>
              <w:t xml:space="preserve">Membuat laporan pelaksanaan pengoperasian sistem Kondenser sesuai standar dengan disiplin, cermat, jelas dalam berkomunikasi, dan mematuhi K2. </w:t>
            </w:r>
          </w:p>
        </w:tc>
        <w:tc>
          <w:tcPr>
            <w:vMerge w:val="restart"/>
            <w:tcMar>
              <w:top w:w="30.0" w:type="dxa"/>
              <w:left w:w="35.0" w:type="dxa"/>
              <w:bottom w:w="30.0" w:type="dxa"/>
              <w:right w:w="35.0" w:type="dxa"/>
            </w:tcMar>
          </w:tcPr>
          <w:p w:rsidR="00000000" w:rsidDel="00000000" w:rsidP="00000000" w:rsidRDefault="00000000" w:rsidRPr="00000000" w14:paraId="00000A58">
            <w:pPr>
              <w:jc w:val="center"/>
              <w:rPr>
                <w:rFonts w:ascii="Bookman Old Style" w:cs="Bookman Old Style" w:eastAsia="Bookman Old Style" w:hAnsi="Bookman Old Style"/>
                <w:sz w:val="24"/>
                <w:szCs w:val="24"/>
              </w:rPr>
            </w:pPr>
            <w:ins w:author="prihatmaka prihatmaka" w:id="281" w:date="2026-08-29T05:10:26Z">
              <w:r w:rsidDel="00000000" w:rsidR="00000000" w:rsidRPr="00000000">
                <w:rPr>
                  <w:rFonts w:ascii="Bookman Old Style" w:cs="Bookman Old Style" w:eastAsia="Bookman Old Style" w:hAnsi="Bookman Old Style"/>
                  <w:sz w:val="20"/>
                  <w:szCs w:val="20"/>
                  <w:rtl w:val="0"/>
                  <w:rPrChange w:author="prihatmaka prihatmaka" w:id="282" w:date="2026-08-29T05:10:26Z">
                    <w:rPr/>
                  </w:rPrChange>
                </w:rPr>
                <w:t xml:space="preserve">2</w:t>
              </w:r>
            </w:ins>
            <w:del w:author="prihatmaka prihatmaka" w:id="281" w:date="2026-08-29T05:10:26Z">
              <w:r w:rsidDel="00000000" w:rsidR="00000000" w:rsidRPr="00000000">
                <w:rPr>
                  <w:rFonts w:ascii="Bookman Old Style" w:cs="Bookman Old Style" w:eastAsia="Bookman Old Style" w:hAnsi="Bookman Old Style"/>
                  <w:sz w:val="20"/>
                  <w:szCs w:val="20"/>
                  <w:rtl w:val="0"/>
                  <w:rPrChange w:author="prihatmaka prihatmaka" w:id="282" w:date="2026-08-29T05:10:26Z">
                    <w:rPr>
                      <w:rFonts w:ascii="Bookman Old Style" w:cs="Bookman Old Style" w:eastAsia="Bookman Old Style" w:hAnsi="Bookman Old Style"/>
                      <w:sz w:val="20"/>
                      <w:szCs w:val="20"/>
                    </w:rPr>
                  </w:rPrChange>
                </w:rPr>
                <w:delText xml:space="preserve">4</w:delText>
              </w:r>
            </w:del>
            <w:r w:rsidDel="00000000" w:rsidR="00000000" w:rsidRPr="00000000">
              <w:rPr>
                <w:rFonts w:ascii="Bookman Old Style" w:cs="Bookman Old Style" w:eastAsia="Bookman Old Style" w:hAnsi="Bookman Old Style"/>
                <w:sz w:val="20"/>
                <w:szCs w:val="20"/>
                <w:rtl w:val="0"/>
              </w:rPr>
              <w:t xml:space="preserve"> JP</w:t>
            </w:r>
            <w:r w:rsidDel="00000000" w:rsidR="00000000" w:rsidRPr="00000000">
              <w:rPr>
                <w:rtl w:val="0"/>
              </w:rPr>
            </w:r>
          </w:p>
        </w:tc>
      </w:tr>
      <w:tr>
        <w:trPr>
          <w:cantSplit w:val="1"/>
          <w:tblHeader w:val="0"/>
        </w:trPr>
        <w:tc>
          <w:tcPr>
            <w:vMerge w:val="continue"/>
            <w:tcMar>
              <w:top w:w="30.0" w:type="dxa"/>
              <w:left w:w="35.0" w:type="dxa"/>
              <w:bottom w:w="30.0" w:type="dxa"/>
              <w:right w:w="35.0" w:type="dxa"/>
            </w:tcMar>
          </w:tcPr>
          <w:p w:rsidR="00000000" w:rsidDel="00000000" w:rsidP="00000000" w:rsidRDefault="00000000" w:rsidRPr="00000000" w14:paraId="00000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A5B">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4.2</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A5C">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Form laporan hasil pelaksanaan pengoperasian Kondenser ditandatangani.</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A5F">
            <w:pPr>
              <w:jc w:val="center"/>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4.2</w:t>
            </w:r>
          </w:p>
        </w:tc>
        <w:tc>
          <w:tcPr>
            <w:tcMar>
              <w:top w:w="30.0" w:type="dxa"/>
              <w:left w:w="35.0" w:type="dxa"/>
              <w:bottom w:w="30.0" w:type="dxa"/>
              <w:right w:w="35.0" w:type="dxa"/>
            </w:tcMar>
          </w:tcPr>
          <w:p w:rsidR="00000000" w:rsidDel="00000000" w:rsidP="00000000" w:rsidRDefault="00000000" w:rsidRPr="00000000" w14:paraId="00000A60">
            <w:pPr>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Menandatangani formulir laporan hasil pelaksanaan pengoperasian Kondenser secara disiplin dan cermat, dengan komunikasi yang jelas dan lugas, serta peduli terhadap kebersihan dan keselamatan lingkungan kerja.</w:t>
            </w:r>
          </w:p>
          <w:p w:rsidR="00000000" w:rsidDel="00000000" w:rsidP="00000000" w:rsidRDefault="00000000" w:rsidRPr="00000000" w14:paraId="00000A61">
            <w:pPr>
              <w:rPr>
                <w:rFonts w:ascii="Bookman Old Style" w:cs="Bookman Old Style" w:eastAsia="Bookman Old Style" w:hAnsi="Bookman Old Style"/>
                <w:sz w:val="20"/>
                <w:szCs w:val="20"/>
              </w:rPr>
            </w:pPr>
            <w:r w:rsidDel="00000000" w:rsidR="00000000" w:rsidRPr="00000000">
              <w:rPr>
                <w:rtl w:val="0"/>
              </w:rPr>
            </w:r>
          </w:p>
          <w:p w:rsidR="00000000" w:rsidDel="00000000" w:rsidP="00000000" w:rsidRDefault="00000000" w:rsidRPr="00000000" w14:paraId="00000A62">
            <w:pPr>
              <w:rPr>
                <w:rFonts w:ascii="Bookman Old Style" w:cs="Bookman Old Style" w:eastAsia="Bookman Old Style" w:hAnsi="Bookman Old Style"/>
                <w:color w:val="0000ff"/>
                <w:sz w:val="20"/>
                <w:szCs w:val="20"/>
              </w:rPr>
            </w:pPr>
            <w:r w:rsidDel="00000000" w:rsidR="00000000" w:rsidRPr="00000000">
              <w:rPr>
                <w:rFonts w:ascii="Bookman Old Style" w:cs="Bookman Old Style" w:eastAsia="Bookman Old Style" w:hAnsi="Bookman Old Style"/>
                <w:color w:val="0000ff"/>
                <w:sz w:val="20"/>
                <w:szCs w:val="20"/>
                <w:rtl w:val="0"/>
              </w:rPr>
              <w:t xml:space="preserve">Menandatangani formulir laporan hasil pelaksanaan pengoperasian sistem Kondenser dengan disiplin, cermat, jelas dalam berkomunikasi, dan mematuhi K2. </w:t>
            </w:r>
          </w:p>
        </w:tc>
        <w:tc>
          <w:tcPr>
            <w:vMerge w:val="continue"/>
            <w:tcMar>
              <w:top w:w="30.0" w:type="dxa"/>
              <w:left w:w="35.0" w:type="dxa"/>
              <w:bottom w:w="30.0" w:type="dxa"/>
              <w:right w:w="35.0" w:type="dxa"/>
            </w:tcMar>
          </w:tcPr>
          <w:p w:rsidR="00000000" w:rsidDel="00000000" w:rsidP="00000000" w:rsidRDefault="00000000" w:rsidRPr="00000000" w14:paraId="00000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blHeader w:val="0"/>
        </w:trPr>
        <w:tc>
          <w:tcPr>
            <w:gridSpan w:val="9"/>
            <w:tcMar>
              <w:top w:w="30.0" w:type="dxa"/>
              <w:left w:w="35.0" w:type="dxa"/>
              <w:bottom w:w="30.0" w:type="dxa"/>
              <w:right w:w="35.0" w:type="dxa"/>
            </w:tcMar>
          </w:tcPr>
          <w:p w:rsidR="00000000" w:rsidDel="00000000" w:rsidP="00000000" w:rsidRDefault="00000000" w:rsidRPr="00000000" w14:paraId="00000A64">
            <w:pPr>
              <w:jc w:val="both"/>
              <w:rPr/>
            </w:pPr>
            <w:r w:rsidDel="00000000" w:rsidR="00000000" w:rsidRPr="00000000">
              <w:rPr>
                <w:rFonts w:ascii="Bookman Old Style" w:cs="Bookman Old Style" w:eastAsia="Bookman Old Style" w:hAnsi="Bookman Old Style"/>
                <w:b w:val="1"/>
                <w:bCs w:val="1"/>
                <w:sz w:val="20"/>
                <w:szCs w:val="20"/>
                <w:rtl w:val="0"/>
              </w:rPr>
              <w:t xml:space="preserve">Asesmen</w:t>
              <w:br w:type="textWrapping"/>
            </w:r>
            <w:r w:rsidDel="00000000" w:rsidR="00000000" w:rsidRPr="00000000">
              <w:rPr>
                <w:rtl w:val="0"/>
              </w:rPr>
            </w:r>
          </w:p>
        </w:tc>
      </w:tr>
    </w:tbl>
    <w:p w:rsidR="00000000" w:rsidDel="00000000" w:rsidP="00000000" w:rsidRDefault="00000000" w:rsidRPr="00000000" w14:paraId="00000A6D">
      <w:pPr>
        <w:rPr>
          <w:rFonts w:ascii="Bookman Old Style" w:cs="Bookman Old Style" w:eastAsia="Bookman Old Style" w:hAnsi="Bookman Old Style"/>
          <w:sz w:val="24"/>
          <w:szCs w:val="24"/>
        </w:rPr>
      </w:pPr>
      <w:r w:rsidDel="00000000" w:rsidR="00000000" w:rsidRPr="00000000">
        <w:rPr>
          <w:rtl w:val="0"/>
        </w:rPr>
      </w:r>
    </w:p>
    <w:tbl>
      <w:tblPr>
        <w:tblStyle w:val="Table29"/>
        <w:tblW w:w="13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60"/>
        <w:gridCol w:w="2500"/>
        <w:gridCol w:w="360"/>
        <w:gridCol w:w="10100"/>
        <w:tblGridChange w:id="0">
          <w:tblGrid>
            <w:gridCol w:w="760"/>
            <w:gridCol w:w="2500"/>
            <w:gridCol w:w="360"/>
            <w:gridCol w:w="10100"/>
          </w:tblGrid>
        </w:tblGridChange>
      </w:tblGrid>
      <w:tr>
        <w:trPr>
          <w:cantSplit w:val="1"/>
          <w:tblHeader w:val="0"/>
        </w:trPr>
        <w:tc>
          <w:tcPr>
            <w:vMerge w:val="restart"/>
            <w:tcMar>
              <w:top w:w="35.0" w:type="dxa"/>
              <w:left w:w="55.0" w:type="dxa"/>
              <w:bottom w:w="35.0" w:type="dxa"/>
              <w:right w:w="55.0" w:type="dxa"/>
            </w:tcMar>
          </w:tcPr>
          <w:p w:rsidR="00000000" w:rsidDel="00000000" w:rsidP="00000000" w:rsidRDefault="00000000" w:rsidRPr="00000000" w14:paraId="00000A6E">
            <w:pPr>
              <w:rPr/>
            </w:pPr>
            <w:r w:rsidDel="00000000" w:rsidR="00000000" w:rsidRPr="00000000">
              <w:rPr>
                <w:rFonts w:ascii="Bookman Old Style" w:cs="Bookman Old Style" w:eastAsia="Bookman Old Style" w:hAnsi="Bookman Old Style"/>
                <w:rtl w:val="0"/>
              </w:rPr>
              <w:t xml:space="preserve">1.14.</w:t>
            </w: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A6F">
            <w:pPr>
              <w:rPr/>
            </w:pPr>
            <w:r w:rsidDel="00000000" w:rsidR="00000000" w:rsidRPr="00000000">
              <w:rPr>
                <w:rFonts w:ascii="Bookman Old Style" w:cs="Bookman Old Style" w:eastAsia="Bookman Old Style" w:hAnsi="Bookman Old Style"/>
                <w:rtl w:val="0"/>
              </w:rPr>
              <w:t xml:space="preserve">Judul Unit Kompetensi</w:t>
            </w: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A70">
            <w:pPr>
              <w:jc w:val="center"/>
              <w:rPr/>
            </w:pPr>
            <w:r w:rsidDel="00000000" w:rsidR="00000000" w:rsidRPr="00000000">
              <w:rPr>
                <w:rFonts w:ascii="Bookman Old Style" w:cs="Bookman Old Style" w:eastAsia="Bookman Old Style" w:hAnsi="Bookman Old Style"/>
                <w:rtl w:val="0"/>
              </w:rPr>
              <w:t xml:space="preserve">:</w:t>
            </w:r>
            <w:r w:rsidDel="00000000" w:rsidR="00000000" w:rsidRPr="00000000">
              <w:rPr>
                <w:rtl w:val="0"/>
              </w:rPr>
            </w:r>
          </w:p>
        </w:tc>
        <w:tc>
          <w:tcPr>
            <w:tcMar>
              <w:top w:w="35.0" w:type="dxa"/>
              <w:left w:w="55.0" w:type="dxa"/>
              <w:bottom w:w="35.0" w:type="dxa"/>
              <w:right w:w="55.0" w:type="dxa"/>
            </w:tcMar>
          </w:tcPr>
          <w:p w:rsidR="00000000" w:rsidDel="00000000" w:rsidP="00000000" w:rsidRDefault="00000000" w:rsidRPr="00000000" w14:paraId="00000A71">
            <w:pPr>
              <w:rPr/>
            </w:pPr>
            <w:r w:rsidDel="00000000" w:rsidR="00000000" w:rsidRPr="00000000">
              <w:rPr>
                <w:rFonts w:ascii="Bookman Old Style" w:cs="Bookman Old Style" w:eastAsia="Bookman Old Style" w:hAnsi="Bookman Old Style"/>
                <w:rtl w:val="0"/>
              </w:rPr>
              <w:t xml:space="preserve">Mengoperasikan Sistem Pendingin bagi Pelaksana Madya</w:t>
            </w:r>
            <w:r w:rsidDel="00000000" w:rsidR="00000000" w:rsidRPr="00000000">
              <w:rPr>
                <w:rtl w:val="0"/>
              </w:rPr>
            </w:r>
          </w:p>
        </w:tc>
      </w:tr>
      <w:tr>
        <w:trPr>
          <w:cantSplit w:val="1"/>
          <w:tblHeader w:val="0"/>
        </w:trPr>
        <w:tc>
          <w:tcPr>
            <w:vMerge w:val="continue"/>
            <w:tcMar>
              <w:top w:w="35.0" w:type="dxa"/>
              <w:left w:w="55.0" w:type="dxa"/>
              <w:bottom w:w="35.0" w:type="dxa"/>
              <w:right w:w="55.0" w:type="dxa"/>
            </w:tcMar>
          </w:tcPr>
          <w:p w:rsidR="00000000" w:rsidDel="00000000" w:rsidP="00000000" w:rsidRDefault="00000000" w:rsidRPr="00000000" w14:paraId="00000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A73">
            <w:pPr>
              <w:rPr/>
            </w:pPr>
            <w:r w:rsidDel="00000000" w:rsidR="00000000" w:rsidRPr="00000000">
              <w:rPr>
                <w:rFonts w:ascii="Bookman Old Style" w:cs="Bookman Old Style" w:eastAsia="Bookman Old Style" w:hAnsi="Bookman Old Style"/>
                <w:rtl w:val="0"/>
              </w:rPr>
              <w:t xml:space="preserve">Kode</w:t>
            </w: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A74">
            <w:pPr>
              <w:jc w:val="center"/>
              <w:rPr/>
            </w:pPr>
            <w:r w:rsidDel="00000000" w:rsidR="00000000" w:rsidRPr="00000000">
              <w:rPr>
                <w:rFonts w:ascii="Bookman Old Style" w:cs="Bookman Old Style" w:eastAsia="Bookman Old Style" w:hAnsi="Bookman Old Style"/>
                <w:rtl w:val="0"/>
              </w:rPr>
              <w:t xml:space="preserve">:</w:t>
            </w:r>
            <w:r w:rsidDel="00000000" w:rsidR="00000000" w:rsidRPr="00000000">
              <w:rPr>
                <w:rtl w:val="0"/>
              </w:rPr>
            </w:r>
          </w:p>
        </w:tc>
        <w:tc>
          <w:tcPr>
            <w:tcMar>
              <w:top w:w="35.0" w:type="dxa"/>
              <w:left w:w="55.0" w:type="dxa"/>
              <w:bottom w:w="35.0" w:type="dxa"/>
              <w:right w:w="55.0" w:type="dxa"/>
            </w:tcMar>
          </w:tcPr>
          <w:p w:rsidR="00000000" w:rsidDel="00000000" w:rsidP="00000000" w:rsidRDefault="00000000" w:rsidRPr="00000000" w14:paraId="00000A75">
            <w:pPr>
              <w:rPr/>
            </w:pPr>
            <w:r w:rsidDel="00000000" w:rsidR="00000000" w:rsidRPr="00000000">
              <w:rPr>
                <w:rFonts w:ascii="Bookman Old Style" w:cs="Bookman Old Style" w:eastAsia="Bookman Old Style" w:hAnsi="Bookman Old Style"/>
                <w:rtl w:val="0"/>
              </w:rPr>
              <w:t xml:space="preserve">D.35.114.00.027.1</w:t>
            </w:r>
            <w:r w:rsidDel="00000000" w:rsidR="00000000" w:rsidRPr="00000000">
              <w:rPr>
                <w:rtl w:val="0"/>
              </w:rPr>
            </w:r>
          </w:p>
        </w:tc>
      </w:tr>
      <w:tr>
        <w:trPr>
          <w:cantSplit w:val="1"/>
          <w:tblHeader w:val="0"/>
        </w:trPr>
        <w:tc>
          <w:tcPr>
            <w:vMerge w:val="continue"/>
            <w:tcMar>
              <w:top w:w="35.0" w:type="dxa"/>
              <w:left w:w="55.0" w:type="dxa"/>
              <w:bottom w:w="35.0" w:type="dxa"/>
              <w:right w:w="55.0" w:type="dxa"/>
            </w:tcMar>
          </w:tcPr>
          <w:p w:rsidR="00000000" w:rsidDel="00000000" w:rsidP="00000000" w:rsidRDefault="00000000" w:rsidRPr="00000000" w14:paraId="00000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A77">
            <w:pPr>
              <w:rPr/>
            </w:pPr>
            <w:r w:rsidDel="00000000" w:rsidR="00000000" w:rsidRPr="00000000">
              <w:rPr>
                <w:rFonts w:ascii="Bookman Old Style" w:cs="Bookman Old Style" w:eastAsia="Bookman Old Style" w:hAnsi="Bookman Old Style"/>
                <w:rtl w:val="0"/>
              </w:rPr>
              <w:t xml:space="preserve">Perkiraan Waktu</w:t>
            </w: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A78">
            <w:pPr>
              <w:jc w:val="center"/>
              <w:rPr/>
            </w:pPr>
            <w:r w:rsidDel="00000000" w:rsidR="00000000" w:rsidRPr="00000000">
              <w:rPr>
                <w:rFonts w:ascii="Bookman Old Style" w:cs="Bookman Old Style" w:eastAsia="Bookman Old Style" w:hAnsi="Bookman Old Style"/>
                <w:rtl w:val="0"/>
              </w:rPr>
              <w:t xml:space="preserve">:</w:t>
            </w:r>
            <w:r w:rsidDel="00000000" w:rsidR="00000000" w:rsidRPr="00000000">
              <w:rPr>
                <w:rtl w:val="0"/>
              </w:rPr>
            </w:r>
          </w:p>
        </w:tc>
        <w:tc>
          <w:tcPr>
            <w:tcMar>
              <w:top w:w="35.0" w:type="dxa"/>
              <w:left w:w="55.0" w:type="dxa"/>
              <w:bottom w:w="35.0" w:type="dxa"/>
              <w:right w:w="55.0" w:type="dxa"/>
            </w:tcMar>
          </w:tcPr>
          <w:p w:rsidR="00000000" w:rsidDel="00000000" w:rsidP="00000000" w:rsidRDefault="00000000" w:rsidRPr="00000000" w14:paraId="00000A79">
            <w:pPr>
              <w:rPr/>
            </w:pPr>
            <w:ins w:author="prihatmaka prihatmaka" w:id="283" w:date="2026-08-29T04:22:31Z">
              <w:r w:rsidDel="00000000" w:rsidR="00000000" w:rsidRPr="00000000">
                <w:rPr>
                  <w:rFonts w:ascii="Bookman Old Style" w:cs="Bookman Old Style" w:eastAsia="Bookman Old Style" w:hAnsi="Bookman Old Style"/>
                  <w:rtl w:val="0"/>
                  <w:rPrChange w:author="prihatmaka prihatmaka" w:id="284" w:date="2026-08-29T04:22:31Z">
                    <w:rPr/>
                  </w:rPrChange>
                </w:rPr>
                <w:t xml:space="preserve">8</w:t>
              </w:r>
            </w:ins>
            <w:del w:author="prihatmaka prihatmaka" w:id="283" w:date="2026-08-29T04:22:31Z">
              <w:r w:rsidDel="00000000" w:rsidR="00000000" w:rsidRPr="00000000">
                <w:rPr>
                  <w:rFonts w:ascii="Bookman Old Style" w:cs="Bookman Old Style" w:eastAsia="Bookman Old Style" w:hAnsi="Bookman Old Style"/>
                  <w:rtl w:val="0"/>
                </w:rPr>
                <w:delText xml:space="preserve">20</w:delText>
              </w:r>
            </w:del>
            <w:r w:rsidDel="00000000" w:rsidR="00000000" w:rsidRPr="00000000">
              <w:rPr>
                <w:rFonts w:ascii="Bookman Old Style" w:cs="Bookman Old Style" w:eastAsia="Bookman Old Style" w:hAnsi="Bookman Old Style"/>
                <w:rtl w:val="0"/>
              </w:rPr>
              <w:t xml:space="preserve"> JP @ 45 menit</w:t>
            </w:r>
            <w:r w:rsidDel="00000000" w:rsidR="00000000" w:rsidRPr="00000000">
              <w:rPr>
                <w:rtl w:val="0"/>
              </w:rPr>
            </w:r>
          </w:p>
        </w:tc>
      </w:tr>
      <w:tr>
        <w:trPr>
          <w:cantSplit w:val="1"/>
          <w:tblHeader w:val="0"/>
        </w:trPr>
        <w:tc>
          <w:tcPr>
            <w:vMerge w:val="continue"/>
            <w:tcMar>
              <w:top w:w="35.0" w:type="dxa"/>
              <w:left w:w="55.0" w:type="dxa"/>
              <w:bottom w:w="35.0" w:type="dxa"/>
              <w:right w:w="55.0" w:type="dxa"/>
            </w:tcMar>
          </w:tcPr>
          <w:p w:rsidR="00000000" w:rsidDel="00000000" w:rsidP="00000000" w:rsidRDefault="00000000" w:rsidRPr="00000000" w14:paraId="00000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A7B">
            <w:pPr>
              <w:rPr/>
            </w:pPr>
            <w:r w:rsidDel="00000000" w:rsidR="00000000" w:rsidRPr="00000000">
              <w:rPr>
                <w:rFonts w:ascii="Bookman Old Style" w:cs="Bookman Old Style" w:eastAsia="Bookman Old Style" w:hAnsi="Bookman Old Style"/>
                <w:rtl w:val="0"/>
              </w:rPr>
              <w:t xml:space="preserve">Metode</w:t>
            </w: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A7C">
            <w:pPr>
              <w:jc w:val="center"/>
              <w:rPr/>
            </w:pPr>
            <w:r w:rsidDel="00000000" w:rsidR="00000000" w:rsidRPr="00000000">
              <w:rPr>
                <w:rFonts w:ascii="Bookman Old Style" w:cs="Bookman Old Style" w:eastAsia="Bookman Old Style" w:hAnsi="Bookman Old Style"/>
                <w:rtl w:val="0"/>
              </w:rPr>
              <w:t xml:space="preserve">:</w:t>
            </w:r>
            <w:r w:rsidDel="00000000" w:rsidR="00000000" w:rsidRPr="00000000">
              <w:rPr>
                <w:rtl w:val="0"/>
              </w:rPr>
            </w:r>
          </w:p>
        </w:tc>
        <w:tc>
          <w:tcPr>
            <w:tcMar>
              <w:top w:w="35.0" w:type="dxa"/>
              <w:left w:w="55.0" w:type="dxa"/>
              <w:bottom w:w="35.0" w:type="dxa"/>
              <w:right w:w="55.0" w:type="dxa"/>
            </w:tcMar>
          </w:tcPr>
          <w:p w:rsidR="00000000" w:rsidDel="00000000" w:rsidP="00000000" w:rsidRDefault="00000000" w:rsidRPr="00000000" w14:paraId="00000A7D">
            <w:pPr>
              <w:rPr/>
            </w:pPr>
            <w:r w:rsidDel="00000000" w:rsidR="00000000" w:rsidRPr="00000000">
              <w:rPr>
                <w:rFonts w:ascii="Bookman Old Style" w:cs="Bookman Old Style" w:eastAsia="Bookman Old Style" w:hAnsi="Bookman Old Style"/>
                <w:rtl w:val="0"/>
              </w:rPr>
              <w:t xml:space="preserve">Luring</w:t>
            </w:r>
            <w:r w:rsidDel="00000000" w:rsidR="00000000" w:rsidRPr="00000000">
              <w:rPr>
                <w:rtl w:val="0"/>
              </w:rPr>
            </w:r>
          </w:p>
        </w:tc>
      </w:tr>
      <w:tr>
        <w:trPr>
          <w:cantSplit w:val="1"/>
          <w:tblHeader w:val="0"/>
        </w:trPr>
        <w:tc>
          <w:tcPr>
            <w:vMerge w:val="continue"/>
            <w:tcMar>
              <w:top w:w="35.0" w:type="dxa"/>
              <w:left w:w="55.0" w:type="dxa"/>
              <w:bottom w:w="35.0" w:type="dxa"/>
              <w:right w:w="55.0" w:type="dxa"/>
            </w:tcMar>
          </w:tcPr>
          <w:p w:rsidR="00000000" w:rsidDel="00000000" w:rsidP="00000000" w:rsidRDefault="00000000" w:rsidRPr="00000000" w14:paraId="00000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A7F">
            <w:pPr>
              <w:rPr/>
            </w:pPr>
            <w:r w:rsidDel="00000000" w:rsidR="00000000" w:rsidRPr="00000000">
              <w:rPr>
                <w:rFonts w:ascii="Bookman Old Style" w:cs="Bookman Old Style" w:eastAsia="Bookman Old Style" w:hAnsi="Bookman Old Style"/>
                <w:rtl w:val="0"/>
              </w:rPr>
              <w:t xml:space="preserve">Capaian</w:t>
            </w: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A80">
            <w:pPr>
              <w:jc w:val="center"/>
              <w:rPr/>
            </w:pPr>
            <w:r w:rsidDel="00000000" w:rsidR="00000000" w:rsidRPr="00000000">
              <w:rPr>
                <w:rFonts w:ascii="Bookman Old Style" w:cs="Bookman Old Style" w:eastAsia="Bookman Old Style" w:hAnsi="Bookman Old Style"/>
                <w:rtl w:val="0"/>
              </w:rPr>
              <w:t xml:space="preserve">:</w:t>
            </w:r>
            <w:r w:rsidDel="00000000" w:rsidR="00000000" w:rsidRPr="00000000">
              <w:rPr>
                <w:rtl w:val="0"/>
              </w:rPr>
            </w:r>
          </w:p>
        </w:tc>
        <w:tc>
          <w:tcPr>
            <w:tcMar>
              <w:top w:w="35.0" w:type="dxa"/>
              <w:left w:w="55.0" w:type="dxa"/>
              <w:bottom w:w="35.0" w:type="dxa"/>
              <w:right w:w="55.0" w:type="dxa"/>
            </w:tcMar>
          </w:tcPr>
          <w:p w:rsidR="00000000" w:rsidDel="00000000" w:rsidP="00000000" w:rsidRDefault="00000000" w:rsidRPr="00000000" w14:paraId="00000A81">
            <w:pPr>
              <w:rPr>
                <w:ins w:author="prihatmaka prihatmaka" w:id="285" w:date="2026-08-29T04:14:22Z"/>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Terlaksananya pengoperasian sistem Pendingin sesuai perintah kerja, SOP, dan ketentuan K2 secara disiplin dan cermat.</w:t>
            </w:r>
            <w:ins w:author="prihatmaka prihatmaka" w:id="285" w:date="2026-08-29T04:14:22Z">
              <w:r w:rsidDel="00000000" w:rsidR="00000000" w:rsidRPr="00000000">
                <w:rPr>
                  <w:rtl w:val="0"/>
                </w:rPr>
              </w:r>
            </w:ins>
          </w:p>
          <w:p w:rsidR="00000000" w:rsidDel="00000000" w:rsidP="00000000" w:rsidRDefault="00000000" w:rsidRPr="00000000" w14:paraId="00000A82">
            <w:pPr>
              <w:rPr>
                <w:rFonts w:ascii="Bookman Old Style" w:cs="Bookman Old Style" w:eastAsia="Bookman Old Style" w:hAnsi="Bookman Old Style"/>
                <w:rPrChange w:author="prihatmaka prihatmaka" w:id="286" w:date="2026-08-29T04:14:22Z">
                  <w:rPr/>
                </w:rPrChange>
              </w:rPr>
            </w:pPr>
            <w:ins w:author="prihatmaka prihatmaka" w:id="285" w:date="2026-08-29T04:14:22Z">
              <w:r w:rsidDel="00000000" w:rsidR="00000000" w:rsidRPr="00000000">
                <w:rPr>
                  <w:rFonts w:ascii="Bookman Old Style" w:cs="Bookman Old Style" w:eastAsia="Bookman Old Style" w:hAnsi="Bookman Old Style"/>
                  <w:sz w:val="24"/>
                  <w:szCs w:val="24"/>
                  <w:rtl w:val="0"/>
                  <w:rPrChange w:author="prihatmaka prihatmaka" w:id="286" w:date="2026-08-29T04:14:22Z">
                    <w:rPr>
                      <w:rFonts w:ascii="Bookman Old Style" w:cs="Bookman Old Style" w:eastAsia="Bookman Old Style" w:hAnsi="Bookman Old Style"/>
                    </w:rPr>
                  </w:rPrChange>
                </w:rPr>
                <w:t xml:space="preserve">Terlaksananya pengoperasian sistem pendingin sesuai perintah kerja, SOP, dan ketentuan K2 secara disiplin dan cermat, serta tercapainya kemampuan pelaksanaan pengoperasian sistem pendingin di bawah pengawasan atasan langsung </w:t>
              </w:r>
            </w:ins>
            <w:r w:rsidDel="00000000" w:rsidR="00000000" w:rsidRPr="00000000">
              <w:rPr>
                <w:rtl w:val="0"/>
              </w:rPr>
            </w:r>
          </w:p>
        </w:tc>
      </w:tr>
    </w:tbl>
    <w:p w:rsidR="00000000" w:rsidDel="00000000" w:rsidP="00000000" w:rsidRDefault="00000000" w:rsidRPr="00000000" w14:paraId="00000A83">
      <w:pPr>
        <w:spacing w:after="0" w:line="20" w:lineRule="auto"/>
        <w:rPr>
          <w:sz w:val="2"/>
          <w:szCs w:val="2"/>
        </w:rPr>
      </w:pPr>
      <w:r w:rsidDel="00000000" w:rsidR="00000000" w:rsidRPr="00000000">
        <w:rPr>
          <w:rtl w:val="0"/>
        </w:rPr>
      </w:r>
    </w:p>
    <w:tbl>
      <w:tblPr>
        <w:tblStyle w:val="Table30"/>
        <w:tblW w:w="139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0"/>
        <w:gridCol w:w="1550"/>
        <w:gridCol w:w="450"/>
        <w:gridCol w:w="2050"/>
        <w:gridCol w:w="2350"/>
        <w:gridCol w:w="2700"/>
        <w:gridCol w:w="450"/>
        <w:gridCol w:w="3300"/>
        <w:gridCol w:w="650"/>
        <w:tblGridChange w:id="0">
          <w:tblGrid>
            <w:gridCol w:w="400"/>
            <w:gridCol w:w="1550"/>
            <w:gridCol w:w="450"/>
            <w:gridCol w:w="2050"/>
            <w:gridCol w:w="2350"/>
            <w:gridCol w:w="2700"/>
            <w:gridCol w:w="450"/>
            <w:gridCol w:w="3300"/>
            <w:gridCol w:w="650"/>
          </w:tblGrid>
        </w:tblGridChange>
      </w:tblGrid>
      <w:tr>
        <w:trPr>
          <w:cantSplit w:val="1"/>
          <w:tblHeader w:val="1"/>
        </w:trPr>
        <w:tc>
          <w:tcPr>
            <w:gridSpan w:val="2"/>
            <w:tcMar>
              <w:top w:w="30.0" w:type="dxa"/>
              <w:left w:w="35.0" w:type="dxa"/>
              <w:bottom w:w="30.0" w:type="dxa"/>
              <w:right w:w="35.0" w:type="dxa"/>
            </w:tcMar>
          </w:tcPr>
          <w:p w:rsidR="00000000" w:rsidDel="00000000" w:rsidP="00000000" w:rsidRDefault="00000000" w:rsidRPr="00000000" w14:paraId="00000A84">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0"/>
                <w:szCs w:val="20"/>
                <w:rtl w:val="0"/>
              </w:rPr>
              <w:t xml:space="preserve">Elemen</w:t>
              <w:br w:type="textWrapping"/>
              <w:t xml:space="preserve">Kompetensi</w:t>
            </w:r>
            <w:r w:rsidDel="00000000" w:rsidR="00000000" w:rsidRPr="00000000">
              <w:rPr>
                <w:rtl w:val="0"/>
              </w:rPr>
            </w:r>
          </w:p>
        </w:tc>
        <w:tc>
          <w:tcPr>
            <w:gridSpan w:val="2"/>
            <w:tcMar>
              <w:top w:w="30.0" w:type="dxa"/>
              <w:left w:w="35.0" w:type="dxa"/>
              <w:bottom w:w="30.0" w:type="dxa"/>
              <w:right w:w="35.0" w:type="dxa"/>
            </w:tcMar>
          </w:tcPr>
          <w:p w:rsidR="00000000" w:rsidDel="00000000" w:rsidP="00000000" w:rsidRDefault="00000000" w:rsidRPr="00000000" w14:paraId="00000A86">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0"/>
                <w:szCs w:val="20"/>
                <w:rtl w:val="0"/>
              </w:rPr>
              <w:t xml:space="preserve">Kriteria</w:t>
              <w:br w:type="textWrapping"/>
              <w:t xml:space="preserve">Unjuk Kerja</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A88">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0"/>
                <w:szCs w:val="20"/>
                <w:rtl w:val="0"/>
              </w:rPr>
              <w:t xml:space="preserve">Indikator</w:t>
              <w:br w:type="textWrapping"/>
              <w:t xml:space="preserve">Unjuk Kerja</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A89">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0"/>
                <w:szCs w:val="20"/>
                <w:rtl w:val="0"/>
              </w:rPr>
              <w:t xml:space="preserve">Pengetahuan</w:t>
            </w:r>
            <w:r w:rsidDel="00000000" w:rsidR="00000000" w:rsidRPr="00000000">
              <w:rPr>
                <w:rtl w:val="0"/>
              </w:rPr>
            </w:r>
          </w:p>
        </w:tc>
        <w:tc>
          <w:tcPr>
            <w:gridSpan w:val="2"/>
            <w:tcMar>
              <w:top w:w="30.0" w:type="dxa"/>
              <w:left w:w="35.0" w:type="dxa"/>
              <w:bottom w:w="30.0" w:type="dxa"/>
              <w:right w:w="35.0" w:type="dxa"/>
            </w:tcMar>
          </w:tcPr>
          <w:p w:rsidR="00000000" w:rsidDel="00000000" w:rsidP="00000000" w:rsidRDefault="00000000" w:rsidRPr="00000000" w14:paraId="00000A8A">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0"/>
                <w:szCs w:val="20"/>
                <w:rtl w:val="0"/>
              </w:rPr>
              <w:t xml:space="preserve">Keterampilan</w:t>
              <w:br w:type="textWrapping"/>
              <w:t xml:space="preserve">dan Sikap</w:t>
            </w:r>
            <w:r w:rsidDel="00000000" w:rsidR="00000000" w:rsidRPr="00000000">
              <w:rPr>
                <w:rtl w:val="0"/>
              </w:rPr>
            </w:r>
          </w:p>
        </w:tc>
        <w:tc>
          <w:tcPr>
            <w:tcMar>
              <w:top w:w="30.0" w:type="dxa"/>
              <w:left w:w="5.0" w:type="dxa"/>
              <w:bottom w:w="30.0" w:type="dxa"/>
              <w:right w:w="5.0" w:type="dxa"/>
            </w:tcMar>
          </w:tcPr>
          <w:p w:rsidR="00000000" w:rsidDel="00000000" w:rsidP="00000000" w:rsidRDefault="00000000" w:rsidRPr="00000000" w14:paraId="00000A8C">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16"/>
                <w:szCs w:val="16"/>
                <w:rtl w:val="0"/>
              </w:rPr>
              <w:t xml:space="preserve">Durasi</w:t>
            </w:r>
            <w:r w:rsidDel="00000000" w:rsidR="00000000" w:rsidRPr="00000000">
              <w:rPr>
                <w:rtl w:val="0"/>
              </w:rPr>
            </w:r>
          </w:p>
        </w:tc>
      </w:tr>
      <w:tr>
        <w:trPr>
          <w:cantSplit w:val="1"/>
          <w:tblHeader w:val="0"/>
        </w:trPr>
        <w:tc>
          <w:tcPr>
            <w:vMerge w:val="restart"/>
            <w:tcMar>
              <w:top w:w="30.0" w:type="dxa"/>
              <w:left w:w="35.0" w:type="dxa"/>
              <w:bottom w:w="30.0" w:type="dxa"/>
              <w:right w:w="35.0" w:type="dxa"/>
            </w:tcMar>
          </w:tcPr>
          <w:p w:rsidR="00000000" w:rsidDel="00000000" w:rsidP="00000000" w:rsidRDefault="00000000" w:rsidRPr="00000000" w14:paraId="00000A8D">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1.</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A8E">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Merencanakan pengoperasian sistem Pendingin</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A8F">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1.1</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A90">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Dasar pelaksanaan tugas pengoperasian sistem Pendingin, diketahui.</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A91">
            <w:pPr>
              <w:rPr>
                <w:ins w:author="prihatmaka prihatmaka" w:id="287" w:date="2026-08-29T04:23:24Z"/>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Teridentifikasinya dasar, tujuan, perintah kerja, perlengkapan K2, peralatan, dan lingkup pengoperasian sistem Pendingin sesuai kewenangan secara cermat.</w:t>
            </w:r>
            <w:ins w:author="prihatmaka prihatmaka" w:id="287" w:date="2026-08-29T04:23:24Z">
              <w:r w:rsidDel="00000000" w:rsidR="00000000" w:rsidRPr="00000000">
                <w:rPr>
                  <w:rtl w:val="0"/>
                </w:rPr>
              </w:r>
            </w:ins>
          </w:p>
          <w:p w:rsidR="00000000" w:rsidDel="00000000" w:rsidP="00000000" w:rsidRDefault="00000000" w:rsidRPr="00000000" w14:paraId="00000A92">
            <w:pPr>
              <w:rPr>
                <w:ins w:author="prihatmaka prihatmaka" w:id="287" w:date="2026-08-29T04:23:24Z"/>
                <w:rFonts w:ascii="Bookman Old Style" w:cs="Bookman Old Style" w:eastAsia="Bookman Old Style" w:hAnsi="Bookman Old Style"/>
                <w:sz w:val="20"/>
                <w:szCs w:val="20"/>
              </w:rPr>
            </w:pPr>
            <w:ins w:author="prihatmaka prihatmaka" w:id="287" w:date="2026-08-29T04:23:24Z">
              <w:r w:rsidDel="00000000" w:rsidR="00000000" w:rsidRPr="00000000">
                <w:rPr>
                  <w:rtl w:val="0"/>
                </w:rPr>
              </w:r>
            </w:ins>
          </w:p>
          <w:p w:rsidR="00000000" w:rsidDel="00000000" w:rsidP="00000000" w:rsidRDefault="00000000" w:rsidRPr="00000000" w14:paraId="00000A93">
            <w:pPr>
              <w:rPr>
                <w:ins w:author="prihatmaka prihatmaka" w:id="287" w:date="2026-08-29T04:23:24Z"/>
                <w:rFonts w:ascii="Bookman Old Style" w:cs="Bookman Old Style" w:eastAsia="Bookman Old Style" w:hAnsi="Bookman Old Style"/>
                <w:sz w:val="20"/>
                <w:szCs w:val="20"/>
                <w:rPrChange w:author="prihatmaka prihatmaka" w:id="288" w:date="2026-08-29T04:23:24Z">
                  <w:rPr>
                    <w:rFonts w:ascii="Bookman Old Style" w:cs="Bookman Old Style" w:eastAsia="Bookman Old Style" w:hAnsi="Bookman Old Style"/>
                    <w:sz w:val="20"/>
                    <w:szCs w:val="20"/>
                  </w:rPr>
                </w:rPrChange>
              </w:rPr>
            </w:pPr>
            <w:ins w:author="prihatmaka prihatmaka" w:id="287" w:date="2026-08-29T04:23:24Z">
              <w:r w:rsidDel="00000000" w:rsidR="00000000" w:rsidRPr="00000000">
                <w:rPr>
                  <w:rFonts w:ascii="Bookman Old Style" w:cs="Bookman Old Style" w:eastAsia="Bookman Old Style" w:hAnsi="Bookman Old Style"/>
                  <w:sz w:val="20"/>
                  <w:szCs w:val="20"/>
                  <w:rtl w:val="0"/>
                  <w:rPrChange w:author="prihatmaka prihatmaka" w:id="288" w:date="2026-08-29T04:23:24Z">
                    <w:rPr>
                      <w:rFonts w:ascii="Bookman Old Style" w:cs="Bookman Old Style" w:eastAsia="Bookman Old Style" w:hAnsi="Bookman Old Style"/>
                      <w:sz w:val="20"/>
                      <w:szCs w:val="20"/>
                    </w:rPr>
                  </w:rPrChange>
                </w:rPr>
                <w:t xml:space="preserve">Dilaksanakannya identifikasi, regulasi K2/K3, pengoperasian sistem pendingin sesuai fungsi vakum dan pemulihan kondensat, serta pelaksanaan perintah kerja mengacu pada P&amp;ID dan batas operasi, sekaligus identifikasi kebutuhan pekerjaan sebagai indikator unjuk kerja yang sesuai kewenangan dan standar keselamatan.</w:t>
              </w:r>
            </w:ins>
          </w:p>
          <w:p w:rsidR="00000000" w:rsidDel="00000000" w:rsidP="00000000" w:rsidRDefault="00000000" w:rsidRPr="00000000" w14:paraId="00000A94">
            <w:pPr>
              <w:rPr>
                <w:ins w:author="prihatmaka prihatmaka" w:id="287" w:date="2026-08-29T04:23:24Z"/>
                <w:rFonts w:ascii="Bookman Old Style" w:cs="Bookman Old Style" w:eastAsia="Bookman Old Style" w:hAnsi="Bookman Old Style"/>
                <w:sz w:val="20"/>
                <w:szCs w:val="20"/>
              </w:rPr>
            </w:pPr>
            <w:ins w:author="prihatmaka prihatmaka" w:id="287" w:date="2026-08-29T04:23:24Z">
              <w:r w:rsidDel="00000000" w:rsidR="00000000" w:rsidRPr="00000000">
                <w:rPr>
                  <w:rtl w:val="0"/>
                </w:rPr>
              </w:r>
            </w:ins>
          </w:p>
          <w:p w:rsidR="00000000" w:rsidDel="00000000" w:rsidP="00000000" w:rsidRDefault="00000000" w:rsidRPr="00000000" w14:paraId="00000A95">
            <w:pPr>
              <w:rPr>
                <w:ins w:author="prihatmaka prihatmaka" w:id="287" w:date="2026-08-29T04:23:24Z"/>
                <w:rFonts w:ascii="Bookman Old Style" w:cs="Bookman Old Style" w:eastAsia="Bookman Old Style" w:hAnsi="Bookman Old Style"/>
                <w:sz w:val="20"/>
                <w:szCs w:val="20"/>
              </w:rPr>
            </w:pPr>
            <w:ins w:author="prihatmaka prihatmaka" w:id="287" w:date="2026-08-29T04:23:24Z">
              <w:r w:rsidDel="00000000" w:rsidR="00000000" w:rsidRPr="00000000">
                <w:rPr>
                  <w:rtl w:val="0"/>
                </w:rPr>
              </w:r>
            </w:ins>
          </w:p>
          <w:p w:rsidR="00000000" w:rsidDel="00000000" w:rsidP="00000000" w:rsidRDefault="00000000" w:rsidRPr="00000000" w14:paraId="00000A96">
            <w:pPr>
              <w:rPr>
                <w:ins w:author="prihatmaka prihatmaka" w:id="287" w:date="2026-08-29T04:23:24Z"/>
                <w:rFonts w:ascii="Bookman Old Style" w:cs="Bookman Old Style" w:eastAsia="Bookman Old Style" w:hAnsi="Bookman Old Style"/>
                <w:sz w:val="20"/>
                <w:szCs w:val="20"/>
              </w:rPr>
            </w:pPr>
            <w:ins w:author="prihatmaka prihatmaka" w:id="287" w:date="2026-08-29T04:23:24Z">
              <w:r w:rsidDel="00000000" w:rsidR="00000000" w:rsidRPr="00000000">
                <w:rPr>
                  <w:rtl w:val="0"/>
                </w:rPr>
              </w:r>
            </w:ins>
          </w:p>
          <w:p w:rsidR="00000000" w:rsidDel="00000000" w:rsidP="00000000" w:rsidRDefault="00000000" w:rsidRPr="00000000" w14:paraId="00000A97">
            <w:pPr>
              <w:rPr>
                <w:rFonts w:ascii="Bookman Old Style" w:cs="Bookman Old Style" w:eastAsia="Bookman Old Style" w:hAnsi="Bookman Old Style"/>
                <w:sz w:val="20"/>
                <w:szCs w:val="20"/>
                <w:rPrChange w:author="prihatmaka prihatmaka" w:id="288" w:date="2026-08-29T04:23:24Z">
                  <w:rPr/>
                </w:rPrChange>
              </w:rPr>
            </w:pP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A98">
            <w:pPr>
              <w:rPr/>
            </w:pPr>
            <w:r w:rsidDel="00000000" w:rsidR="00000000" w:rsidRPr="00000000">
              <w:rPr>
                <w:rFonts w:ascii="Bookman Old Style" w:cs="Bookman Old Style" w:eastAsia="Bookman Old Style" w:hAnsi="Bookman Old Style"/>
                <w:sz w:val="20"/>
                <w:szCs w:val="20"/>
                <w:rtl w:val="0"/>
              </w:rPr>
              <w:t xml:space="preserve">Penjelasan tentang:</w:t>
            </w:r>
            <w:r w:rsidDel="00000000" w:rsidR="00000000" w:rsidRPr="00000000">
              <w:rPr>
                <w:rtl w:val="0"/>
              </w:rPr>
            </w:r>
          </w:p>
          <w:p w:rsidR="00000000" w:rsidDel="00000000" w:rsidP="00000000" w:rsidRDefault="00000000" w:rsidRPr="00000000" w14:paraId="00000A99">
            <w:pPr>
              <w:rPr>
                <w:ins w:author="prihatmaka prihatmaka" w:id="289" w:date="2026-08-29T04:36:27Z"/>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1. Peraturan dan perundangan terkait K2</w:t>
            </w:r>
            <w:ins w:author="prihatmaka prihatmaka" w:id="289" w:date="2026-08-29T04:36:27Z">
              <w:r w:rsidDel="00000000" w:rsidR="00000000" w:rsidRPr="00000000">
                <w:rPr>
                  <w:rtl w:val="0"/>
                </w:rPr>
              </w:r>
            </w:ins>
          </w:p>
          <w:p w:rsidR="00000000" w:rsidDel="00000000" w:rsidP="00000000" w:rsidRDefault="00000000" w:rsidRPr="00000000" w14:paraId="00000A9A">
            <w:pPr>
              <w:rPr>
                <w:rFonts w:ascii="Bookman Old Style" w:cs="Bookman Old Style" w:eastAsia="Bookman Old Style" w:hAnsi="Bookman Old Style"/>
                <w:sz w:val="20"/>
                <w:szCs w:val="20"/>
                <w:rPrChange w:author="prihatmaka prihatmaka" w:id="290" w:date="2026-08-29T04:36:27Z">
                  <w:rPr/>
                </w:rPrChange>
              </w:rPr>
            </w:pPr>
            <w:r w:rsidDel="00000000" w:rsidR="00000000" w:rsidRPr="00000000">
              <w:rPr>
                <w:rtl w:val="0"/>
              </w:rPr>
            </w:r>
          </w:p>
          <w:p w:rsidR="00000000" w:rsidDel="00000000" w:rsidP="00000000" w:rsidRDefault="00000000" w:rsidRPr="00000000" w14:paraId="00000A9B">
            <w:pPr>
              <w:rPr/>
            </w:pPr>
            <w:r w:rsidDel="00000000" w:rsidR="00000000" w:rsidRPr="00000000">
              <w:rPr>
                <w:rFonts w:ascii="Bookman Old Style" w:cs="Bookman Old Style" w:eastAsia="Bookman Old Style" w:hAnsi="Bookman Old Style"/>
                <w:sz w:val="20"/>
                <w:szCs w:val="20"/>
                <w:rtl w:val="0"/>
              </w:rPr>
              <w:t xml:space="preserve">2. SOP, diagram, logic diagram, dan prinsip kerja sistem Pendingin</w:t>
            </w:r>
            <w:r w:rsidDel="00000000" w:rsidR="00000000" w:rsidRPr="00000000">
              <w:rPr>
                <w:rtl w:val="0"/>
              </w:rPr>
            </w:r>
          </w:p>
          <w:p w:rsidR="00000000" w:rsidDel="00000000" w:rsidP="00000000" w:rsidRDefault="00000000" w:rsidRPr="00000000" w14:paraId="00000A9C">
            <w:pPr>
              <w:rPr/>
            </w:pPr>
            <w:r w:rsidDel="00000000" w:rsidR="00000000" w:rsidRPr="00000000">
              <w:rPr>
                <w:rFonts w:ascii="Bookman Old Style" w:cs="Bookman Old Style" w:eastAsia="Bookman Old Style" w:hAnsi="Bookman Old Style"/>
                <w:sz w:val="20"/>
                <w:szCs w:val="20"/>
                <w:rtl w:val="0"/>
              </w:rPr>
              <w:t xml:space="preserve">3. Tujuan, lingkup, batas pelaksanaan, metode komunikasi, dan standar pelaporan dalam perintah kerja</w:t>
            </w:r>
            <w:r w:rsidDel="00000000" w:rsidR="00000000" w:rsidRPr="00000000">
              <w:rPr>
                <w:rtl w:val="0"/>
              </w:rPr>
            </w:r>
          </w:p>
          <w:p w:rsidR="00000000" w:rsidDel="00000000" w:rsidP="00000000" w:rsidRDefault="00000000" w:rsidRPr="00000000" w14:paraId="00000A9D">
            <w:pPr>
              <w:rPr>
                <w:ins w:author="prihatmaka prihatmaka" w:id="291" w:date="2026-08-29T04:26:50Z"/>
                <w:rFonts w:ascii="Bookman Old Style" w:cs="Bookman Old Style" w:eastAsia="Bookman Old Style" w:hAnsi="Bookman Old Style"/>
                <w:sz w:val="20"/>
                <w:szCs w:val="20"/>
                <w:rPrChange w:author="prihatmaka prihatmaka" w:id="292" w:date="2026-08-29T04:26:50Z">
                  <w:rPr>
                    <w:rFonts w:ascii="Bookman Old Style" w:cs="Bookman Old Style" w:eastAsia="Bookman Old Style" w:hAnsi="Bookman Old Style"/>
                    <w:sz w:val="20"/>
                    <w:szCs w:val="20"/>
                  </w:rPr>
                </w:rPrChange>
              </w:rPr>
            </w:pPr>
            <w:r w:rsidDel="00000000" w:rsidR="00000000" w:rsidRPr="00000000">
              <w:rPr>
                <w:rFonts w:ascii="Bookman Old Style" w:cs="Bookman Old Style" w:eastAsia="Bookman Old Style" w:hAnsi="Bookman Old Style"/>
                <w:sz w:val="20"/>
                <w:szCs w:val="20"/>
                <w:rtl w:val="0"/>
              </w:rPr>
              <w:t xml:space="preserve">4. Peralatan utama, peralatan pendukung, dan perlengkapan K2</w:t>
            </w:r>
            <w:ins w:author="prihatmaka prihatmaka" w:id="291" w:date="2026-08-29T04:26:50Z">
              <w:r w:rsidDel="00000000" w:rsidR="00000000" w:rsidRPr="00000000">
                <w:rPr>
                  <w:rFonts w:ascii="Bookman Old Style" w:cs="Bookman Old Style" w:eastAsia="Bookman Old Style" w:hAnsi="Bookman Old Style"/>
                  <w:sz w:val="20"/>
                  <w:szCs w:val="20"/>
                  <w:rtl w:val="0"/>
                </w:rPr>
                <w:br w:type="textWrapping"/>
                <w:br w:type="textWrapping"/>
              </w:r>
              <w:r w:rsidDel="00000000" w:rsidR="00000000" w:rsidRPr="00000000">
                <w:rPr>
                  <w:rFonts w:ascii="Bookman Old Style" w:cs="Bookman Old Style" w:eastAsia="Bookman Old Style" w:hAnsi="Bookman Old Style"/>
                  <w:sz w:val="20"/>
                  <w:szCs w:val="20"/>
                  <w:rtl w:val="0"/>
                  <w:rPrChange w:author="prihatmaka prihatmaka" w:id="292" w:date="2026-08-29T04:26:50Z">
                    <w:rPr>
                      <w:rFonts w:ascii="Bookman Old Style" w:cs="Bookman Old Style" w:eastAsia="Bookman Old Style" w:hAnsi="Bookman Old Style"/>
                      <w:sz w:val="20"/>
                      <w:szCs w:val="20"/>
                    </w:rPr>
                  </w:rPrChange>
                </w:rPr>
                <w:t xml:space="preserve">Penjelasan tentang:</w:t>
              </w:r>
            </w:ins>
          </w:p>
          <w:p w:rsidR="00000000" w:rsidDel="00000000" w:rsidP="00000000" w:rsidRDefault="00000000" w:rsidRPr="00000000" w14:paraId="00000A9E">
            <w:pPr>
              <w:rPr>
                <w:ins w:author="prihatmaka prihatmaka" w:id="291" w:date="2026-08-29T04:26:50Z"/>
                <w:rFonts w:ascii="Bookman Old Style" w:cs="Bookman Old Style" w:eastAsia="Bookman Old Style" w:hAnsi="Bookman Old Style"/>
                <w:sz w:val="20"/>
                <w:szCs w:val="20"/>
              </w:rPr>
            </w:pPr>
            <w:ins w:author="prihatmaka prihatmaka" w:id="291" w:date="2026-08-29T04:26:50Z">
              <w:r w:rsidDel="00000000" w:rsidR="00000000" w:rsidRPr="00000000">
                <w:rPr>
                  <w:rtl w:val="0"/>
                </w:rPr>
              </w:r>
            </w:ins>
          </w:p>
          <w:p w:rsidR="00000000" w:rsidDel="00000000" w:rsidP="00000000" w:rsidRDefault="00000000" w:rsidRPr="00000000" w14:paraId="00000A9F">
            <w:pPr>
              <w:numPr>
                <w:ilvl w:val="0"/>
                <w:numId w:val="10"/>
              </w:numPr>
              <w:ind w:left="360" w:hanging="360"/>
              <w:rPr>
                <w:ins w:author="prihatmaka prihatmaka" w:id="291" w:date="2026-08-29T04:26:50Z"/>
                <w:rFonts w:ascii="Bookman Old Style" w:cs="Bookman Old Style" w:eastAsia="Bookman Old Style" w:hAnsi="Bookman Old Style"/>
                <w:sz w:val="20"/>
                <w:szCs w:val="20"/>
                <w:u w:val="none"/>
              </w:rPr>
            </w:pPr>
            <w:ins w:author="prihatmaka prihatmaka" w:id="291" w:date="2026-08-29T04:26:50Z">
              <w:r w:rsidDel="00000000" w:rsidR="00000000" w:rsidRPr="00000000">
                <w:rPr>
                  <w:rFonts w:ascii="Bookman Old Style" w:cs="Bookman Old Style" w:eastAsia="Bookman Old Style" w:hAnsi="Bookman Old Style"/>
                  <w:sz w:val="20"/>
                  <w:szCs w:val="20"/>
                  <w:rtl w:val="0"/>
                  <w:rPrChange w:author="prihatmaka prihatmaka" w:id="292" w:date="2026-08-29T04:26:50Z">
                    <w:rPr>
                      <w:rFonts w:ascii="Bookman Old Style" w:cs="Bookman Old Style" w:eastAsia="Bookman Old Style" w:hAnsi="Bookman Old Style"/>
                      <w:sz w:val="20"/>
                      <w:szCs w:val="20"/>
                    </w:rPr>
                  </w:rPrChange>
                </w:rPr>
                <w:t xml:space="preserve">Peraturan dan perundangan terkait K2 (UU 30/2009, PP 23/2014, Permen ESDM 46/2017)</w:t>
              </w:r>
              <w:r w:rsidDel="00000000" w:rsidR="00000000" w:rsidRPr="00000000">
                <w:rPr>
                  <w:rtl w:val="0"/>
                </w:rPr>
              </w:r>
            </w:ins>
          </w:p>
          <w:p w:rsidR="00000000" w:rsidDel="00000000" w:rsidP="00000000" w:rsidRDefault="00000000" w:rsidRPr="00000000" w14:paraId="00000AA0">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ns w:author="prihatmaka prihatmaka" w:id="291" w:date="2026-08-29T04:26:50Z"/>
                <w:rFonts w:ascii="Bookman Old Style" w:cs="Bookman Old Style" w:eastAsia="Bookman Old Style" w:hAnsi="Bookman Old Style"/>
                <w:sz w:val="20"/>
                <w:szCs w:val="20"/>
              </w:rPr>
            </w:pPr>
            <w:ins w:author="prihatmaka prihatmaka" w:id="291" w:date="2026-08-29T04:26:50Z">
              <w:r w:rsidDel="00000000" w:rsidR="00000000" w:rsidRPr="00000000">
                <w:rPr>
                  <w:rFonts w:ascii="Bookman Old Style" w:cs="Bookman Old Style" w:eastAsia="Bookman Old Style" w:hAnsi="Bookman Old Style"/>
                  <w:sz w:val="20"/>
                  <w:szCs w:val="20"/>
                  <w:rtl w:val="0"/>
                  <w:rPrChange w:author="prihatmaka prihatmaka" w:id="292" w:date="2026-08-29T04:26:50Z">
                    <w:rPr>
                      <w:rFonts w:ascii="Bookman Old Style" w:cs="Bookman Old Style" w:eastAsia="Bookman Old Style" w:hAnsi="Bookman Old Style"/>
                      <w:sz w:val="20"/>
                      <w:szCs w:val="20"/>
                    </w:rPr>
                  </w:rPrChange>
                </w:rPr>
                <w:t xml:space="preserve">SOP, diagram, logic diagram, dan prinsip kerja sistem Pendingin</w:t>
              </w:r>
              <w:r w:rsidDel="00000000" w:rsidR="00000000" w:rsidRPr="00000000">
                <w:rPr>
                  <w:rtl w:val="0"/>
                </w:rPr>
              </w:r>
            </w:ins>
          </w:p>
          <w:p w:rsidR="00000000" w:rsidDel="00000000" w:rsidP="00000000" w:rsidRDefault="00000000" w:rsidRPr="00000000" w14:paraId="00000AA1">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ns w:author="prihatmaka prihatmaka" w:id="291" w:date="2026-08-29T04:26:50Z"/>
                <w:rFonts w:ascii="Bookman Old Style" w:cs="Bookman Old Style" w:eastAsia="Bookman Old Style" w:hAnsi="Bookman Old Style"/>
                <w:sz w:val="20"/>
                <w:szCs w:val="20"/>
              </w:rPr>
            </w:pPr>
            <w:ins w:author="prihatmaka prihatmaka" w:id="291" w:date="2026-08-29T04:26:50Z">
              <w:r w:rsidDel="00000000" w:rsidR="00000000" w:rsidRPr="00000000">
                <w:rPr>
                  <w:rFonts w:ascii="Bookman Old Style" w:cs="Bookman Old Style" w:eastAsia="Bookman Old Style" w:hAnsi="Bookman Old Style"/>
                  <w:sz w:val="20"/>
                  <w:szCs w:val="20"/>
                  <w:rtl w:val="0"/>
                  <w:rPrChange w:author="prihatmaka prihatmaka" w:id="292" w:date="2026-08-29T04:26:50Z">
                    <w:rPr>
                      <w:rFonts w:ascii="Bookman Old Style" w:cs="Bookman Old Style" w:eastAsia="Bookman Old Style" w:hAnsi="Bookman Old Style"/>
                      <w:sz w:val="20"/>
                      <w:szCs w:val="20"/>
                    </w:rPr>
                  </w:rPrChange>
                </w:rPr>
                <w:t xml:space="preserve">Tujuan, lingkup, batas pelaksanaan, metode komunikasi, dan standar pelaporan dalam perintah kerja</w:t>
              </w:r>
              <w:r w:rsidDel="00000000" w:rsidR="00000000" w:rsidRPr="00000000">
                <w:rPr>
                  <w:rtl w:val="0"/>
                </w:rPr>
              </w:r>
            </w:ins>
          </w:p>
          <w:p w:rsidR="00000000" w:rsidDel="00000000" w:rsidP="00000000" w:rsidRDefault="00000000" w:rsidRPr="00000000" w14:paraId="00000AA2">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ns w:author="prihatmaka prihatmaka" w:id="291" w:date="2026-08-29T04:26:50Z"/>
                <w:rFonts w:ascii="Bookman Old Style" w:cs="Bookman Old Style" w:eastAsia="Bookman Old Style" w:hAnsi="Bookman Old Style"/>
                <w:sz w:val="20"/>
                <w:szCs w:val="20"/>
              </w:rPr>
            </w:pPr>
            <w:ins w:author="prihatmaka prihatmaka" w:id="291" w:date="2026-08-29T04:26:50Z">
              <w:r w:rsidDel="00000000" w:rsidR="00000000" w:rsidRPr="00000000">
                <w:rPr>
                  <w:rFonts w:ascii="Bookman Old Style" w:cs="Bookman Old Style" w:eastAsia="Bookman Old Style" w:hAnsi="Bookman Old Style"/>
                  <w:sz w:val="20"/>
                  <w:szCs w:val="20"/>
                  <w:rtl w:val="0"/>
                  <w:rPrChange w:author="prihatmaka prihatmaka" w:id="292" w:date="2026-08-29T04:26:50Z">
                    <w:rPr>
                      <w:rFonts w:ascii="Bookman Old Style" w:cs="Bookman Old Style" w:eastAsia="Bookman Old Style" w:hAnsi="Bookman Old Style"/>
                      <w:sz w:val="20"/>
                      <w:szCs w:val="20"/>
                    </w:rPr>
                  </w:rPrChange>
                </w:rPr>
                <w:t xml:space="preserve">Peralatan utama, peralatan pendukung, dan perlengkapan K2</w:t>
              </w:r>
              <w:r w:rsidDel="00000000" w:rsidR="00000000" w:rsidRPr="00000000">
                <w:rPr>
                  <w:rtl w:val="0"/>
                </w:rPr>
              </w:r>
            </w:ins>
          </w:p>
          <w:p w:rsidR="00000000" w:rsidDel="00000000" w:rsidP="00000000" w:rsidRDefault="00000000" w:rsidRPr="00000000" w14:paraId="00000AA3">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ns w:author="prihatmaka prihatmaka" w:id="291" w:date="2026-08-29T04:26:50Z"/>
                <w:rFonts w:ascii="Bookman Old Style" w:cs="Bookman Old Style" w:eastAsia="Bookman Old Style" w:hAnsi="Bookman Old Style"/>
                <w:sz w:val="20"/>
                <w:szCs w:val="20"/>
              </w:rPr>
            </w:pPr>
            <w:ins w:author="prihatmaka prihatmaka" w:id="291" w:date="2026-08-29T04:26:50Z">
              <w:r w:rsidDel="00000000" w:rsidR="00000000" w:rsidRPr="00000000">
                <w:rPr>
                  <w:rFonts w:ascii="Bookman Old Style" w:cs="Bookman Old Style" w:eastAsia="Bookman Old Style" w:hAnsi="Bookman Old Style"/>
                  <w:sz w:val="20"/>
                  <w:szCs w:val="20"/>
                  <w:rtl w:val="0"/>
                  <w:rPrChange w:author="prihatmaka prihatmaka" w:id="292" w:date="2026-08-29T04:26:50Z">
                    <w:rPr>
                      <w:rFonts w:ascii="Bookman Old Style" w:cs="Bookman Old Style" w:eastAsia="Bookman Old Style" w:hAnsi="Bookman Old Style"/>
                      <w:sz w:val="20"/>
                      <w:szCs w:val="20"/>
                    </w:rPr>
                  </w:rPrChange>
                </w:rPr>
                <w:t xml:space="preserve">Siklus Rankine &amp; Termodinamika Condenser (Yadav Ch. 16)</w:t>
              </w:r>
            </w:ins>
          </w:p>
          <w:p w:rsidR="00000000" w:rsidDel="00000000" w:rsidP="00000000" w:rsidRDefault="00000000" w:rsidRPr="00000000" w14:paraId="00000AA4">
            <w:pPr>
              <w:rPr>
                <w:ins w:author="prihatmaka prihatmaka" w:id="291" w:date="2026-08-29T04:26:50Z"/>
                <w:rFonts w:ascii="Bookman Old Style" w:cs="Bookman Old Style" w:eastAsia="Bookman Old Style" w:hAnsi="Bookman Old Style"/>
                <w:sz w:val="20"/>
                <w:szCs w:val="20"/>
              </w:rPr>
            </w:pPr>
            <w:ins w:author="prihatmaka prihatmaka" w:id="291" w:date="2026-08-29T04:26:50Z">
              <w:r w:rsidDel="00000000" w:rsidR="00000000" w:rsidRPr="00000000">
                <w:rPr>
                  <w:rtl w:val="0"/>
                </w:rPr>
              </w:r>
            </w:ins>
          </w:p>
          <w:p w:rsidR="00000000" w:rsidDel="00000000" w:rsidP="00000000" w:rsidRDefault="00000000" w:rsidRPr="00000000" w14:paraId="00000AA5">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ns w:author="prihatmaka prihatmaka" w:id="291" w:date="2026-08-29T04:26:50Z"/>
                <w:rFonts w:ascii="Bookman Old Style" w:cs="Bookman Old Style" w:eastAsia="Bookman Old Style" w:hAnsi="Bookman Old Style"/>
                <w:sz w:val="20"/>
                <w:szCs w:val="20"/>
              </w:rPr>
            </w:pPr>
            <w:ins w:author="prihatmaka prihatmaka" w:id="291" w:date="2026-08-29T04:26:50Z">
              <w:r w:rsidDel="00000000" w:rsidR="00000000" w:rsidRPr="00000000">
                <w:rPr>
                  <w:rFonts w:ascii="Bookman Old Style" w:cs="Bookman Old Style" w:eastAsia="Bookman Old Style" w:hAnsi="Bookman Old Style"/>
                  <w:sz w:val="20"/>
                  <w:szCs w:val="20"/>
                  <w:rtl w:val="0"/>
                  <w:rPrChange w:author="prihatmaka prihatmaka" w:id="292" w:date="2026-08-29T04:26:50Z">
                    <w:rPr>
                      <w:rFonts w:ascii="Bookman Old Style" w:cs="Bookman Old Style" w:eastAsia="Bookman Old Style" w:hAnsi="Bookman Old Style"/>
                      <w:sz w:val="20"/>
                      <w:szCs w:val="20"/>
                    </w:rPr>
                  </w:rPrChange>
                </w:rPr>
                <w:t xml:space="preserve">Klasifikasi &amp; konstruksi condenser/cooling tower berdasarkan manual operasi pensuplai atau standar teknis yang diakui (nasional maupun internasional)</w:t>
              </w:r>
              <w:r w:rsidDel="00000000" w:rsidR="00000000" w:rsidRPr="00000000">
                <w:rPr>
                  <w:rtl w:val="0"/>
                </w:rPr>
              </w:r>
            </w:ins>
          </w:p>
          <w:p w:rsidR="00000000" w:rsidDel="00000000" w:rsidP="00000000" w:rsidRDefault="00000000" w:rsidRPr="00000000" w14:paraId="00000AA6">
            <w:pPr>
              <w:rPr>
                <w:rFonts w:ascii="Bookman Old Style" w:cs="Bookman Old Style" w:eastAsia="Bookman Old Style" w:hAnsi="Bookman Old Style"/>
                <w:sz w:val="20"/>
                <w:szCs w:val="20"/>
                <w:rPrChange w:author="prihatmaka prihatmaka" w:id="292" w:date="2026-08-29T04:26:50Z">
                  <w:rPr/>
                </w:rPrChange>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AA7">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1.1</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AA8">
            <w:pPr>
              <w:rPr/>
            </w:pPr>
            <w:r w:rsidDel="00000000" w:rsidR="00000000" w:rsidRPr="00000000">
              <w:rPr>
                <w:rFonts w:ascii="Bookman Old Style" w:cs="Bookman Old Style" w:eastAsia="Bookman Old Style" w:hAnsi="Bookman Old Style"/>
                <w:sz w:val="20"/>
                <w:szCs w:val="20"/>
                <w:rtl w:val="0"/>
              </w:rPr>
              <w:t xml:space="preserve">Mengetahui dasar pelaksanaan tugas pengoperasian sistem Pendingin secara disiplin dan cermat, dengan komunikasi yang jelas dan lugas, serta peduli terhadap kebersihan dan keselamatan lingkungan kerja.</w:t>
            </w:r>
            <w:ins w:author="prihatmaka prihatmaka" w:id="293" w:date="2026-08-29T04:38:02Z">
              <w:r w:rsidDel="00000000" w:rsidR="00000000" w:rsidRPr="00000000">
                <w:rPr>
                  <w:rFonts w:ascii="Bookman Old Style" w:cs="Bookman Old Style" w:eastAsia="Bookman Old Style" w:hAnsi="Bookman Old Style"/>
                  <w:sz w:val="20"/>
                  <w:szCs w:val="20"/>
                  <w:rtl w:val="0"/>
                </w:rPr>
                <w:t xml:space="preserve"> </w:t>
                <w:br w:type="textWrapping"/>
              </w:r>
              <w:r w:rsidDel="00000000" w:rsidR="00000000" w:rsidRPr="00000000">
                <w:rPr>
                  <w:rFonts w:ascii="Bookman Old Style" w:cs="Bookman Old Style" w:eastAsia="Bookman Old Style" w:hAnsi="Bookman Old Style"/>
                  <w:sz w:val="20"/>
                  <w:szCs w:val="20"/>
                  <w:rtl w:val="0"/>
                  <w:rPrChange w:author="prihatmaka prihatmaka" w:id="294" w:date="2026-08-29T04:38:02Z">
                    <w:rPr>
                      <w:rFonts w:ascii="Bookman Old Style" w:cs="Bookman Old Style" w:eastAsia="Bookman Old Style" w:hAnsi="Bookman Old Style"/>
                      <w:sz w:val="20"/>
                      <w:szCs w:val="20"/>
                    </w:rPr>
                  </w:rPrChange>
                </w:rPr>
                <w:t xml:space="preserve">Mengetahui dasar pelaksanaan tugas pengoperasian sistem pendingin secara disiplin dan cermat, dengan komunikasi yang jelas, kepedulian terhadap kebersihan serta keselamatan lingkungan kerja, sekaligus memahami dasar hukum, ilmu, dan manual pengoperasian sebagai indikator unjuk kerja yang terintegrasi.</w:t>
              </w:r>
            </w:ins>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AA9">
            <w:pPr>
              <w:jc w:val="center"/>
              <w:rPr>
                <w:rFonts w:ascii="Bookman Old Style" w:cs="Bookman Old Style" w:eastAsia="Bookman Old Style" w:hAnsi="Bookman Old Style"/>
                <w:sz w:val="24"/>
                <w:szCs w:val="24"/>
              </w:rPr>
            </w:pPr>
            <w:ins w:author="prihatmaka prihatmaka" w:id="295" w:date="2026-08-29T04:45:53Z">
              <w:r w:rsidDel="00000000" w:rsidR="00000000" w:rsidRPr="00000000">
                <w:rPr>
                  <w:rFonts w:ascii="Bookman Old Style" w:cs="Bookman Old Style" w:eastAsia="Bookman Old Style" w:hAnsi="Bookman Old Style"/>
                  <w:sz w:val="20"/>
                  <w:szCs w:val="20"/>
                  <w:rtl w:val="0"/>
                  <w:rPrChange w:author="prihatmaka prihatmaka" w:id="296" w:date="2026-08-29T04:45:53Z">
                    <w:rPr/>
                  </w:rPrChange>
                </w:rPr>
                <w:t xml:space="preserve">2</w:t>
              </w:r>
            </w:ins>
            <w:del w:author="prihatmaka prihatmaka" w:id="295" w:date="2026-08-29T04:45:53Z">
              <w:r w:rsidDel="00000000" w:rsidR="00000000" w:rsidRPr="00000000">
                <w:rPr>
                  <w:rFonts w:ascii="Bookman Old Style" w:cs="Bookman Old Style" w:eastAsia="Bookman Old Style" w:hAnsi="Bookman Old Style"/>
                  <w:sz w:val="20"/>
                  <w:szCs w:val="20"/>
                  <w:rtl w:val="0"/>
                  <w:rPrChange w:author="prihatmaka prihatmaka" w:id="296" w:date="2026-08-29T04:45:53Z">
                    <w:rPr>
                      <w:rFonts w:ascii="Bookman Old Style" w:cs="Bookman Old Style" w:eastAsia="Bookman Old Style" w:hAnsi="Bookman Old Style"/>
                      <w:sz w:val="20"/>
                      <w:szCs w:val="20"/>
                    </w:rPr>
                  </w:rPrChange>
                </w:rPr>
                <w:delText xml:space="preserve">4</w:delText>
              </w:r>
            </w:del>
            <w:r w:rsidDel="00000000" w:rsidR="00000000" w:rsidRPr="00000000">
              <w:rPr>
                <w:rFonts w:ascii="Bookman Old Style" w:cs="Bookman Old Style" w:eastAsia="Bookman Old Style" w:hAnsi="Bookman Old Style"/>
                <w:sz w:val="20"/>
                <w:szCs w:val="20"/>
                <w:rtl w:val="0"/>
              </w:rPr>
              <w:t xml:space="preserve"> JP</w:t>
            </w:r>
            <w:r w:rsidDel="00000000" w:rsidR="00000000" w:rsidRPr="00000000">
              <w:rPr>
                <w:rtl w:val="0"/>
              </w:rPr>
            </w:r>
          </w:p>
        </w:tc>
      </w:tr>
      <w:tr>
        <w:trPr>
          <w:cantSplit w:val="1"/>
          <w:tblHeader w:val="0"/>
        </w:trPr>
        <w:tc>
          <w:tcPr>
            <w:vMerge w:val="continue"/>
            <w:tcMar>
              <w:top w:w="30.0" w:type="dxa"/>
              <w:left w:w="35.0" w:type="dxa"/>
              <w:bottom w:w="30.0" w:type="dxa"/>
              <w:right w:w="35.0" w:type="dxa"/>
            </w:tcMar>
          </w:tcPr>
          <w:p w:rsidR="00000000" w:rsidDel="00000000" w:rsidP="00000000" w:rsidRDefault="00000000" w:rsidRPr="00000000" w14:paraId="00000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AAC">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1.2</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AAD">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Maksud &amp; tujuan pengoperasian sistem Pendingin dipahami.</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AB0">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1.2</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AB1">
            <w:pPr>
              <w:rPr/>
            </w:pPr>
            <w:r w:rsidDel="00000000" w:rsidR="00000000" w:rsidRPr="00000000">
              <w:rPr>
                <w:rFonts w:ascii="Bookman Old Style" w:cs="Bookman Old Style" w:eastAsia="Bookman Old Style" w:hAnsi="Bookman Old Style"/>
                <w:sz w:val="20"/>
                <w:szCs w:val="20"/>
                <w:rtl w:val="0"/>
              </w:rPr>
              <w:t xml:space="preserve">Memahami maksud dan tujuan pengoperasian sistem Pendingin secara disiplin dan cermat, dengan komunikasi yang jelas dan lugas, serta peduli terhadap kebersihan dan keselamatan lingkungan kerja.</w:t>
            </w:r>
            <w:ins w:author="prihatmaka prihatmaka" w:id="297" w:date="2026-08-29T04:39:24Z">
              <w:r w:rsidDel="00000000" w:rsidR="00000000" w:rsidRPr="00000000">
                <w:rPr>
                  <w:rFonts w:ascii="Bookman Old Style" w:cs="Bookman Old Style" w:eastAsia="Bookman Old Style" w:hAnsi="Bookman Old Style"/>
                  <w:sz w:val="20"/>
                  <w:szCs w:val="20"/>
                  <w:rtl w:val="0"/>
                </w:rPr>
                <w:br w:type="textWrapping"/>
              </w:r>
              <w:r w:rsidDel="00000000" w:rsidR="00000000" w:rsidRPr="00000000">
                <w:rPr>
                  <w:rFonts w:ascii="Bookman Old Style" w:cs="Bookman Old Style" w:eastAsia="Bookman Old Style" w:hAnsi="Bookman Old Style"/>
                  <w:sz w:val="20"/>
                  <w:szCs w:val="20"/>
                  <w:rtl w:val="0"/>
                  <w:rPrChange w:author="prihatmaka prihatmaka" w:id="298" w:date="2026-08-29T04:39:24Z">
                    <w:rPr>
                      <w:rFonts w:ascii="Bookman Old Style" w:cs="Bookman Old Style" w:eastAsia="Bookman Old Style" w:hAnsi="Bookman Old Style"/>
                      <w:sz w:val="20"/>
                      <w:szCs w:val="20"/>
                    </w:rPr>
                  </w:rPrChange>
                </w:rPr>
                <w:t xml:space="preserve">Memahami maksud dan tujuan pengoperasian sistem pendingin secara disiplin dan cermat, dengan komunikasi yang jelas serta kepedulian terhadap kebersihan dan keselamatan lingkungan kerja, sekaligus mengetahui penerapan SOP secara teliti sebagai indikator unjuk kerja yang sesuai standar.</w:t>
              </w:r>
            </w:ins>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blHeader w:val="0"/>
        </w:trPr>
        <w:tc>
          <w:tcPr>
            <w:vMerge w:val="continue"/>
            <w:tcMar>
              <w:top w:w="30.0" w:type="dxa"/>
              <w:left w:w="35.0" w:type="dxa"/>
              <w:bottom w:w="30.0" w:type="dxa"/>
              <w:right w:w="35.0" w:type="dxa"/>
            </w:tcMar>
          </w:tcPr>
          <w:p w:rsidR="00000000" w:rsidDel="00000000" w:rsidP="00000000" w:rsidRDefault="00000000" w:rsidRPr="00000000" w14:paraId="00000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AB5">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1.3</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AB6">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Perintah kerja pengoperasian sistem Pendingin, termasuk: batasan pelaksanaan pengoperasian; metoda komunikasi; serta standar pelaporan dipahami.</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AB9">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1.3</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ABA">
            <w:pPr>
              <w:rPr/>
            </w:pPr>
            <w:r w:rsidDel="00000000" w:rsidR="00000000" w:rsidRPr="00000000">
              <w:rPr>
                <w:rFonts w:ascii="Bookman Old Style" w:cs="Bookman Old Style" w:eastAsia="Bookman Old Style" w:hAnsi="Bookman Old Style"/>
                <w:sz w:val="20"/>
                <w:szCs w:val="20"/>
                <w:rtl w:val="0"/>
              </w:rPr>
              <w:t xml:space="preserve">Memahami perintah kerja pengoperasian sistem Pendingin, termasuk batasan pelaksanaan pengoperasian, metode komunikasi, dan standar pelaporan secara disiplin dan cermat, dengan komunikasi yang jelas dan lugas, serta peduli terhadap kebersihan dan keselamatan lingkungan kerja.</w:t>
            </w:r>
            <w:ins w:author="prihatmaka prihatmaka" w:id="299" w:date="2026-08-29T04:40:06Z">
              <w:r w:rsidDel="00000000" w:rsidR="00000000" w:rsidRPr="00000000">
                <w:rPr>
                  <w:rFonts w:ascii="Bookman Old Style" w:cs="Bookman Old Style" w:eastAsia="Bookman Old Style" w:hAnsi="Bookman Old Style"/>
                  <w:sz w:val="20"/>
                  <w:szCs w:val="20"/>
                  <w:rtl w:val="0"/>
                </w:rPr>
                <w:br w:type="textWrapping"/>
              </w:r>
              <w:r w:rsidDel="00000000" w:rsidR="00000000" w:rsidRPr="00000000">
                <w:rPr>
                  <w:rFonts w:ascii="Bookman Old Style" w:cs="Bookman Old Style" w:eastAsia="Bookman Old Style" w:hAnsi="Bookman Old Style"/>
                  <w:rtl w:val="0"/>
                  <w:rPrChange w:author="prihatmaka prihatmaka" w:id="300" w:date="2026-08-29T04:40:06Z">
                    <w:rPr>
                      <w:rFonts w:ascii="Bookman Old Style" w:cs="Bookman Old Style" w:eastAsia="Bookman Old Style" w:hAnsi="Bookman Old Style"/>
                      <w:sz w:val="20"/>
                      <w:szCs w:val="20"/>
                    </w:rPr>
                  </w:rPrChange>
                </w:rPr>
                <w:t xml:space="preserve">Memahami perintah kerja pengoperasian sistem pendingin secara disiplin dan cermat, termasuk batasan pelaksanaan, metode komunikasi, dan standar pelaporan, dengan kepedulian terhadap kebersihan serta keselamatan lingkungan kerja, sekaligus menerima dan menyesuaikan SOP, tujuan, tindakan, serta prosedur pelaksanaan sesuai kebutuhan informasi sebagai indikator unjuk kerja yang terintegrasi.</w:t>
              </w:r>
              <w:r w:rsidDel="00000000" w:rsidR="00000000" w:rsidRPr="00000000">
                <w:rPr>
                  <w:rFonts w:ascii="Bookman Old Style" w:cs="Bookman Old Style" w:eastAsia="Bookman Old Style" w:hAnsi="Bookman Old Style"/>
                  <w:sz w:val="20"/>
                  <w:szCs w:val="20"/>
                  <w:rtl w:val="0"/>
                </w:rPr>
                <w:t xml:space="preserve"> </w:t>
              </w:r>
            </w:ins>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blHeader w:val="0"/>
        </w:trPr>
        <w:tc>
          <w:tcPr>
            <w:vMerge w:val="continue"/>
            <w:tcMar>
              <w:top w:w="30.0" w:type="dxa"/>
              <w:left w:w="35.0" w:type="dxa"/>
              <w:bottom w:w="30.0" w:type="dxa"/>
              <w:right w:w="35.0" w:type="dxa"/>
            </w:tcMar>
          </w:tcPr>
          <w:p w:rsidR="00000000" w:rsidDel="00000000" w:rsidP="00000000" w:rsidRDefault="00000000" w:rsidRPr="00000000" w14:paraId="00000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ABE">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1.4</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ABF">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Perlengkapan keselamatan ketenagalistrikan (K2), peralatan utama dan pendukung pengoperasian sistem Pendingin, diidentifikasi.</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AC2">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1.4</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AC3">
            <w:pPr>
              <w:rPr/>
            </w:pPr>
            <w:r w:rsidDel="00000000" w:rsidR="00000000" w:rsidRPr="00000000">
              <w:rPr>
                <w:rFonts w:ascii="Bookman Old Style" w:cs="Bookman Old Style" w:eastAsia="Bookman Old Style" w:hAnsi="Bookman Old Style"/>
                <w:sz w:val="20"/>
                <w:szCs w:val="20"/>
                <w:rtl w:val="0"/>
              </w:rPr>
              <w:t xml:space="preserve">Mengidentifikasi perlengkapan keselamatan ketenagalistrikan (K2), peralatan utama, dan peralatan pendukung pengoperasian sistem Pendingin secara disiplin dan cermat, dengan komunikasi yang jelas dan lugas, serta peduli terhadap kebersihan dan keselamatan lingkungan kerja.</w:t>
            </w:r>
            <w:ins w:author="prihatmaka prihatmaka" w:id="301" w:date="2026-08-29T04:40:22Z">
              <w:r w:rsidDel="00000000" w:rsidR="00000000" w:rsidRPr="00000000">
                <w:rPr>
                  <w:rFonts w:ascii="Bookman Old Style" w:cs="Bookman Old Style" w:eastAsia="Bookman Old Style" w:hAnsi="Bookman Old Style"/>
                  <w:sz w:val="20"/>
                  <w:szCs w:val="20"/>
                  <w:rtl w:val="0"/>
                </w:rPr>
                <w:t xml:space="preserve"> </w:t>
                <w:br w:type="textWrapping"/>
              </w:r>
              <w:r w:rsidDel="00000000" w:rsidR="00000000" w:rsidRPr="00000000">
                <w:rPr>
                  <w:rFonts w:ascii="Bookman Old Style" w:cs="Bookman Old Style" w:eastAsia="Bookman Old Style" w:hAnsi="Bookman Old Style"/>
                  <w:rtl w:val="0"/>
                  <w:rPrChange w:author="prihatmaka prihatmaka" w:id="302" w:date="2026-08-29T04:40:22Z">
                    <w:rPr>
                      <w:rFonts w:ascii="Bookman Old Style" w:cs="Bookman Old Style" w:eastAsia="Bookman Old Style" w:hAnsi="Bookman Old Style"/>
                      <w:sz w:val="20"/>
                      <w:szCs w:val="20"/>
                    </w:rPr>
                  </w:rPrChange>
                </w:rPr>
                <w:t xml:space="preserve">Mengidentifikasi perlengkapan keselamatan ketenagalistrikan (K2), peralatan utama, dan peralatan pendukung pengoperasian sistem pendingin secara disiplin dan cermat, dengan komunikasi yang jelas serta kepedulian terhadap kebersihan dan keselamatan lingkungan kerja, sekaligus mengetahui dan mampu mengidentifikasi peralatan K2 serta peralatan utama dalam pelaksanaan operasi sebagai indikator unjuk kerja yang sesuai standar.</w:t>
              </w:r>
              <w:r w:rsidDel="00000000" w:rsidR="00000000" w:rsidRPr="00000000">
                <w:rPr>
                  <w:rFonts w:ascii="Bookman Old Style" w:cs="Bookman Old Style" w:eastAsia="Bookman Old Style" w:hAnsi="Bookman Old Style"/>
                  <w:sz w:val="20"/>
                  <w:szCs w:val="20"/>
                  <w:rtl w:val="0"/>
                </w:rPr>
                <w:t xml:space="preserve"> </w:t>
              </w:r>
            </w:ins>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blHeader w:val="0"/>
        </w:trPr>
        <w:tc>
          <w:tcPr>
            <w:vMerge w:val="continue"/>
            <w:tcMar>
              <w:top w:w="30.0" w:type="dxa"/>
              <w:left w:w="35.0" w:type="dxa"/>
              <w:bottom w:w="30.0" w:type="dxa"/>
              <w:right w:w="35.0" w:type="dxa"/>
            </w:tcMar>
          </w:tcPr>
          <w:p w:rsidR="00000000" w:rsidDel="00000000" w:rsidP="00000000" w:rsidRDefault="00000000" w:rsidRPr="00000000" w14:paraId="00000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AC7">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1.5</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AC8">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Lingkup perintah kerja pengoperasian sistem Pendingin disanggupi.</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ACB">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1.5</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ACC">
            <w:pPr>
              <w:rPr/>
            </w:pPr>
            <w:r w:rsidDel="00000000" w:rsidR="00000000" w:rsidRPr="00000000">
              <w:rPr>
                <w:rFonts w:ascii="Bookman Old Style" w:cs="Bookman Old Style" w:eastAsia="Bookman Old Style" w:hAnsi="Bookman Old Style"/>
                <w:sz w:val="20"/>
                <w:szCs w:val="20"/>
                <w:rtl w:val="0"/>
              </w:rPr>
              <w:t xml:space="preserve">Menyanggupi lingkup perintah kerja pengoperasian sistem Pendingin secara disiplin dan cermat, dengan komunikasi yang jelas dan lugas, serta peduli terhadap kebersihan dan keselamatan lingkungan kerja.</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blHeader w:val="0"/>
        </w:trPr>
        <w:tc>
          <w:tcPr>
            <w:vMerge w:val="restart"/>
            <w:tcMar>
              <w:top w:w="30.0" w:type="dxa"/>
              <w:left w:w="35.0" w:type="dxa"/>
              <w:bottom w:w="30.0" w:type="dxa"/>
              <w:right w:w="35.0" w:type="dxa"/>
            </w:tcMar>
          </w:tcPr>
          <w:p w:rsidR="00000000" w:rsidDel="00000000" w:rsidP="00000000" w:rsidRDefault="00000000" w:rsidRPr="00000000" w14:paraId="00000ACE">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2.</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ACF">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Menyiapkan sarana pengoperasian sistem Pendingin</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AD0">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2.1</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AD1">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Perintah kerja, formulir uji, check list pengoperasian sistem Pendingin disiapkan.</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AD2">
            <w:pPr>
              <w:rPr>
                <w:rFonts w:ascii="Bookman Old Style" w:cs="Bookman Old Style" w:eastAsia="Bookman Old Style" w:hAnsi="Bookman Old Style"/>
                <w:sz w:val="20"/>
                <w:szCs w:val="20"/>
                <w:rPrChange w:author="prihatmaka prihatmaka" w:id="304" w:date="2026-08-29T05:09:08Z">
                  <w:rPr/>
                </w:rPrChange>
              </w:rPr>
            </w:pPr>
            <w:r w:rsidDel="00000000" w:rsidR="00000000" w:rsidRPr="00000000">
              <w:rPr>
                <w:rFonts w:ascii="Bookman Old Style" w:cs="Bookman Old Style" w:eastAsia="Bookman Old Style" w:hAnsi="Bookman Old Style"/>
                <w:sz w:val="20"/>
                <w:szCs w:val="20"/>
                <w:rtl w:val="0"/>
              </w:rPr>
              <w:t xml:space="preserve">Tersiapkannya perintah kerja, formulir uji, check list, perlengkapan K2, lokasi, sarana, serta koordinasi waktu pengoperasian sistem Pendingin sesuai prosedur.</w:t>
            </w:r>
            <w:ins w:author="prihatmaka prihatmaka" w:id="303" w:date="2026-08-29T05:09:08Z">
              <w:r w:rsidDel="00000000" w:rsidR="00000000" w:rsidRPr="00000000">
                <w:rPr>
                  <w:rFonts w:ascii="Bookman Old Style" w:cs="Bookman Old Style" w:eastAsia="Bookman Old Style" w:hAnsi="Bookman Old Style"/>
                  <w:sz w:val="20"/>
                  <w:szCs w:val="20"/>
                  <w:rtl w:val="0"/>
                </w:rPr>
                <w:t xml:space="preserve"> </w:t>
                <w:br w:type="textWrapping"/>
                <w:br w:type="textWrapping"/>
              </w:r>
              <w:r w:rsidDel="00000000" w:rsidR="00000000" w:rsidRPr="00000000">
                <w:rPr>
                  <w:rFonts w:ascii="Bookman Old Style" w:cs="Bookman Old Style" w:eastAsia="Bookman Old Style" w:hAnsi="Bookman Old Style"/>
                  <w:sz w:val="20"/>
                  <w:szCs w:val="20"/>
                  <w:rtl w:val="0"/>
                  <w:rPrChange w:author="prihatmaka prihatmaka" w:id="304" w:date="2026-08-29T05:09:08Z">
                    <w:rPr>
                      <w:rFonts w:ascii="Bookman Old Style" w:cs="Bookman Old Style" w:eastAsia="Bookman Old Style" w:hAnsi="Bookman Old Style"/>
                      <w:sz w:val="20"/>
                      <w:szCs w:val="20"/>
                    </w:rPr>
                  </w:rPrChange>
                </w:rPr>
                <w:t xml:space="preserve">Menyiapkan perintah kerja, formulir uji, check list, perlengkapan K2, lokasi, sarana, serta koordinasi waktu sesuai prosedur, menggunakan APD kimia dan listrik dengan benar, berkoordinasi dengan operator CCR dan Turbin, serta melaksanakan venting, priming, dan isolasi area sebagai unjuk kerja disiplin, aman, dan sesuai standar. </w:t>
              </w:r>
            </w:ins>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AD3">
            <w:pPr>
              <w:rPr/>
            </w:pPr>
            <w:r w:rsidDel="00000000" w:rsidR="00000000" w:rsidRPr="00000000">
              <w:rPr>
                <w:rFonts w:ascii="Bookman Old Style" w:cs="Bookman Old Style" w:eastAsia="Bookman Old Style" w:hAnsi="Bookman Old Style"/>
                <w:sz w:val="20"/>
                <w:szCs w:val="20"/>
                <w:rtl w:val="0"/>
              </w:rPr>
              <w:t xml:space="preserve">Penjelasan tentang:</w:t>
            </w:r>
            <w:r w:rsidDel="00000000" w:rsidR="00000000" w:rsidRPr="00000000">
              <w:rPr>
                <w:rtl w:val="0"/>
              </w:rPr>
            </w:r>
          </w:p>
          <w:p w:rsidR="00000000" w:rsidDel="00000000" w:rsidP="00000000" w:rsidRDefault="00000000" w:rsidRPr="00000000" w14:paraId="00000AD4">
            <w:pPr>
              <w:rPr/>
            </w:pPr>
            <w:r w:rsidDel="00000000" w:rsidR="00000000" w:rsidRPr="00000000">
              <w:rPr>
                <w:rFonts w:ascii="Bookman Old Style" w:cs="Bookman Old Style" w:eastAsia="Bookman Old Style" w:hAnsi="Bookman Old Style"/>
                <w:sz w:val="20"/>
                <w:szCs w:val="20"/>
                <w:rtl w:val="0"/>
              </w:rPr>
              <w:t xml:space="preserve">1. Perintah kerja, formulir uji, dan check list pengoperasian sistem Pendingin</w:t>
            </w:r>
            <w:r w:rsidDel="00000000" w:rsidR="00000000" w:rsidRPr="00000000">
              <w:rPr>
                <w:rtl w:val="0"/>
              </w:rPr>
            </w:r>
          </w:p>
          <w:p w:rsidR="00000000" w:rsidDel="00000000" w:rsidP="00000000" w:rsidRDefault="00000000" w:rsidRPr="00000000" w14:paraId="00000AD5">
            <w:pPr>
              <w:rPr/>
            </w:pPr>
            <w:r w:rsidDel="00000000" w:rsidR="00000000" w:rsidRPr="00000000">
              <w:rPr>
                <w:rFonts w:ascii="Bookman Old Style" w:cs="Bookman Old Style" w:eastAsia="Bookman Old Style" w:hAnsi="Bookman Old Style"/>
                <w:sz w:val="20"/>
                <w:szCs w:val="20"/>
                <w:rtl w:val="0"/>
              </w:rPr>
              <w:t xml:space="preserve">2. Perlengkapan K2 serta peralatan utama dan pendukung</w:t>
            </w:r>
            <w:r w:rsidDel="00000000" w:rsidR="00000000" w:rsidRPr="00000000">
              <w:rPr>
                <w:rtl w:val="0"/>
              </w:rPr>
            </w:r>
          </w:p>
          <w:p w:rsidR="00000000" w:rsidDel="00000000" w:rsidP="00000000" w:rsidRDefault="00000000" w:rsidRPr="00000000" w14:paraId="00000AD6">
            <w:pPr>
              <w:rPr/>
            </w:pPr>
            <w:r w:rsidDel="00000000" w:rsidR="00000000" w:rsidRPr="00000000">
              <w:rPr>
                <w:rFonts w:ascii="Bookman Old Style" w:cs="Bookman Old Style" w:eastAsia="Bookman Old Style" w:hAnsi="Bookman Old Style"/>
                <w:sz w:val="20"/>
                <w:szCs w:val="20"/>
                <w:rtl w:val="0"/>
              </w:rPr>
              <w:t xml:space="preserve">3. Penyiapan dan pengamanan lokasi serta sarana kerja</w:t>
            </w:r>
            <w:r w:rsidDel="00000000" w:rsidR="00000000" w:rsidRPr="00000000">
              <w:rPr>
                <w:rtl w:val="0"/>
              </w:rPr>
            </w:r>
          </w:p>
          <w:p w:rsidR="00000000" w:rsidDel="00000000" w:rsidP="00000000" w:rsidRDefault="00000000" w:rsidRPr="00000000" w14:paraId="00000AD7">
            <w:pPr>
              <w:rPr>
                <w:ins w:author="prihatmaka prihatmaka" w:id="305" w:date="2026-08-29T05:09:33Z"/>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4. Koordinasi waktu dan pelaksanaan pengoperasian</w:t>
            </w:r>
            <w:ins w:author="prihatmaka prihatmaka" w:id="305" w:date="2026-08-29T05:09:33Z">
              <w:r w:rsidDel="00000000" w:rsidR="00000000" w:rsidRPr="00000000">
                <w:rPr>
                  <w:rFonts w:ascii="Bookman Old Style" w:cs="Bookman Old Style" w:eastAsia="Bookman Old Style" w:hAnsi="Bookman Old Style"/>
                  <w:sz w:val="20"/>
                  <w:szCs w:val="20"/>
                  <w:rtl w:val="0"/>
                </w:rPr>
                <w:br w:type="textWrapping"/>
                <w:br w:type="textWrapping"/>
              </w:r>
            </w:ins>
          </w:p>
          <w:p w:rsidR="00000000" w:rsidDel="00000000" w:rsidP="00000000" w:rsidRDefault="00000000" w:rsidRPr="00000000" w14:paraId="00000AD8">
            <w:pPr>
              <w:rPr>
                <w:ins w:author="prihatmaka prihatmaka" w:id="305" w:date="2026-08-29T05:09:33Z"/>
                <w:rFonts w:ascii="Bookman Old Style" w:cs="Bookman Old Style" w:eastAsia="Bookman Old Style" w:hAnsi="Bookman Old Style"/>
                <w:sz w:val="20"/>
                <w:szCs w:val="20"/>
              </w:rPr>
            </w:pPr>
            <w:ins w:author="prihatmaka prihatmaka" w:id="305" w:date="2026-08-29T05:09:33Z">
              <w:r w:rsidDel="00000000" w:rsidR="00000000" w:rsidRPr="00000000">
                <w:rPr>
                  <w:rFonts w:ascii="Bookman Old Style" w:cs="Bookman Old Style" w:eastAsia="Bookman Old Style" w:hAnsi="Bookman Old Style"/>
                  <w:sz w:val="20"/>
                  <w:szCs w:val="20"/>
                  <w:rtl w:val="0"/>
                </w:rPr>
                <w:t xml:space="preserve">Penjelasan tentang:  </w:t>
              </w:r>
            </w:ins>
          </w:p>
          <w:p w:rsidR="00000000" w:rsidDel="00000000" w:rsidP="00000000" w:rsidRDefault="00000000" w:rsidRPr="00000000" w14:paraId="00000AD9">
            <w:pPr>
              <w:numPr>
                <w:ilvl w:val="0"/>
                <w:numId w:val="2"/>
              </w:numPr>
              <w:ind w:left="450" w:hanging="360"/>
              <w:rPr>
                <w:ins w:author="prihatmaka prihatmaka" w:id="305" w:date="2026-08-29T05:09:33Z"/>
                <w:rFonts w:ascii="Bookman Old Style" w:cs="Bookman Old Style" w:eastAsia="Bookman Old Style" w:hAnsi="Bookman Old Style"/>
                <w:sz w:val="20"/>
                <w:szCs w:val="20"/>
                <w:u w:val="none"/>
              </w:rPr>
            </w:pPr>
            <w:ins w:author="prihatmaka prihatmaka" w:id="305" w:date="2026-08-29T05:09:33Z">
              <w:r w:rsidDel="00000000" w:rsidR="00000000" w:rsidRPr="00000000">
                <w:rPr>
                  <w:rFonts w:ascii="Bookman Old Style" w:cs="Bookman Old Style" w:eastAsia="Bookman Old Style" w:hAnsi="Bookman Old Style"/>
                  <w:sz w:val="20"/>
                  <w:szCs w:val="20"/>
                  <w:rtl w:val="0"/>
                </w:rPr>
                <w:t xml:space="preserve">Perintah kerja, formulir uji, dan check list pengoperasian sistem pendingin  </w:t>
              </w:r>
            </w:ins>
          </w:p>
          <w:p w:rsidR="00000000" w:rsidDel="00000000" w:rsidP="00000000" w:rsidRDefault="00000000" w:rsidRPr="00000000" w14:paraId="00000AD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ins w:author="prihatmaka prihatmaka" w:id="305" w:date="2026-08-29T05:09:33Z"/>
                <w:rFonts w:ascii="Bookman Old Style" w:cs="Bookman Old Style" w:eastAsia="Bookman Old Style" w:hAnsi="Bookman Old Style"/>
                <w:sz w:val="20"/>
                <w:szCs w:val="20"/>
              </w:rPr>
            </w:pPr>
            <w:ins w:author="prihatmaka prihatmaka" w:id="305" w:date="2026-08-29T05:09:33Z">
              <w:r w:rsidDel="00000000" w:rsidR="00000000" w:rsidRPr="00000000">
                <w:rPr>
                  <w:rFonts w:ascii="Bookman Old Style" w:cs="Bookman Old Style" w:eastAsia="Bookman Old Style" w:hAnsi="Bookman Old Style"/>
                  <w:sz w:val="20"/>
                  <w:szCs w:val="20"/>
                  <w:rtl w:val="0"/>
                  <w:rPrChange w:author="prihatmaka prihatmaka" w:id="306" w:date="2026-08-29T05:09:33Z">
                    <w:rPr>
                      <w:rFonts w:ascii="Bookman Old Style" w:cs="Bookman Old Style" w:eastAsia="Bookman Old Style" w:hAnsi="Bookman Old Style"/>
                      <w:sz w:val="20"/>
                      <w:szCs w:val="20"/>
                    </w:rPr>
                  </w:rPrChange>
                </w:rPr>
                <w:t xml:space="preserve">Perlengkapan K2 serta peralatan utama dan pendukung  </w:t>
              </w:r>
            </w:ins>
          </w:p>
          <w:p w:rsidR="00000000" w:rsidDel="00000000" w:rsidP="00000000" w:rsidRDefault="00000000" w:rsidRPr="00000000" w14:paraId="00000AD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ins w:author="prihatmaka prihatmaka" w:id="305" w:date="2026-08-29T05:09:33Z"/>
                <w:rFonts w:ascii="Bookman Old Style" w:cs="Bookman Old Style" w:eastAsia="Bookman Old Style" w:hAnsi="Bookman Old Style"/>
                <w:sz w:val="20"/>
                <w:szCs w:val="20"/>
              </w:rPr>
            </w:pPr>
            <w:ins w:author="prihatmaka prihatmaka" w:id="305" w:date="2026-08-29T05:09:33Z">
              <w:r w:rsidDel="00000000" w:rsidR="00000000" w:rsidRPr="00000000">
                <w:rPr>
                  <w:rFonts w:ascii="Bookman Old Style" w:cs="Bookman Old Style" w:eastAsia="Bookman Old Style" w:hAnsi="Bookman Old Style"/>
                  <w:sz w:val="20"/>
                  <w:szCs w:val="20"/>
                  <w:rtl w:val="0"/>
                  <w:rPrChange w:author="prihatmaka prihatmaka" w:id="306" w:date="2026-08-29T05:09:33Z">
                    <w:rPr>
                      <w:rFonts w:ascii="Bookman Old Style" w:cs="Bookman Old Style" w:eastAsia="Bookman Old Style" w:hAnsi="Bookman Old Style"/>
                      <w:sz w:val="20"/>
                      <w:szCs w:val="20"/>
                    </w:rPr>
                  </w:rPrChange>
                </w:rPr>
                <w:t xml:space="preserve">Penyiapan dan pengamanan lokasi serta sarana kerja  </w:t>
              </w:r>
            </w:ins>
          </w:p>
          <w:p w:rsidR="00000000" w:rsidDel="00000000" w:rsidP="00000000" w:rsidRDefault="00000000" w:rsidRPr="00000000" w14:paraId="00000AD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ins w:author="prihatmaka prihatmaka" w:id="305" w:date="2026-08-29T05:09:33Z"/>
                <w:rFonts w:ascii="Bookman Old Style" w:cs="Bookman Old Style" w:eastAsia="Bookman Old Style" w:hAnsi="Bookman Old Style"/>
                <w:sz w:val="20"/>
                <w:szCs w:val="20"/>
              </w:rPr>
            </w:pPr>
            <w:ins w:author="prihatmaka prihatmaka" w:id="305" w:date="2026-08-29T05:09:33Z">
              <w:r w:rsidDel="00000000" w:rsidR="00000000" w:rsidRPr="00000000">
                <w:rPr>
                  <w:rFonts w:ascii="Bookman Old Style" w:cs="Bookman Old Style" w:eastAsia="Bookman Old Style" w:hAnsi="Bookman Old Style"/>
                  <w:sz w:val="20"/>
                  <w:szCs w:val="20"/>
                  <w:rtl w:val="0"/>
                  <w:rPrChange w:author="prihatmaka prihatmaka" w:id="306" w:date="2026-08-29T05:09:33Z">
                    <w:rPr>
                      <w:rFonts w:ascii="Bookman Old Style" w:cs="Bookman Old Style" w:eastAsia="Bookman Old Style" w:hAnsi="Bookman Old Style"/>
                      <w:sz w:val="20"/>
                      <w:szCs w:val="20"/>
                    </w:rPr>
                  </w:rPrChange>
                </w:rPr>
                <w:t xml:space="preserve">Koordinasi waktu dan pelaksanaan pengoperasian  </w:t>
              </w:r>
            </w:ins>
          </w:p>
          <w:p w:rsidR="00000000" w:rsidDel="00000000" w:rsidP="00000000" w:rsidRDefault="00000000" w:rsidRPr="00000000" w14:paraId="00000AD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ins w:author="prihatmaka prihatmaka" w:id="305" w:date="2026-08-29T05:09:33Z"/>
                <w:rFonts w:ascii="Bookman Old Style" w:cs="Bookman Old Style" w:eastAsia="Bookman Old Style" w:hAnsi="Bookman Old Style"/>
                <w:sz w:val="20"/>
                <w:szCs w:val="20"/>
              </w:rPr>
            </w:pPr>
            <w:ins w:author="prihatmaka prihatmaka" w:id="305" w:date="2026-08-29T05:09:33Z">
              <w:r w:rsidDel="00000000" w:rsidR="00000000" w:rsidRPr="00000000">
                <w:rPr>
                  <w:rFonts w:ascii="Bookman Old Style" w:cs="Bookman Old Style" w:eastAsia="Bookman Old Style" w:hAnsi="Bookman Old Style"/>
                  <w:sz w:val="20"/>
                  <w:szCs w:val="20"/>
                  <w:rtl w:val="0"/>
                  <w:rPrChange w:author="prihatmaka prihatmaka" w:id="306" w:date="2026-08-29T05:09:33Z">
                    <w:rPr>
                      <w:rFonts w:ascii="Bookman Old Style" w:cs="Bookman Old Style" w:eastAsia="Bookman Old Style" w:hAnsi="Bookman Old Style"/>
                      <w:sz w:val="20"/>
                      <w:szCs w:val="20"/>
                    </w:rPr>
                  </w:rPrChange>
                </w:rPr>
                <w:t xml:space="preserve">Teknik priming CWP dan venting waterbox  </w:t>
              </w:r>
            </w:ins>
          </w:p>
          <w:p w:rsidR="00000000" w:rsidDel="00000000" w:rsidP="00000000" w:rsidRDefault="00000000" w:rsidRPr="00000000" w14:paraId="00000AD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ins w:author="prihatmaka prihatmaka" w:id="305" w:date="2026-08-29T05:09:33Z"/>
                <w:rFonts w:ascii="Bookman Old Style" w:cs="Bookman Old Style" w:eastAsia="Bookman Old Style" w:hAnsi="Bookman Old Style"/>
                <w:sz w:val="20"/>
                <w:szCs w:val="20"/>
              </w:rPr>
            </w:pPr>
            <w:ins w:author="prihatmaka prihatmaka" w:id="305" w:date="2026-08-29T05:09:33Z">
              <w:r w:rsidDel="00000000" w:rsidR="00000000" w:rsidRPr="00000000">
                <w:rPr>
                  <w:rFonts w:ascii="Bookman Old Style" w:cs="Bookman Old Style" w:eastAsia="Bookman Old Style" w:hAnsi="Bookman Old Style"/>
                  <w:sz w:val="20"/>
                  <w:szCs w:val="20"/>
                  <w:rtl w:val="0"/>
                  <w:rPrChange w:author="prihatmaka prihatmaka" w:id="306" w:date="2026-08-29T05:09:33Z">
                    <w:rPr>
                      <w:rFonts w:ascii="Bookman Old Style" w:cs="Bookman Old Style" w:eastAsia="Bookman Old Style" w:hAnsi="Bookman Old Style"/>
                      <w:sz w:val="20"/>
                      <w:szCs w:val="20"/>
                    </w:rPr>
                  </w:rPrChange>
                </w:rPr>
                <w:t xml:space="preserve">Pemeriksaan valve line-up dan level hotwell  </w:t>
              </w:r>
            </w:ins>
          </w:p>
          <w:p w:rsidR="00000000" w:rsidDel="00000000" w:rsidP="00000000" w:rsidRDefault="00000000" w:rsidRPr="00000000" w14:paraId="00000AD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ins w:author="prihatmaka prihatmaka" w:id="305" w:date="2026-08-29T05:09:33Z"/>
                <w:rFonts w:ascii="Bookman Old Style" w:cs="Bookman Old Style" w:eastAsia="Bookman Old Style" w:hAnsi="Bookman Old Style"/>
                <w:sz w:val="20"/>
                <w:szCs w:val="20"/>
              </w:rPr>
            </w:pPr>
            <w:ins w:author="prihatmaka prihatmaka" w:id="305" w:date="2026-08-29T05:09:33Z">
              <w:r w:rsidDel="00000000" w:rsidR="00000000" w:rsidRPr="00000000">
                <w:rPr>
                  <w:rFonts w:ascii="Bookman Old Style" w:cs="Bookman Old Style" w:eastAsia="Bookman Old Style" w:hAnsi="Bookman Old Style"/>
                  <w:sz w:val="20"/>
                  <w:szCs w:val="20"/>
                  <w:rtl w:val="0"/>
                  <w:rPrChange w:author="prihatmaka prihatmaka" w:id="306" w:date="2026-08-29T05:09:33Z">
                    <w:rPr>
                      <w:rFonts w:ascii="Bookman Old Style" w:cs="Bookman Old Style" w:eastAsia="Bookman Old Style" w:hAnsi="Bookman Old Style"/>
                      <w:sz w:val="20"/>
                      <w:szCs w:val="20"/>
                    </w:rPr>
                  </w:rPrChange>
                </w:rPr>
                <w:t xml:space="preserve">Persiapan pemeriksaan instrumentasi terpasang di lokal maupun ruang kontrol  </w:t>
              </w:r>
            </w:ins>
          </w:p>
          <w:p w:rsidR="00000000" w:rsidDel="00000000" w:rsidP="00000000" w:rsidRDefault="00000000" w:rsidRPr="00000000" w14:paraId="00000AE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ins w:author="prihatmaka prihatmaka" w:id="305" w:date="2026-08-29T05:09:33Z"/>
                <w:rFonts w:ascii="Bookman Old Style" w:cs="Bookman Old Style" w:eastAsia="Bookman Old Style" w:hAnsi="Bookman Old Style"/>
                <w:sz w:val="20"/>
                <w:szCs w:val="20"/>
              </w:rPr>
            </w:pPr>
            <w:ins w:author="prihatmaka prihatmaka" w:id="305" w:date="2026-08-29T05:09:33Z">
              <w:r w:rsidDel="00000000" w:rsidR="00000000" w:rsidRPr="00000000">
                <w:rPr>
                  <w:rFonts w:ascii="Bookman Old Style" w:cs="Bookman Old Style" w:eastAsia="Bookman Old Style" w:hAnsi="Bookman Old Style"/>
                  <w:sz w:val="20"/>
                  <w:szCs w:val="20"/>
                  <w:rtl w:val="0"/>
                  <w:rPrChange w:author="prihatmaka prihatmaka" w:id="306" w:date="2026-08-29T05:09:33Z">
                    <w:rPr>
                      <w:rFonts w:ascii="Bookman Old Style" w:cs="Bookman Old Style" w:eastAsia="Bookman Old Style" w:hAnsi="Bookman Old Style"/>
                      <w:sz w:val="20"/>
                      <w:szCs w:val="20"/>
                    </w:rPr>
                  </w:rPrChange>
                </w:rPr>
                <w:t xml:space="preserve">Waktu yang diperlukan untuk terlaksananya pengoperasian sistem pendingin</w:t>
              </w:r>
              <w:r w:rsidDel="00000000" w:rsidR="00000000" w:rsidRPr="00000000">
                <w:rPr>
                  <w:rFonts w:ascii="Bookman Old Style" w:cs="Bookman Old Style" w:eastAsia="Bookman Old Style" w:hAnsi="Bookman Old Style"/>
                  <w:sz w:val="20"/>
                  <w:szCs w:val="20"/>
                  <w:rtl w:val="0"/>
                </w:rPr>
                <w:t xml:space="preserve">  </w:t>
              </w:r>
            </w:ins>
          </w:p>
          <w:p w:rsidR="00000000" w:rsidDel="00000000" w:rsidP="00000000" w:rsidRDefault="00000000" w:rsidRPr="00000000" w14:paraId="00000AE1">
            <w:pPr>
              <w:rPr>
                <w:ins w:author="prihatmaka prihatmaka" w:id="305" w:date="2026-08-29T05:09:33Z"/>
                <w:rFonts w:ascii="Bookman Old Style" w:cs="Bookman Old Style" w:eastAsia="Bookman Old Style" w:hAnsi="Bookman Old Style"/>
                <w:sz w:val="20"/>
                <w:szCs w:val="20"/>
              </w:rPr>
            </w:pPr>
            <w:ins w:author="prihatmaka prihatmaka" w:id="305" w:date="2026-08-29T05:09:33Z">
              <w:r w:rsidDel="00000000" w:rsidR="00000000" w:rsidRPr="00000000">
                <w:rPr>
                  <w:rtl w:val="0"/>
                </w:rPr>
              </w:r>
            </w:ins>
          </w:p>
          <w:p w:rsidR="00000000" w:rsidDel="00000000" w:rsidP="00000000" w:rsidRDefault="00000000" w:rsidRPr="00000000" w14:paraId="00000AE2">
            <w:pPr>
              <w:rPr>
                <w:rFonts w:ascii="Bookman Old Style" w:cs="Bookman Old Style" w:eastAsia="Bookman Old Style" w:hAnsi="Bookman Old Style"/>
                <w:sz w:val="20"/>
                <w:szCs w:val="20"/>
                <w:rPrChange w:author="prihatmaka prihatmaka" w:id="306" w:date="2026-08-29T05:09:33Z">
                  <w:rPr/>
                </w:rPrChange>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AE3">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2.1</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AE4">
            <w:pPr>
              <w:rPr>
                <w:ins w:author="prihatmaka prihatmaka" w:id="307" w:date="2026-08-29T04:41:52Z"/>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Menyiapkan perintah kerja, formulir uji, dan check list pengoperasian sistem Pendingin secara disiplin dan cermat, dengan komunikasi yang jelas dan lugas, serta peduli terhadap kebersihan dan keselamatan lingkungan kerja.</w:t>
            </w:r>
            <w:ins w:author="prihatmaka prihatmaka" w:id="307" w:date="2026-08-29T04:41:52Z">
              <w:r w:rsidDel="00000000" w:rsidR="00000000" w:rsidRPr="00000000">
                <w:rPr>
                  <w:rtl w:val="0"/>
                </w:rPr>
              </w:r>
            </w:ins>
          </w:p>
          <w:p w:rsidR="00000000" w:rsidDel="00000000" w:rsidP="00000000" w:rsidRDefault="00000000" w:rsidRPr="00000000" w14:paraId="00000AE5">
            <w:pPr>
              <w:rPr>
                <w:ins w:author="prihatmaka prihatmaka" w:id="307" w:date="2026-08-29T04:41:52Z"/>
                <w:rFonts w:ascii="Bookman Old Style" w:cs="Bookman Old Style" w:eastAsia="Bookman Old Style" w:hAnsi="Bookman Old Style"/>
                <w:sz w:val="20"/>
                <w:szCs w:val="20"/>
              </w:rPr>
            </w:pPr>
            <w:ins w:author="prihatmaka prihatmaka" w:id="307" w:date="2026-08-29T04:41:52Z">
              <w:r w:rsidDel="00000000" w:rsidR="00000000" w:rsidRPr="00000000">
                <w:rPr>
                  <w:rtl w:val="0"/>
                </w:rPr>
              </w:r>
            </w:ins>
          </w:p>
          <w:p w:rsidR="00000000" w:rsidDel="00000000" w:rsidP="00000000" w:rsidRDefault="00000000" w:rsidRPr="00000000" w14:paraId="00000AE6">
            <w:pPr>
              <w:rPr/>
            </w:pPr>
            <w:ins w:author="prihatmaka prihatmaka" w:id="307" w:date="2026-08-29T04:41:52Z">
              <w:r w:rsidDel="00000000" w:rsidR="00000000" w:rsidRPr="00000000">
                <w:rPr>
                  <w:rFonts w:ascii="Bookman Old Style" w:cs="Bookman Old Style" w:eastAsia="Bookman Old Style" w:hAnsi="Bookman Old Style"/>
                  <w:sz w:val="20"/>
                  <w:szCs w:val="20"/>
                  <w:rtl w:val="0"/>
                  <w:rPrChange w:author="prihatmaka prihatmaka" w:id="308" w:date="2026-08-29T04:41:52Z">
                    <w:rPr>
                      <w:rFonts w:ascii="Bookman Old Style" w:cs="Bookman Old Style" w:eastAsia="Bookman Old Style" w:hAnsi="Bookman Old Style"/>
                      <w:sz w:val="20"/>
                      <w:szCs w:val="20"/>
                    </w:rPr>
                  </w:rPrChange>
                </w:rPr>
                <w:t xml:space="preserve">Memenuhi lingkup perintah kerja pengoperasian sistem pendingin secara disiplin dan cermat dengan komunikasi yang jelas serta kepedulian terhadap kebersihan dan keselamatan lingkungan kerja, menyiapkan perintah kerja, formulir uji, dan check list sesuai prosedur, serta mengidentifikasi tugas dan tanggung jawab berdasarkan perintah kerja dengan baik dan benar sebagai indikator unjuk kerja yang terstruktur dan konsisten.</w:t>
              </w:r>
              <w:r w:rsidDel="00000000" w:rsidR="00000000" w:rsidRPr="00000000">
                <w:rPr>
                  <w:rFonts w:ascii="Bookman Old Style" w:cs="Bookman Old Style" w:eastAsia="Bookman Old Style" w:hAnsi="Bookman Old Style"/>
                  <w:sz w:val="20"/>
                  <w:szCs w:val="20"/>
                  <w:rtl w:val="0"/>
                </w:rPr>
                <w:br w:type="textWrapping"/>
              </w:r>
            </w:ins>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AE7">
            <w:pPr>
              <w:jc w:val="center"/>
              <w:rPr>
                <w:rFonts w:ascii="Bookman Old Style" w:cs="Bookman Old Style" w:eastAsia="Bookman Old Style" w:hAnsi="Bookman Old Style"/>
                <w:sz w:val="24"/>
                <w:szCs w:val="24"/>
              </w:rPr>
            </w:pPr>
            <w:ins w:author="prihatmaka prihatmaka" w:id="309" w:date="2026-08-29T04:46:23Z">
              <w:r w:rsidDel="00000000" w:rsidR="00000000" w:rsidRPr="00000000">
                <w:rPr>
                  <w:rFonts w:ascii="Bookman Old Style" w:cs="Bookman Old Style" w:eastAsia="Bookman Old Style" w:hAnsi="Bookman Old Style"/>
                  <w:sz w:val="20"/>
                  <w:szCs w:val="20"/>
                  <w:rtl w:val="0"/>
                  <w:rPrChange w:author="prihatmaka prihatmaka" w:id="310" w:date="2026-08-29T04:46:23Z">
                    <w:rPr/>
                  </w:rPrChange>
                </w:rPr>
                <w:t xml:space="preserve">2</w:t>
              </w:r>
            </w:ins>
            <w:del w:author="prihatmaka prihatmaka" w:id="309" w:date="2026-08-29T04:46:23Z">
              <w:r w:rsidDel="00000000" w:rsidR="00000000" w:rsidRPr="00000000">
                <w:rPr>
                  <w:rFonts w:ascii="Bookman Old Style" w:cs="Bookman Old Style" w:eastAsia="Bookman Old Style" w:hAnsi="Bookman Old Style"/>
                  <w:sz w:val="20"/>
                  <w:szCs w:val="20"/>
                  <w:rtl w:val="0"/>
                  <w:rPrChange w:author="prihatmaka prihatmaka" w:id="310" w:date="2026-08-29T04:46:23Z">
                    <w:rPr>
                      <w:rFonts w:ascii="Bookman Old Style" w:cs="Bookman Old Style" w:eastAsia="Bookman Old Style" w:hAnsi="Bookman Old Style"/>
                      <w:sz w:val="20"/>
                      <w:szCs w:val="20"/>
                    </w:rPr>
                  </w:rPrChange>
                </w:rPr>
                <w:delText xml:space="preserve">4</w:delText>
              </w:r>
            </w:del>
            <w:r w:rsidDel="00000000" w:rsidR="00000000" w:rsidRPr="00000000">
              <w:rPr>
                <w:rFonts w:ascii="Bookman Old Style" w:cs="Bookman Old Style" w:eastAsia="Bookman Old Style" w:hAnsi="Bookman Old Style"/>
                <w:sz w:val="20"/>
                <w:szCs w:val="20"/>
                <w:rtl w:val="0"/>
              </w:rPr>
              <w:t xml:space="preserve"> JP</w:t>
            </w:r>
            <w:r w:rsidDel="00000000" w:rsidR="00000000" w:rsidRPr="00000000">
              <w:rPr>
                <w:rtl w:val="0"/>
              </w:rPr>
            </w:r>
          </w:p>
        </w:tc>
      </w:tr>
      <w:tr>
        <w:trPr>
          <w:cantSplit w:val="1"/>
          <w:tblHeader w:val="0"/>
        </w:trPr>
        <w:tc>
          <w:tcPr>
            <w:vMerge w:val="continue"/>
            <w:tcMar>
              <w:top w:w="30.0" w:type="dxa"/>
              <w:left w:w="35.0" w:type="dxa"/>
              <w:bottom w:w="30.0" w:type="dxa"/>
              <w:right w:w="35.0" w:type="dxa"/>
            </w:tcMar>
          </w:tcPr>
          <w:p w:rsidR="00000000" w:rsidDel="00000000" w:rsidP="00000000" w:rsidRDefault="00000000" w:rsidRPr="00000000" w14:paraId="00000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AEA">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2.2</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AEB">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Perlengkapan keselamatan ketenagalistrikan (K2) dan peralatan pendukung lainnya disiapkan.</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AEE">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2.2</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AEF">
            <w:pPr>
              <w:rPr>
                <w:ins w:author="prihatmaka prihatmaka" w:id="311" w:date="2026-08-29T04:42:15Z"/>
                <w:rFonts w:ascii="Bookman Old Style" w:cs="Bookman Old Style" w:eastAsia="Bookman Old Style" w:hAnsi="Bookman Old Style"/>
                <w:rPrChange w:author="prihatmaka prihatmaka" w:id="312" w:date="2026-08-29T04:42:15Z">
                  <w:rPr>
                    <w:rFonts w:ascii="Bookman Old Style" w:cs="Bookman Old Style" w:eastAsia="Bookman Old Style" w:hAnsi="Bookman Old Style"/>
                    <w:sz w:val="20"/>
                    <w:szCs w:val="20"/>
                  </w:rPr>
                </w:rPrChange>
              </w:rPr>
            </w:pPr>
            <w:r w:rsidDel="00000000" w:rsidR="00000000" w:rsidRPr="00000000">
              <w:rPr>
                <w:rFonts w:ascii="Bookman Old Style" w:cs="Bookman Old Style" w:eastAsia="Bookman Old Style" w:hAnsi="Bookman Old Style"/>
                <w:sz w:val="20"/>
                <w:szCs w:val="20"/>
                <w:rtl w:val="0"/>
              </w:rPr>
              <w:t xml:space="preserve">Menyiapkan perlengkapan keselamatan ketenagalistrikan (K2) dan peralatan pendukung lainnya secara disiplin dan cermat, dengan komunikasi yang jelas dan lugas, serta peduli terhadap kebersihan dan keselamatan lingkungan kerja.</w:t>
            </w:r>
            <w:ins w:author="prihatmaka prihatmaka" w:id="311" w:date="2026-08-29T04:42:15Z">
              <w:r w:rsidDel="00000000" w:rsidR="00000000" w:rsidRPr="00000000">
                <w:rPr>
                  <w:rFonts w:ascii="Bookman Old Style" w:cs="Bookman Old Style" w:eastAsia="Bookman Old Style" w:hAnsi="Bookman Old Style"/>
                  <w:sz w:val="20"/>
                  <w:szCs w:val="20"/>
                  <w:rtl w:val="0"/>
                </w:rPr>
                <w:br w:type="textWrapping"/>
              </w:r>
              <w:r w:rsidDel="00000000" w:rsidR="00000000" w:rsidRPr="00000000">
                <w:rPr>
                  <w:rFonts w:ascii="Bookman Old Style" w:cs="Bookman Old Style" w:eastAsia="Bookman Old Style" w:hAnsi="Bookman Old Style"/>
                  <w:rtl w:val="0"/>
                  <w:rPrChange w:author="prihatmaka prihatmaka" w:id="312" w:date="2026-08-29T04:42:15Z">
                    <w:rPr>
                      <w:rFonts w:ascii="Bookman Old Style" w:cs="Bookman Old Style" w:eastAsia="Bookman Old Style" w:hAnsi="Bookman Old Style"/>
                      <w:sz w:val="20"/>
                      <w:szCs w:val="20"/>
                    </w:rPr>
                  </w:rPrChange>
                </w:rPr>
                <w:t xml:space="preserve">Mengidentifikasi dan menyiapkan perlengkapan keselamatan ketenagalistrikan (K2) serta peralatan pendukung pengoperasian sistem pendingin secara disiplin dan cermat, dengan komunikasi yang jelas serta kepedulian terhadap kebersihan dan keselamatan lingkungan kerja, sekaligus memahami standar K2 untuk memastikan perlengkapan dan peralatan digunakan sesuai peraturan sehingga operasi berlangsung tertib, konsisten, dan aman.</w:t>
              </w:r>
            </w:ins>
          </w:p>
          <w:p w:rsidR="00000000" w:rsidDel="00000000" w:rsidP="00000000" w:rsidRDefault="00000000" w:rsidRPr="00000000" w14:paraId="00000AF0">
            <w:pPr>
              <w:rPr>
                <w:rFonts w:ascii="Bookman Old Style" w:cs="Bookman Old Style" w:eastAsia="Bookman Old Style" w:hAnsi="Bookman Old Style"/>
                <w:rPrChange w:author="prihatmaka prihatmaka" w:id="312" w:date="2026-08-29T04:42:15Z">
                  <w:rPr/>
                </w:rPrChange>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blHeader w:val="0"/>
        </w:trPr>
        <w:tc>
          <w:tcPr>
            <w:vMerge w:val="continue"/>
            <w:tcMar>
              <w:top w:w="30.0" w:type="dxa"/>
              <w:left w:w="35.0" w:type="dxa"/>
              <w:bottom w:w="30.0" w:type="dxa"/>
              <w:right w:w="35.0" w:type="dxa"/>
            </w:tcMar>
          </w:tcPr>
          <w:p w:rsidR="00000000" w:rsidDel="00000000" w:rsidP="00000000" w:rsidRDefault="00000000" w:rsidRPr="00000000" w14:paraId="00000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AF4">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2.3</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AF5">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Waktu dan pelaksanaan pengoperasian sistem Pendingin dikoordinasikan.</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AF8">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2.3</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AF9">
            <w:pPr>
              <w:rPr>
                <w:ins w:author="prihatmaka prihatmaka" w:id="313" w:date="2026-08-29T04:43:42Z"/>
                <w:rFonts w:ascii="Bookman Old Style" w:cs="Bookman Old Style" w:eastAsia="Bookman Old Style" w:hAnsi="Bookman Old Style"/>
                <w:rPrChange w:author="prihatmaka prihatmaka" w:id="314" w:date="2026-08-29T04:43:42Z">
                  <w:rPr>
                    <w:rFonts w:ascii="Bookman Old Style" w:cs="Bookman Old Style" w:eastAsia="Bookman Old Style" w:hAnsi="Bookman Old Style"/>
                    <w:sz w:val="20"/>
                    <w:szCs w:val="20"/>
                  </w:rPr>
                </w:rPrChange>
              </w:rPr>
            </w:pPr>
            <w:r w:rsidDel="00000000" w:rsidR="00000000" w:rsidRPr="00000000">
              <w:rPr>
                <w:rFonts w:ascii="Bookman Old Style" w:cs="Bookman Old Style" w:eastAsia="Bookman Old Style" w:hAnsi="Bookman Old Style"/>
                <w:sz w:val="20"/>
                <w:szCs w:val="20"/>
                <w:rtl w:val="0"/>
              </w:rPr>
              <w:t xml:space="preserve">Mengoordinasikan waktu dan pelaksanaan pengoperasian sistem Pendingin secara disiplin dan cermat, dengan komunikasi yang jelas dan lugas, serta peduli terhadap kebersihan dan keselamatan lingkungan kerja.</w:t>
            </w:r>
            <w:ins w:author="prihatmaka prihatmaka" w:id="313" w:date="2026-08-29T04:43:42Z">
              <w:r w:rsidDel="00000000" w:rsidR="00000000" w:rsidRPr="00000000">
                <w:rPr>
                  <w:rFonts w:ascii="Bookman Old Style" w:cs="Bookman Old Style" w:eastAsia="Bookman Old Style" w:hAnsi="Bookman Old Style"/>
                  <w:sz w:val="20"/>
                  <w:szCs w:val="20"/>
                  <w:rtl w:val="0"/>
                </w:rPr>
                <w:t xml:space="preserve"> </w:t>
                <w:br w:type="textWrapping"/>
              </w:r>
              <w:r w:rsidDel="00000000" w:rsidR="00000000" w:rsidRPr="00000000">
                <w:rPr>
                  <w:rFonts w:ascii="Bookman Old Style" w:cs="Bookman Old Style" w:eastAsia="Bookman Old Style" w:hAnsi="Bookman Old Style"/>
                  <w:rtl w:val="0"/>
                  <w:rPrChange w:author="prihatmaka prihatmaka" w:id="314" w:date="2026-08-29T04:43:42Z">
                    <w:rPr>
                      <w:rFonts w:ascii="Bookman Old Style" w:cs="Bookman Old Style" w:eastAsia="Bookman Old Style" w:hAnsi="Bookman Old Style"/>
                      <w:sz w:val="20"/>
                      <w:szCs w:val="20"/>
                    </w:rPr>
                  </w:rPrChange>
                </w:rPr>
                <w:t xml:space="preserve">Mengoordinasikan waktu dan pelaksanaan pengoperasian sistem pendingin secara disiplin dan cermat dengan komunikasi yang jelas serta kepedulian terhadap kebersihan dan keselamatan lingkungan kerja, sekaligus mengetahui dan mengatur hal-hal penting yang diperlukan serta waktu yang diharapkan agar pelaksanaan operasi berjalan baik, tertib, dan komunikatif.</w:t>
              </w:r>
            </w:ins>
          </w:p>
          <w:p w:rsidR="00000000" w:rsidDel="00000000" w:rsidP="00000000" w:rsidRDefault="00000000" w:rsidRPr="00000000" w14:paraId="00000AFA">
            <w:pPr>
              <w:rPr/>
            </w:pPr>
            <w:ins w:author="prihatmaka prihatmaka" w:id="313" w:date="2026-08-29T04:43:42Z">
              <w:r w:rsidDel="00000000" w:rsidR="00000000" w:rsidRPr="00000000">
                <w:rPr>
                  <w:rFonts w:ascii="Bookman Old Style" w:cs="Bookman Old Style" w:eastAsia="Bookman Old Style" w:hAnsi="Bookman Old Style"/>
                  <w:sz w:val="20"/>
                  <w:szCs w:val="20"/>
                  <w:rtl w:val="0"/>
                </w:rPr>
                <w:t xml:space="preserve"> </w:t>
              </w:r>
            </w:ins>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blHeader w:val="0"/>
        </w:trPr>
        <w:tc>
          <w:tcPr>
            <w:vMerge w:val="continue"/>
            <w:tcMar>
              <w:top w:w="30.0" w:type="dxa"/>
              <w:left w:w="35.0" w:type="dxa"/>
              <w:bottom w:w="30.0" w:type="dxa"/>
              <w:right w:w="35.0" w:type="dxa"/>
            </w:tcMar>
          </w:tcPr>
          <w:p w:rsidR="00000000" w:rsidDel="00000000" w:rsidP="00000000" w:rsidRDefault="00000000" w:rsidRPr="00000000" w14:paraId="00000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AFE">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2.4</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AFF">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Lokasi dan sarana kerja, disiapkan dan diamankan.</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B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B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B02">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2.4</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B03">
            <w:pPr>
              <w:rPr/>
            </w:pPr>
            <w:r w:rsidDel="00000000" w:rsidR="00000000" w:rsidRPr="00000000">
              <w:rPr>
                <w:rFonts w:ascii="Bookman Old Style" w:cs="Bookman Old Style" w:eastAsia="Bookman Old Style" w:hAnsi="Bookman Old Style"/>
                <w:sz w:val="20"/>
                <w:szCs w:val="20"/>
                <w:rtl w:val="0"/>
              </w:rPr>
              <w:t xml:space="preserve">Menyiapkan dan mengamankan lokasi serta sarana kerja secara disiplin dan cermat, dengan komunikasi yang jelas dan lugas, serta peduli terhadap kebersihan dan keselamatan lingkungan kerja.</w:t>
            </w:r>
            <w:ins w:author="prihatmaka prihatmaka" w:id="315" w:date="2026-08-29T04:47:39Z">
              <w:r w:rsidDel="00000000" w:rsidR="00000000" w:rsidRPr="00000000">
                <w:rPr>
                  <w:rFonts w:ascii="Bookman Old Style" w:cs="Bookman Old Style" w:eastAsia="Bookman Old Style" w:hAnsi="Bookman Old Style"/>
                  <w:sz w:val="20"/>
                  <w:szCs w:val="20"/>
                  <w:rtl w:val="0"/>
                </w:rPr>
                <w:br w:type="textWrapping"/>
              </w:r>
              <w:r w:rsidDel="00000000" w:rsidR="00000000" w:rsidRPr="00000000">
                <w:rPr>
                  <w:rFonts w:ascii="Bookman Old Style" w:cs="Bookman Old Style" w:eastAsia="Bookman Old Style" w:hAnsi="Bookman Old Style"/>
                  <w:sz w:val="20"/>
                  <w:szCs w:val="20"/>
                  <w:rtl w:val="0"/>
                  <w:rPrChange w:author="prihatmaka prihatmaka" w:id="316" w:date="2026-08-29T04:47:39Z">
                    <w:rPr>
                      <w:rFonts w:ascii="Bookman Old Style" w:cs="Bookman Old Style" w:eastAsia="Bookman Old Style" w:hAnsi="Bookman Old Style"/>
                      <w:sz w:val="20"/>
                      <w:szCs w:val="20"/>
                    </w:rPr>
                  </w:rPrChange>
                </w:rPr>
                <w:t xml:space="preserve">Menyiapkan dan mengamankan lokasi serta sarana kerja secara disiplin dan cermat dengan komunikasi yang jelas serta kepedulian terhadap kebersihan dan keselamatan lingkungan, sekaligus mengenali tempat dan area kerja seputar pengoperasian sistem pembangkit secara teliti agar pelaksanaan tugas berlangsung aman, tertib, dan sesuai standar. </w:t>
              </w:r>
            </w:ins>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B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blHeader w:val="0"/>
        </w:trPr>
        <w:tc>
          <w:tcPr>
            <w:vMerge w:val="restart"/>
            <w:tcMar>
              <w:top w:w="30.0" w:type="dxa"/>
              <w:left w:w="35.0" w:type="dxa"/>
              <w:bottom w:w="30.0" w:type="dxa"/>
              <w:right w:w="35.0" w:type="dxa"/>
            </w:tcMar>
          </w:tcPr>
          <w:p w:rsidR="00000000" w:rsidDel="00000000" w:rsidP="00000000" w:rsidRDefault="00000000" w:rsidRPr="00000000" w14:paraId="00000B05">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3.</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B06">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Melaksanakan Pengoperasian sistem Pendingin</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B07">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3.1</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B08">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Perintah kerja pengoperasian sistem Pendingin diterapkan.</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B09">
            <w:pPr>
              <w:rPr>
                <w:ins w:author="prihatmaka prihatmaka" w:id="317" w:date="2026-08-29T05:08:18Z"/>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Terlaksananya pengoperasian sistem Pendingin berdasarkan perintah kerja dan K2 serta terlaporkannya kondisi di luar lingkup perintah secara cermat.</w:t>
            </w:r>
            <w:ins w:author="prihatmaka prihatmaka" w:id="317" w:date="2026-08-29T05:08:18Z">
              <w:r w:rsidDel="00000000" w:rsidR="00000000" w:rsidRPr="00000000">
                <w:rPr>
                  <w:rtl w:val="0"/>
                </w:rPr>
              </w:r>
            </w:ins>
          </w:p>
          <w:p w:rsidR="00000000" w:rsidDel="00000000" w:rsidP="00000000" w:rsidRDefault="00000000" w:rsidRPr="00000000" w14:paraId="00000B0A">
            <w:pPr>
              <w:rPr>
                <w:ins w:author="prihatmaka prihatmaka" w:id="317" w:date="2026-08-29T05:08:18Z"/>
                <w:rFonts w:ascii="Bookman Old Style" w:cs="Bookman Old Style" w:eastAsia="Bookman Old Style" w:hAnsi="Bookman Old Style"/>
                <w:sz w:val="20"/>
                <w:szCs w:val="20"/>
                <w:rPrChange w:author="prihatmaka prihatmaka" w:id="318" w:date="2026-08-29T05:08:18Z">
                  <w:rPr>
                    <w:rFonts w:ascii="Bookman Old Style" w:cs="Bookman Old Style" w:eastAsia="Bookman Old Style" w:hAnsi="Bookman Old Style"/>
                    <w:sz w:val="20"/>
                    <w:szCs w:val="20"/>
                  </w:rPr>
                </w:rPrChange>
              </w:rPr>
            </w:pPr>
            <w:ins w:author="prihatmaka prihatmaka" w:id="317" w:date="2026-08-29T05:08:18Z">
              <w:r w:rsidDel="00000000" w:rsidR="00000000" w:rsidRPr="00000000">
                <w:rPr>
                  <w:rFonts w:ascii="Bookman Old Style" w:cs="Bookman Old Style" w:eastAsia="Bookman Old Style" w:hAnsi="Bookman Old Style"/>
                  <w:b w:val="1"/>
                  <w:bCs w:val="1"/>
                  <w:sz w:val="20"/>
                  <w:szCs w:val="20"/>
                  <w:rtl w:val="0"/>
                  <w:rPrChange w:author="prihatmaka prihatmaka" w:id="318" w:date="2026-08-29T05:08:18Z">
                    <w:rPr>
                      <w:rFonts w:ascii="Bookman Old Style" w:cs="Bookman Old Style" w:eastAsia="Bookman Old Style" w:hAnsi="Bookman Old Style"/>
                      <w:sz w:val="20"/>
                      <w:szCs w:val="20"/>
                    </w:rPr>
                  </w:rPrChange>
                </w:rPr>
                <w:t xml:space="preserve">Dioperasikannya</w:t>
              </w:r>
              <w:r w:rsidDel="00000000" w:rsidR="00000000" w:rsidRPr="00000000">
                <w:rPr>
                  <w:rFonts w:ascii="Bookman Old Style" w:cs="Bookman Old Style" w:eastAsia="Bookman Old Style" w:hAnsi="Bookman Old Style"/>
                  <w:sz w:val="20"/>
                  <w:szCs w:val="20"/>
                  <w:rtl w:val="0"/>
                  <w:rPrChange w:author="prihatmaka prihatmaka" w:id="318" w:date="2026-08-29T05:08:18Z">
                    <w:rPr>
                      <w:rFonts w:ascii="Bookman Old Style" w:cs="Bookman Old Style" w:eastAsia="Bookman Old Style" w:hAnsi="Bookman Old Style"/>
                      <w:sz w:val="20"/>
                      <w:szCs w:val="20"/>
                    </w:rPr>
                  </w:rPrChange>
                </w:rPr>
                <w:t xml:space="preserve"> sistem pendingin berdasarkan perintah kerja dan standar K2, serta dilaporkannya kondisi di luar lingkup perintah secara cermat</w:t>
              </w:r>
            </w:ins>
          </w:p>
          <w:p w:rsidR="00000000" w:rsidDel="00000000" w:rsidP="00000000" w:rsidRDefault="00000000" w:rsidRPr="00000000" w14:paraId="00000B0B">
            <w:pPr>
              <w:rPr>
                <w:ins w:author="prihatmaka prihatmaka" w:id="317" w:date="2026-08-29T05:08:18Z"/>
                <w:rFonts w:ascii="Bookman Old Style" w:cs="Bookman Old Style" w:eastAsia="Bookman Old Style" w:hAnsi="Bookman Old Style"/>
                <w:sz w:val="20"/>
                <w:szCs w:val="20"/>
                <w:rPrChange w:author="prihatmaka prihatmaka" w:id="318" w:date="2026-08-29T05:08:18Z">
                  <w:rPr>
                    <w:rFonts w:ascii="Bookman Old Style" w:cs="Bookman Old Style" w:eastAsia="Bookman Old Style" w:hAnsi="Bookman Old Style"/>
                    <w:sz w:val="20"/>
                    <w:szCs w:val="20"/>
                  </w:rPr>
                </w:rPrChange>
              </w:rPr>
            </w:pPr>
            <w:ins w:author="prihatmaka prihatmaka" w:id="317" w:date="2026-08-29T05:08:18Z">
              <w:r w:rsidDel="00000000" w:rsidR="00000000" w:rsidRPr="00000000">
                <w:rPr>
                  <w:rFonts w:ascii="Bookman Old Style" w:cs="Bookman Old Style" w:eastAsia="Bookman Old Style" w:hAnsi="Bookman Old Style"/>
                  <w:b w:val="1"/>
                  <w:bCs w:val="1"/>
                  <w:sz w:val="20"/>
                  <w:szCs w:val="20"/>
                  <w:rtl w:val="0"/>
                  <w:rPrChange w:author="prihatmaka prihatmaka" w:id="318" w:date="2026-08-29T05:08:18Z">
                    <w:rPr>
                      <w:rFonts w:ascii="Bookman Old Style" w:cs="Bookman Old Style" w:eastAsia="Bookman Old Style" w:hAnsi="Bookman Old Style"/>
                      <w:sz w:val="20"/>
                      <w:szCs w:val="20"/>
                    </w:rPr>
                  </w:rPrChange>
                </w:rPr>
                <w:t xml:space="preserve">Dijalankannya</w:t>
              </w:r>
              <w:r w:rsidDel="00000000" w:rsidR="00000000" w:rsidRPr="00000000">
                <w:rPr>
                  <w:rFonts w:ascii="Bookman Old Style" w:cs="Bookman Old Style" w:eastAsia="Bookman Old Style" w:hAnsi="Bookman Old Style"/>
                  <w:sz w:val="20"/>
                  <w:szCs w:val="20"/>
                  <w:rtl w:val="0"/>
                  <w:rPrChange w:author="prihatmaka prihatmaka" w:id="318" w:date="2026-08-29T05:08:18Z">
                    <w:rPr>
                      <w:rFonts w:ascii="Bookman Old Style" w:cs="Bookman Old Style" w:eastAsia="Bookman Old Style" w:hAnsi="Bookman Old Style"/>
                      <w:sz w:val="20"/>
                      <w:szCs w:val="20"/>
                    </w:rPr>
                  </w:rPrChange>
                </w:rPr>
                <w:t xml:space="preserve"> pengoperasian peralatan CWP, CEP, SJAE/LRVP, dan kipas cooling tower</w:t>
              </w:r>
            </w:ins>
          </w:p>
          <w:p w:rsidR="00000000" w:rsidDel="00000000" w:rsidP="00000000" w:rsidRDefault="00000000" w:rsidRPr="00000000" w14:paraId="00000B0C">
            <w:pPr>
              <w:rPr>
                <w:ins w:author="prihatmaka prihatmaka" w:id="317" w:date="2026-08-29T05:08:18Z"/>
                <w:rFonts w:ascii="Bookman Old Style" w:cs="Bookman Old Style" w:eastAsia="Bookman Old Style" w:hAnsi="Bookman Old Style"/>
                <w:sz w:val="20"/>
                <w:szCs w:val="20"/>
                <w:rPrChange w:author="prihatmaka prihatmaka" w:id="318" w:date="2026-08-29T05:08:18Z">
                  <w:rPr>
                    <w:rFonts w:ascii="Bookman Old Style" w:cs="Bookman Old Style" w:eastAsia="Bookman Old Style" w:hAnsi="Bookman Old Style"/>
                    <w:sz w:val="20"/>
                    <w:szCs w:val="20"/>
                  </w:rPr>
                </w:rPrChange>
              </w:rPr>
            </w:pPr>
            <w:ins w:author="prihatmaka prihatmaka" w:id="317" w:date="2026-08-29T05:08:18Z">
              <w:r w:rsidDel="00000000" w:rsidR="00000000" w:rsidRPr="00000000">
                <w:rPr>
                  <w:rFonts w:ascii="Bookman Old Style" w:cs="Bookman Old Style" w:eastAsia="Bookman Old Style" w:hAnsi="Bookman Old Style"/>
                  <w:b w:val="1"/>
                  <w:bCs w:val="1"/>
                  <w:sz w:val="20"/>
                  <w:szCs w:val="20"/>
                  <w:rtl w:val="0"/>
                  <w:rPrChange w:author="prihatmaka prihatmaka" w:id="318" w:date="2026-08-29T05:08:18Z">
                    <w:rPr>
                      <w:rFonts w:ascii="Bookman Old Style" w:cs="Bookman Old Style" w:eastAsia="Bookman Old Style" w:hAnsi="Bookman Old Style"/>
                      <w:sz w:val="20"/>
                      <w:szCs w:val="20"/>
                    </w:rPr>
                  </w:rPrChange>
                </w:rPr>
                <w:t xml:space="preserve">Dilakukannya</w:t>
              </w:r>
              <w:r w:rsidDel="00000000" w:rsidR="00000000" w:rsidRPr="00000000">
                <w:rPr>
                  <w:rFonts w:ascii="Bookman Old Style" w:cs="Bookman Old Style" w:eastAsia="Bookman Old Style" w:hAnsi="Bookman Old Style"/>
                  <w:sz w:val="20"/>
                  <w:szCs w:val="20"/>
                  <w:rtl w:val="0"/>
                  <w:rPrChange w:author="prihatmaka prihatmaka" w:id="318" w:date="2026-08-29T05:08:18Z">
                    <w:rPr>
                      <w:rFonts w:ascii="Bookman Old Style" w:cs="Bookman Old Style" w:eastAsia="Bookman Old Style" w:hAnsi="Bookman Old Style"/>
                      <w:sz w:val="20"/>
                      <w:szCs w:val="20"/>
                    </w:rPr>
                  </w:rPrChange>
                </w:rPr>
                <w:t xml:space="preserve"> pengaturan temperatur (TTD), pendinginan, dan kualitas sirkulasi air pendingin</w:t>
              </w:r>
            </w:ins>
          </w:p>
          <w:p w:rsidR="00000000" w:rsidDel="00000000" w:rsidP="00000000" w:rsidRDefault="00000000" w:rsidRPr="00000000" w14:paraId="00000B0D">
            <w:pPr>
              <w:rPr>
                <w:ins w:author="prihatmaka prihatmaka" w:id="317" w:date="2026-08-29T05:08:18Z"/>
                <w:rFonts w:ascii="Bookman Old Style" w:cs="Bookman Old Style" w:eastAsia="Bookman Old Style" w:hAnsi="Bookman Old Style"/>
                <w:sz w:val="20"/>
                <w:szCs w:val="20"/>
                <w:rPrChange w:author="prihatmaka prihatmaka" w:id="318" w:date="2026-08-29T05:08:18Z">
                  <w:rPr>
                    <w:rFonts w:ascii="Bookman Old Style" w:cs="Bookman Old Style" w:eastAsia="Bookman Old Style" w:hAnsi="Bookman Old Style"/>
                    <w:sz w:val="20"/>
                    <w:szCs w:val="20"/>
                  </w:rPr>
                </w:rPrChange>
              </w:rPr>
            </w:pPr>
            <w:ins w:author="prihatmaka prihatmaka" w:id="317" w:date="2026-08-29T05:08:18Z">
              <w:r w:rsidDel="00000000" w:rsidR="00000000" w:rsidRPr="00000000">
                <w:rPr>
                  <w:rFonts w:ascii="Bookman Old Style" w:cs="Bookman Old Style" w:eastAsia="Bookman Old Style" w:hAnsi="Bookman Old Style"/>
                  <w:b w:val="1"/>
                  <w:bCs w:val="1"/>
                  <w:sz w:val="20"/>
                  <w:szCs w:val="20"/>
                  <w:rtl w:val="0"/>
                  <w:rPrChange w:author="prihatmaka prihatmaka" w:id="318" w:date="2026-08-29T05:08:18Z">
                    <w:rPr>
                      <w:rFonts w:ascii="Bookman Old Style" w:cs="Bookman Old Style" w:eastAsia="Bookman Old Style" w:hAnsi="Bookman Old Style"/>
                      <w:sz w:val="20"/>
                      <w:szCs w:val="20"/>
                    </w:rPr>
                  </w:rPrChange>
                </w:rPr>
                <w:t xml:space="preserve">Dilakukan</w:t>
              </w:r>
              <w:r w:rsidDel="00000000" w:rsidR="00000000" w:rsidRPr="00000000">
                <w:rPr>
                  <w:rFonts w:ascii="Bookman Old Style" w:cs="Bookman Old Style" w:eastAsia="Bookman Old Style" w:hAnsi="Bookman Old Style"/>
                  <w:sz w:val="20"/>
                  <w:szCs w:val="20"/>
                  <w:rtl w:val="0"/>
                  <w:rPrChange w:author="prihatmaka prihatmaka" w:id="318" w:date="2026-08-29T05:08:18Z">
                    <w:rPr>
                      <w:rFonts w:ascii="Bookman Old Style" w:cs="Bookman Old Style" w:eastAsia="Bookman Old Style" w:hAnsi="Bookman Old Style"/>
                      <w:sz w:val="20"/>
                      <w:szCs w:val="20"/>
                    </w:rPr>
                  </w:rPrChange>
                </w:rPr>
                <w:t xml:space="preserve"> pendeteksian tube leak serta penanganan loss of vacuum</w:t>
              </w:r>
            </w:ins>
          </w:p>
          <w:p w:rsidR="00000000" w:rsidDel="00000000" w:rsidP="00000000" w:rsidRDefault="00000000" w:rsidRPr="00000000" w14:paraId="00000B0E">
            <w:pPr>
              <w:rPr>
                <w:ins w:author="prihatmaka prihatmaka" w:id="317" w:date="2026-08-29T05:08:18Z"/>
                <w:rFonts w:ascii="Bookman Old Style" w:cs="Bookman Old Style" w:eastAsia="Bookman Old Style" w:hAnsi="Bookman Old Style"/>
                <w:sz w:val="20"/>
                <w:szCs w:val="20"/>
                <w:rPrChange w:author="prihatmaka prihatmaka" w:id="318" w:date="2026-08-29T05:08:18Z">
                  <w:rPr>
                    <w:rFonts w:ascii="Bookman Old Style" w:cs="Bookman Old Style" w:eastAsia="Bookman Old Style" w:hAnsi="Bookman Old Style"/>
                    <w:sz w:val="20"/>
                    <w:szCs w:val="20"/>
                  </w:rPr>
                </w:rPrChange>
              </w:rPr>
            </w:pPr>
            <w:ins w:author="prihatmaka prihatmaka" w:id="317" w:date="2026-08-29T05:08:18Z">
              <w:r w:rsidDel="00000000" w:rsidR="00000000" w:rsidRPr="00000000">
                <w:rPr>
                  <w:rFonts w:ascii="Bookman Old Style" w:cs="Bookman Old Style" w:eastAsia="Bookman Old Style" w:hAnsi="Bookman Old Style"/>
                  <w:b w:val="1"/>
                  <w:bCs w:val="1"/>
                  <w:sz w:val="20"/>
                  <w:szCs w:val="20"/>
                  <w:rtl w:val="0"/>
                  <w:rPrChange w:author="prihatmaka prihatmaka" w:id="318" w:date="2026-08-29T05:08:18Z">
                    <w:rPr>
                      <w:rFonts w:ascii="Bookman Old Style" w:cs="Bookman Old Style" w:eastAsia="Bookman Old Style" w:hAnsi="Bookman Old Style"/>
                      <w:sz w:val="20"/>
                      <w:szCs w:val="20"/>
                    </w:rPr>
                  </w:rPrChange>
                </w:rPr>
                <w:t xml:space="preserve">Dilaksanakannya</w:t>
              </w:r>
              <w:r w:rsidDel="00000000" w:rsidR="00000000" w:rsidRPr="00000000">
                <w:rPr>
                  <w:rFonts w:ascii="Bookman Old Style" w:cs="Bookman Old Style" w:eastAsia="Bookman Old Style" w:hAnsi="Bookman Old Style"/>
                  <w:sz w:val="20"/>
                  <w:szCs w:val="20"/>
                  <w:rtl w:val="0"/>
                  <w:rPrChange w:author="prihatmaka prihatmaka" w:id="318" w:date="2026-08-29T05:08:18Z">
                    <w:rPr>
                      <w:rFonts w:ascii="Bookman Old Style" w:cs="Bookman Old Style" w:eastAsia="Bookman Old Style" w:hAnsi="Bookman Old Style"/>
                      <w:sz w:val="20"/>
                      <w:szCs w:val="20"/>
                    </w:rPr>
                  </w:rPrChange>
                </w:rPr>
                <w:t xml:space="preserve"> eksekusi instruksi resmi baik tertulis maupun terekam</w:t>
              </w:r>
            </w:ins>
          </w:p>
          <w:p w:rsidR="00000000" w:rsidDel="00000000" w:rsidP="00000000" w:rsidRDefault="00000000" w:rsidRPr="00000000" w14:paraId="00000B0F">
            <w:pPr>
              <w:rPr>
                <w:rFonts w:ascii="Bookman Old Style" w:cs="Bookman Old Style" w:eastAsia="Bookman Old Style" w:hAnsi="Bookman Old Style"/>
                <w:sz w:val="20"/>
                <w:szCs w:val="20"/>
                <w:rPrChange w:author="prihatmaka prihatmaka" w:id="318" w:date="2026-08-29T05:08:18Z">
                  <w:rPr/>
                </w:rPrChange>
              </w:rPr>
              <w:pPrChange w:author="prihatmaka prihatmaka" w:id="0" w:date="2026-08-29T05:08:18Z">
                <w:pPr/>
              </w:pPrChange>
            </w:pPr>
            <w:ins w:author="prihatmaka prihatmaka" w:id="317" w:date="2026-08-29T05:08:18Z">
              <w:r w:rsidDel="00000000" w:rsidR="00000000" w:rsidRPr="00000000">
                <w:rPr>
                  <w:rFonts w:ascii="Bookman Old Style" w:cs="Bookman Old Style" w:eastAsia="Bookman Old Style" w:hAnsi="Bookman Old Style"/>
                  <w:sz w:val="20"/>
                  <w:szCs w:val="20"/>
                  <w:rtl w:val="0"/>
                </w:rPr>
                <w:br w:type="textWrapping"/>
              </w:r>
            </w:ins>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B10">
            <w:pPr>
              <w:rPr/>
            </w:pPr>
            <w:r w:rsidDel="00000000" w:rsidR="00000000" w:rsidRPr="00000000">
              <w:rPr>
                <w:rFonts w:ascii="Bookman Old Style" w:cs="Bookman Old Style" w:eastAsia="Bookman Old Style" w:hAnsi="Bookman Old Style"/>
                <w:sz w:val="20"/>
                <w:szCs w:val="20"/>
                <w:rtl w:val="0"/>
              </w:rPr>
              <w:t xml:space="preserve">Penjelasan tentang:</w:t>
            </w:r>
            <w:r w:rsidDel="00000000" w:rsidR="00000000" w:rsidRPr="00000000">
              <w:rPr>
                <w:rtl w:val="0"/>
              </w:rPr>
            </w:r>
          </w:p>
          <w:p w:rsidR="00000000" w:rsidDel="00000000" w:rsidP="00000000" w:rsidRDefault="00000000" w:rsidRPr="00000000" w14:paraId="00000B11">
            <w:pPr>
              <w:rPr/>
            </w:pPr>
            <w:r w:rsidDel="00000000" w:rsidR="00000000" w:rsidRPr="00000000">
              <w:rPr>
                <w:rFonts w:ascii="Bookman Old Style" w:cs="Bookman Old Style" w:eastAsia="Bookman Old Style" w:hAnsi="Bookman Old Style"/>
                <w:sz w:val="20"/>
                <w:szCs w:val="20"/>
                <w:rtl w:val="0"/>
              </w:rPr>
              <w:t xml:space="preserve">1. Penerapan SOP dan perintah kerja pengoperasian sistem Pendingin</w:t>
            </w:r>
            <w:r w:rsidDel="00000000" w:rsidR="00000000" w:rsidRPr="00000000">
              <w:rPr>
                <w:rtl w:val="0"/>
              </w:rPr>
            </w:r>
          </w:p>
          <w:p w:rsidR="00000000" w:rsidDel="00000000" w:rsidP="00000000" w:rsidRDefault="00000000" w:rsidRPr="00000000" w14:paraId="00000B12">
            <w:pPr>
              <w:rPr/>
            </w:pPr>
            <w:r w:rsidDel="00000000" w:rsidR="00000000" w:rsidRPr="00000000">
              <w:rPr>
                <w:rFonts w:ascii="Bookman Old Style" w:cs="Bookman Old Style" w:eastAsia="Bookman Old Style" w:hAnsi="Bookman Old Style"/>
                <w:sz w:val="20"/>
                <w:szCs w:val="20"/>
                <w:rtl w:val="0"/>
              </w:rPr>
              <w:t xml:space="preserve">2. Diagram, logic diagram, prinsip kerja, dan penggunaan alat ukur listrik/mekanik</w:t>
            </w:r>
            <w:r w:rsidDel="00000000" w:rsidR="00000000" w:rsidRPr="00000000">
              <w:rPr>
                <w:rtl w:val="0"/>
              </w:rPr>
            </w:r>
          </w:p>
          <w:p w:rsidR="00000000" w:rsidDel="00000000" w:rsidP="00000000" w:rsidRDefault="00000000" w:rsidRPr="00000000" w14:paraId="00000B13">
            <w:pPr>
              <w:rPr/>
            </w:pPr>
            <w:r w:rsidDel="00000000" w:rsidR="00000000" w:rsidRPr="00000000">
              <w:rPr>
                <w:rFonts w:ascii="Bookman Old Style" w:cs="Bookman Old Style" w:eastAsia="Bookman Old Style" w:hAnsi="Bookman Old Style"/>
                <w:sz w:val="20"/>
                <w:szCs w:val="20"/>
                <w:rtl w:val="0"/>
              </w:rPr>
              <w:t xml:space="preserve">3. Prosedur K2 pada pengoperasian sistem Pendingin</w:t>
            </w:r>
            <w:r w:rsidDel="00000000" w:rsidR="00000000" w:rsidRPr="00000000">
              <w:rPr>
                <w:rtl w:val="0"/>
              </w:rPr>
            </w:r>
          </w:p>
          <w:p w:rsidR="00000000" w:rsidDel="00000000" w:rsidP="00000000" w:rsidRDefault="00000000" w:rsidRPr="00000000" w14:paraId="00000B14">
            <w:pPr>
              <w:rPr>
                <w:ins w:author="prihatmaka prihatmaka" w:id="319" w:date="2026-08-29T05:08:35Z"/>
                <w:rFonts w:ascii="Bookman Old Style" w:cs="Bookman Old Style" w:eastAsia="Bookman Old Style" w:hAnsi="Bookman Old Style"/>
                <w:b w:val="1"/>
                <w:bCs w:val="1"/>
                <w:sz w:val="20"/>
                <w:szCs w:val="20"/>
                <w:rPrChange w:author="prihatmaka prihatmaka" w:id="320" w:date="2026-08-29T05:08:35Z">
                  <w:rPr>
                    <w:rFonts w:ascii="Bookman Old Style" w:cs="Bookman Old Style" w:eastAsia="Bookman Old Style" w:hAnsi="Bookman Old Style"/>
                    <w:sz w:val="20"/>
                    <w:szCs w:val="20"/>
                  </w:rPr>
                </w:rPrChange>
              </w:rPr>
            </w:pPr>
            <w:r w:rsidDel="00000000" w:rsidR="00000000" w:rsidRPr="00000000">
              <w:rPr>
                <w:rFonts w:ascii="Bookman Old Style" w:cs="Bookman Old Style" w:eastAsia="Bookman Old Style" w:hAnsi="Bookman Old Style"/>
                <w:sz w:val="20"/>
                <w:szCs w:val="20"/>
                <w:rtl w:val="0"/>
              </w:rPr>
              <w:t xml:space="preserve">4. Mekanisme pelaporan dan pelaksanaan pekerjaan di luar perintah kerja</w:t>
            </w:r>
            <w:ins w:author="prihatmaka prihatmaka" w:id="319" w:date="2026-08-29T05:08:35Z">
              <w:r w:rsidDel="00000000" w:rsidR="00000000" w:rsidRPr="00000000">
                <w:rPr>
                  <w:rFonts w:ascii="Bookman Old Style" w:cs="Bookman Old Style" w:eastAsia="Bookman Old Style" w:hAnsi="Bookman Old Style"/>
                  <w:sz w:val="20"/>
                  <w:szCs w:val="20"/>
                  <w:rtl w:val="0"/>
                </w:rPr>
                <w:br w:type="textWrapping"/>
                <w:br w:type="textWrapping"/>
              </w:r>
              <w:r w:rsidDel="00000000" w:rsidR="00000000" w:rsidRPr="00000000">
                <w:rPr>
                  <w:rFonts w:ascii="Bookman Old Style" w:cs="Bookman Old Style" w:eastAsia="Bookman Old Style" w:hAnsi="Bookman Old Style"/>
                  <w:sz w:val="20"/>
                  <w:szCs w:val="20"/>
                  <w:rtl w:val="0"/>
                  <w:rPrChange w:author="prihatmaka prihatmaka" w:id="320" w:date="2026-08-29T05:08:35Z">
                    <w:rPr>
                      <w:rFonts w:ascii="Bookman Old Style" w:cs="Bookman Old Style" w:eastAsia="Bookman Old Style" w:hAnsi="Bookman Old Style"/>
                      <w:sz w:val="20"/>
                      <w:szCs w:val="20"/>
                    </w:rPr>
                  </w:rPrChange>
                </w:rPr>
                <w:t xml:space="preserve"> </w:t>
              </w:r>
              <w:r w:rsidDel="00000000" w:rsidR="00000000" w:rsidRPr="00000000">
                <w:rPr>
                  <w:rFonts w:ascii="Bookman Old Style" w:cs="Bookman Old Style" w:eastAsia="Bookman Old Style" w:hAnsi="Bookman Old Style"/>
                  <w:b w:val="1"/>
                  <w:bCs w:val="1"/>
                  <w:sz w:val="20"/>
                  <w:szCs w:val="20"/>
                  <w:rtl w:val="0"/>
                  <w:rPrChange w:author="prihatmaka prihatmaka" w:id="320" w:date="2026-08-29T05:08:35Z">
                    <w:rPr>
                      <w:rFonts w:ascii="Bookman Old Style" w:cs="Bookman Old Style" w:eastAsia="Bookman Old Style" w:hAnsi="Bookman Old Style"/>
                      <w:sz w:val="20"/>
                      <w:szCs w:val="20"/>
                    </w:rPr>
                  </w:rPrChange>
                </w:rPr>
                <w:t xml:space="preserve">Penjelasan tentang:</w:t>
              </w:r>
            </w:ins>
          </w:p>
          <w:p w:rsidR="00000000" w:rsidDel="00000000" w:rsidP="00000000" w:rsidRDefault="00000000" w:rsidRPr="00000000" w14:paraId="00000B15">
            <w:pPr>
              <w:numPr>
                <w:ilvl w:val="0"/>
                <w:numId w:val="5"/>
              </w:numPr>
              <w:spacing w:after="0" w:afterAutospacing="0" w:before="240" w:lineRule="auto"/>
              <w:ind w:left="360" w:hanging="360"/>
              <w:rPr>
                <w:ins w:author="prihatmaka prihatmaka" w:id="319" w:date="2026-08-29T05:08:35Z"/>
                <w:rFonts w:ascii="Bookman Old Style" w:cs="Bookman Old Style" w:eastAsia="Bookman Old Style" w:hAnsi="Bookman Old Style"/>
                <w:sz w:val="20"/>
                <w:szCs w:val="20"/>
              </w:rPr>
            </w:pPr>
            <w:ins w:author="prihatmaka prihatmaka" w:id="319" w:date="2026-08-29T05:08:35Z">
              <w:r w:rsidDel="00000000" w:rsidR="00000000" w:rsidRPr="00000000">
                <w:rPr>
                  <w:rFonts w:ascii="Bookman Old Style" w:cs="Bookman Old Style" w:eastAsia="Bookman Old Style" w:hAnsi="Bookman Old Style"/>
                  <w:sz w:val="20"/>
                  <w:szCs w:val="20"/>
                  <w:rtl w:val="0"/>
                  <w:rPrChange w:author="prihatmaka prihatmaka" w:id="320" w:date="2026-08-29T05:08:35Z">
                    <w:rPr>
                      <w:rFonts w:ascii="Bookman Old Style" w:cs="Bookman Old Style" w:eastAsia="Bookman Old Style" w:hAnsi="Bookman Old Style"/>
                      <w:sz w:val="20"/>
                      <w:szCs w:val="20"/>
                    </w:rPr>
                  </w:rPrChange>
                </w:rPr>
                <w:t xml:space="preserve">Penerapan SOP dan perintah kerja pengoperasian sistem pendingin</w:t>
              </w:r>
            </w:ins>
          </w:p>
          <w:p w:rsidR="00000000" w:rsidDel="00000000" w:rsidP="00000000" w:rsidRDefault="00000000" w:rsidRPr="00000000" w14:paraId="00000B16">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360" w:right="0" w:hanging="360"/>
              <w:jc w:val="left"/>
              <w:rPr>
                <w:ins w:author="prihatmaka prihatmaka" w:id="319" w:date="2026-08-29T05:08:35Z"/>
                <w:rFonts w:ascii="Bookman Old Style" w:cs="Bookman Old Style" w:eastAsia="Bookman Old Style" w:hAnsi="Bookman Old Style"/>
                <w:sz w:val="20"/>
                <w:szCs w:val="20"/>
              </w:rPr>
            </w:pPr>
            <w:ins w:author="prihatmaka prihatmaka" w:id="319" w:date="2026-08-29T05:08:35Z">
              <w:r w:rsidDel="00000000" w:rsidR="00000000" w:rsidRPr="00000000">
                <w:rPr>
                  <w:rFonts w:ascii="Bookman Old Style" w:cs="Bookman Old Style" w:eastAsia="Bookman Old Style" w:hAnsi="Bookman Old Style"/>
                  <w:sz w:val="20"/>
                  <w:szCs w:val="20"/>
                  <w:rtl w:val="0"/>
                  <w:rPrChange w:author="prihatmaka prihatmaka" w:id="320" w:date="2026-08-29T05:08:35Z">
                    <w:rPr>
                      <w:rFonts w:ascii="Bookman Old Style" w:cs="Bookman Old Style" w:eastAsia="Bookman Old Style" w:hAnsi="Bookman Old Style"/>
                      <w:sz w:val="20"/>
                      <w:szCs w:val="20"/>
                    </w:rPr>
                  </w:rPrChange>
                </w:rPr>
                <w:t xml:space="preserve">Diagram, logic diagram, prinsip kerja, dan penggunaan alat ukur listrik/mekanik</w:t>
              </w:r>
            </w:ins>
          </w:p>
          <w:p w:rsidR="00000000" w:rsidDel="00000000" w:rsidP="00000000" w:rsidRDefault="00000000" w:rsidRPr="00000000" w14:paraId="00000B17">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360" w:right="0" w:hanging="360"/>
              <w:jc w:val="left"/>
              <w:rPr>
                <w:ins w:author="prihatmaka prihatmaka" w:id="319" w:date="2026-08-29T05:08:35Z"/>
                <w:rFonts w:ascii="Bookman Old Style" w:cs="Bookman Old Style" w:eastAsia="Bookman Old Style" w:hAnsi="Bookman Old Style"/>
                <w:sz w:val="20"/>
                <w:szCs w:val="20"/>
              </w:rPr>
            </w:pPr>
            <w:ins w:author="prihatmaka prihatmaka" w:id="319" w:date="2026-08-29T05:08:35Z">
              <w:r w:rsidDel="00000000" w:rsidR="00000000" w:rsidRPr="00000000">
                <w:rPr>
                  <w:rFonts w:ascii="Bookman Old Style" w:cs="Bookman Old Style" w:eastAsia="Bookman Old Style" w:hAnsi="Bookman Old Style"/>
                  <w:sz w:val="20"/>
                  <w:szCs w:val="20"/>
                  <w:rtl w:val="0"/>
                  <w:rPrChange w:author="prihatmaka prihatmaka" w:id="320" w:date="2026-08-29T05:08:35Z">
                    <w:rPr>
                      <w:rFonts w:ascii="Bookman Old Style" w:cs="Bookman Old Style" w:eastAsia="Bookman Old Style" w:hAnsi="Bookman Old Style"/>
                      <w:sz w:val="20"/>
                      <w:szCs w:val="20"/>
                    </w:rPr>
                  </w:rPrChange>
                </w:rPr>
                <w:t xml:space="preserve">Prosedur K2 pada pengoperasian sistem pendingin</w:t>
              </w:r>
            </w:ins>
          </w:p>
          <w:p w:rsidR="00000000" w:rsidDel="00000000" w:rsidP="00000000" w:rsidRDefault="00000000" w:rsidRPr="00000000" w14:paraId="00000B18">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360" w:right="0" w:hanging="360"/>
              <w:jc w:val="left"/>
              <w:rPr>
                <w:ins w:author="prihatmaka prihatmaka" w:id="319" w:date="2026-08-29T05:08:35Z"/>
                <w:rFonts w:ascii="Bookman Old Style" w:cs="Bookman Old Style" w:eastAsia="Bookman Old Style" w:hAnsi="Bookman Old Style"/>
                <w:sz w:val="20"/>
                <w:szCs w:val="20"/>
              </w:rPr>
            </w:pPr>
            <w:ins w:author="prihatmaka prihatmaka" w:id="319" w:date="2026-08-29T05:08:35Z">
              <w:r w:rsidDel="00000000" w:rsidR="00000000" w:rsidRPr="00000000">
                <w:rPr>
                  <w:rFonts w:ascii="Bookman Old Style" w:cs="Bookman Old Style" w:eastAsia="Bookman Old Style" w:hAnsi="Bookman Old Style"/>
                  <w:sz w:val="20"/>
                  <w:szCs w:val="20"/>
                  <w:rtl w:val="0"/>
                  <w:rPrChange w:author="prihatmaka prihatmaka" w:id="320" w:date="2026-08-29T05:08:35Z">
                    <w:rPr>
                      <w:rFonts w:ascii="Bookman Old Style" w:cs="Bookman Old Style" w:eastAsia="Bookman Old Style" w:hAnsi="Bookman Old Style"/>
                      <w:sz w:val="20"/>
                      <w:szCs w:val="20"/>
                    </w:rPr>
                  </w:rPrChange>
                </w:rPr>
                <w:t xml:space="preserve">Mekanisme pelaporan dan pelaksanaan pekerjaan di luar perintah kerja</w:t>
              </w:r>
            </w:ins>
          </w:p>
          <w:p w:rsidR="00000000" w:rsidDel="00000000" w:rsidP="00000000" w:rsidRDefault="00000000" w:rsidRPr="00000000" w14:paraId="00000B19">
            <w:pPr>
              <w:numPr>
                <w:ilvl w:val="0"/>
                <w:numId w:val="5"/>
              </w:numPr>
              <w:spacing w:after="0" w:afterAutospacing="0" w:before="0" w:beforeAutospacing="0" w:lineRule="auto"/>
              <w:ind w:left="720" w:hanging="360"/>
              <w:rPr>
                <w:ins w:author="prihatmaka prihatmaka" w:id="319" w:date="2026-08-29T05:08:35Z"/>
                <w:rFonts w:ascii="Bookman Old Style" w:cs="Bookman Old Style" w:eastAsia="Bookman Old Style" w:hAnsi="Bookman Old Style"/>
                <w:sz w:val="20"/>
                <w:szCs w:val="20"/>
              </w:rPr>
            </w:pPr>
            <w:ins w:author="prihatmaka prihatmaka" w:id="319" w:date="2026-08-29T05:08:35Z">
              <w:r w:rsidDel="00000000" w:rsidR="00000000" w:rsidRPr="00000000">
                <w:rPr>
                  <w:rFonts w:ascii="Bookman Old Style" w:cs="Bookman Old Style" w:eastAsia="Bookman Old Style" w:hAnsi="Bookman Old Style"/>
                  <w:sz w:val="20"/>
                  <w:szCs w:val="20"/>
                  <w:rtl w:val="0"/>
                  <w:rPrChange w:author="prihatmaka prihatmaka" w:id="320" w:date="2026-08-29T05:08:35Z">
                    <w:rPr>
                      <w:rFonts w:ascii="Bookman Old Style" w:cs="Bookman Old Style" w:eastAsia="Bookman Old Style" w:hAnsi="Bookman Old Style"/>
                      <w:sz w:val="20"/>
                      <w:szCs w:val="20"/>
                    </w:rPr>
                  </w:rPrChange>
                </w:rPr>
                <w:t xml:space="preserve">SOP Start/Stop CWP, CEP, SJAE/LRVP</w:t>
              </w:r>
            </w:ins>
          </w:p>
          <w:p w:rsidR="00000000" w:rsidDel="00000000" w:rsidP="00000000" w:rsidRDefault="00000000" w:rsidRPr="00000000" w14:paraId="00000B1A">
            <w:pPr>
              <w:numPr>
                <w:ilvl w:val="0"/>
                <w:numId w:val="5"/>
              </w:numPr>
              <w:spacing w:after="0" w:afterAutospacing="0" w:before="0" w:beforeAutospacing="0" w:lineRule="auto"/>
              <w:ind w:left="720" w:hanging="360"/>
              <w:rPr>
                <w:ins w:author="prihatmaka prihatmaka" w:id="319" w:date="2026-08-29T05:08:35Z"/>
                <w:rFonts w:ascii="Bookman Old Style" w:cs="Bookman Old Style" w:eastAsia="Bookman Old Style" w:hAnsi="Bookman Old Style"/>
                <w:sz w:val="20"/>
                <w:szCs w:val="20"/>
              </w:rPr>
            </w:pPr>
            <w:ins w:author="prihatmaka prihatmaka" w:id="319" w:date="2026-08-29T05:08:35Z">
              <w:r w:rsidDel="00000000" w:rsidR="00000000" w:rsidRPr="00000000">
                <w:rPr>
                  <w:rFonts w:ascii="Bookman Old Style" w:cs="Bookman Old Style" w:eastAsia="Bookman Old Style" w:hAnsi="Bookman Old Style"/>
                  <w:sz w:val="20"/>
                  <w:szCs w:val="20"/>
                  <w:rtl w:val="0"/>
                  <w:rPrChange w:author="prihatmaka prihatmaka" w:id="320" w:date="2026-08-29T05:08:35Z">
                    <w:rPr>
                      <w:rFonts w:ascii="Bookman Old Style" w:cs="Bookman Old Style" w:eastAsia="Bookman Old Style" w:hAnsi="Bookman Old Style"/>
                      <w:sz w:val="20"/>
                      <w:szCs w:val="20"/>
                    </w:rPr>
                  </w:rPrChange>
                </w:rPr>
                <w:t xml:space="preserve">Kontrol kimia air, dosing, dan blowdown</w:t>
              </w:r>
            </w:ins>
          </w:p>
          <w:p w:rsidR="00000000" w:rsidDel="00000000" w:rsidP="00000000" w:rsidRDefault="00000000" w:rsidRPr="00000000" w14:paraId="00000B1B">
            <w:pPr>
              <w:numPr>
                <w:ilvl w:val="0"/>
                <w:numId w:val="5"/>
              </w:numPr>
              <w:spacing w:after="0" w:afterAutospacing="0" w:before="0" w:beforeAutospacing="0" w:lineRule="auto"/>
              <w:ind w:left="720" w:hanging="360"/>
              <w:rPr>
                <w:ins w:author="prihatmaka prihatmaka" w:id="319" w:date="2026-08-29T05:08:35Z"/>
                <w:rFonts w:ascii="Bookman Old Style" w:cs="Bookman Old Style" w:eastAsia="Bookman Old Style" w:hAnsi="Bookman Old Style"/>
                <w:sz w:val="20"/>
                <w:szCs w:val="20"/>
              </w:rPr>
            </w:pPr>
            <w:ins w:author="prihatmaka prihatmaka" w:id="319" w:date="2026-08-29T05:08:35Z">
              <w:r w:rsidDel="00000000" w:rsidR="00000000" w:rsidRPr="00000000">
                <w:rPr>
                  <w:rFonts w:ascii="Bookman Old Style" w:cs="Bookman Old Style" w:eastAsia="Bookman Old Style" w:hAnsi="Bookman Old Style"/>
                  <w:sz w:val="20"/>
                  <w:szCs w:val="20"/>
                  <w:rtl w:val="0"/>
                  <w:rPrChange w:author="prihatmaka prihatmaka" w:id="320" w:date="2026-08-29T05:08:35Z">
                    <w:rPr>
                      <w:rFonts w:ascii="Bookman Old Style" w:cs="Bookman Old Style" w:eastAsia="Bookman Old Style" w:hAnsi="Bookman Old Style"/>
                      <w:sz w:val="20"/>
                      <w:szCs w:val="20"/>
                    </w:rPr>
                  </w:rPrChange>
                </w:rPr>
                <w:t xml:space="preserve">Penanganan emergency trip</w:t>
              </w:r>
            </w:ins>
          </w:p>
          <w:p w:rsidR="00000000" w:rsidDel="00000000" w:rsidP="00000000" w:rsidRDefault="00000000" w:rsidRPr="00000000" w14:paraId="00000B1C">
            <w:pPr>
              <w:numPr>
                <w:ilvl w:val="0"/>
                <w:numId w:val="5"/>
              </w:numPr>
              <w:spacing w:after="0" w:afterAutospacing="0" w:before="0" w:beforeAutospacing="0" w:lineRule="auto"/>
              <w:ind w:left="720" w:hanging="360"/>
              <w:rPr>
                <w:ins w:author="prihatmaka prihatmaka" w:id="319" w:date="2026-08-29T05:08:35Z"/>
                <w:rFonts w:ascii="Bookman Old Style" w:cs="Bookman Old Style" w:eastAsia="Bookman Old Style" w:hAnsi="Bookman Old Style"/>
                <w:sz w:val="20"/>
                <w:szCs w:val="20"/>
              </w:rPr>
            </w:pPr>
            <w:ins w:author="prihatmaka prihatmaka" w:id="319" w:date="2026-08-29T05:08:35Z">
              <w:r w:rsidDel="00000000" w:rsidR="00000000" w:rsidRPr="00000000">
                <w:rPr>
                  <w:rFonts w:ascii="Bookman Old Style" w:cs="Bookman Old Style" w:eastAsia="Bookman Old Style" w:hAnsi="Bookman Old Style"/>
                  <w:sz w:val="20"/>
                  <w:szCs w:val="20"/>
                  <w:rtl w:val="0"/>
                  <w:rPrChange w:author="prihatmaka prihatmaka" w:id="320" w:date="2026-08-29T05:08:35Z">
                    <w:rPr>
                      <w:rFonts w:ascii="Bookman Old Style" w:cs="Bookman Old Style" w:eastAsia="Bookman Old Style" w:hAnsi="Bookman Old Style"/>
                      <w:sz w:val="20"/>
                      <w:szCs w:val="20"/>
                    </w:rPr>
                  </w:rPrChange>
                </w:rPr>
                <w:t xml:space="preserve">Keterampilan operasi lokal dan pemantauan parameter</w:t>
              </w:r>
            </w:ins>
          </w:p>
          <w:p w:rsidR="00000000" w:rsidDel="00000000" w:rsidP="00000000" w:rsidRDefault="00000000" w:rsidRPr="00000000" w14:paraId="00000B1D">
            <w:pPr>
              <w:numPr>
                <w:ilvl w:val="0"/>
                <w:numId w:val="5"/>
              </w:numPr>
              <w:spacing w:after="0" w:afterAutospacing="0" w:before="0" w:beforeAutospacing="0" w:lineRule="auto"/>
              <w:ind w:left="720" w:hanging="360"/>
              <w:rPr>
                <w:ins w:author="prihatmaka prihatmaka" w:id="319" w:date="2026-08-29T05:08:35Z"/>
                <w:rFonts w:ascii="Bookman Old Style" w:cs="Bookman Old Style" w:eastAsia="Bookman Old Style" w:hAnsi="Bookman Old Style"/>
                <w:sz w:val="20"/>
                <w:szCs w:val="20"/>
              </w:rPr>
            </w:pPr>
            <w:ins w:author="prihatmaka prihatmaka" w:id="319" w:date="2026-08-29T05:08:35Z">
              <w:r w:rsidDel="00000000" w:rsidR="00000000" w:rsidRPr="00000000">
                <w:rPr>
                  <w:rFonts w:ascii="Bookman Old Style" w:cs="Bookman Old Style" w:eastAsia="Bookman Old Style" w:hAnsi="Bookman Old Style"/>
                  <w:sz w:val="20"/>
                  <w:szCs w:val="20"/>
                  <w:rtl w:val="0"/>
                  <w:rPrChange w:author="prihatmaka prihatmaka" w:id="320" w:date="2026-08-29T05:08:35Z">
                    <w:rPr>
                      <w:rFonts w:ascii="Bookman Old Style" w:cs="Bookman Old Style" w:eastAsia="Bookman Old Style" w:hAnsi="Bookman Old Style"/>
                      <w:sz w:val="20"/>
                      <w:szCs w:val="20"/>
                    </w:rPr>
                  </w:rPrChange>
                </w:rPr>
                <w:t xml:space="preserve">Keterampilan operasi dari ruang kontrol dan pemantauan</w:t>
              </w:r>
            </w:ins>
          </w:p>
          <w:p w:rsidR="00000000" w:rsidDel="00000000" w:rsidP="00000000" w:rsidRDefault="00000000" w:rsidRPr="00000000" w14:paraId="00000B1E">
            <w:pPr>
              <w:numPr>
                <w:ilvl w:val="0"/>
                <w:numId w:val="5"/>
              </w:numPr>
              <w:spacing w:after="240" w:before="0" w:beforeAutospacing="0" w:lineRule="auto"/>
              <w:ind w:left="720" w:hanging="360"/>
              <w:rPr>
                <w:ins w:author="prihatmaka prihatmaka" w:id="319" w:date="2026-08-29T05:08:35Z"/>
                <w:rFonts w:ascii="Bookman Old Style" w:cs="Bookman Old Style" w:eastAsia="Bookman Old Style" w:hAnsi="Bookman Old Style"/>
                <w:sz w:val="20"/>
                <w:szCs w:val="20"/>
              </w:rPr>
            </w:pPr>
            <w:ins w:author="prihatmaka prihatmaka" w:id="319" w:date="2026-08-29T05:08:35Z">
              <w:r w:rsidDel="00000000" w:rsidR="00000000" w:rsidRPr="00000000">
                <w:rPr>
                  <w:rFonts w:ascii="Bookman Old Style" w:cs="Bookman Old Style" w:eastAsia="Bookman Old Style" w:hAnsi="Bookman Old Style"/>
                  <w:sz w:val="20"/>
                  <w:szCs w:val="20"/>
                  <w:rtl w:val="0"/>
                  <w:rPrChange w:author="prihatmaka prihatmaka" w:id="320" w:date="2026-08-29T05:08:35Z">
                    <w:rPr>
                      <w:rFonts w:ascii="Bookman Old Style" w:cs="Bookman Old Style" w:eastAsia="Bookman Old Style" w:hAnsi="Bookman Old Style"/>
                      <w:sz w:val="20"/>
                      <w:szCs w:val="20"/>
                    </w:rPr>
                  </w:rPrChange>
                </w:rPr>
                <w:t xml:space="preserve">Pemantauan melalui sistem kontrol dari ruang kontrol</w:t>
              </w:r>
            </w:ins>
          </w:p>
          <w:p w:rsidR="00000000" w:rsidDel="00000000" w:rsidP="00000000" w:rsidRDefault="00000000" w:rsidRPr="00000000" w14:paraId="00000B1F">
            <w:pPr>
              <w:rPr>
                <w:ins w:author="prihatmaka prihatmaka" w:id="319" w:date="2026-08-29T05:08:35Z"/>
                <w:rFonts w:ascii="Bookman Old Style" w:cs="Bookman Old Style" w:eastAsia="Bookman Old Style" w:hAnsi="Bookman Old Style"/>
                <w:sz w:val="20"/>
                <w:szCs w:val="20"/>
                <w:rPrChange w:author="prihatmaka prihatmaka" w:id="320" w:date="2026-08-29T05:08:35Z">
                  <w:rPr>
                    <w:rFonts w:ascii="Bookman Old Style" w:cs="Bookman Old Style" w:eastAsia="Bookman Old Style" w:hAnsi="Bookman Old Style"/>
                    <w:sz w:val="20"/>
                    <w:szCs w:val="20"/>
                  </w:rPr>
                </w:rPrChange>
              </w:rPr>
            </w:pPr>
            <w:ins w:author="prihatmaka prihatmaka" w:id="319" w:date="2026-08-29T05:08:35Z">
              <w:r w:rsidDel="00000000" w:rsidR="00000000" w:rsidRPr="00000000">
                <w:rPr>
                  <w:rtl w:val="0"/>
                </w:rPr>
              </w:r>
            </w:ins>
          </w:p>
          <w:p w:rsidR="00000000" w:rsidDel="00000000" w:rsidP="00000000" w:rsidRDefault="00000000" w:rsidRPr="00000000" w14:paraId="00000B20">
            <w:pPr>
              <w:spacing w:after="160" w:line="276" w:lineRule="auto"/>
              <w:rPr>
                <w:rFonts w:ascii="Bookman Old Style" w:cs="Bookman Old Style" w:eastAsia="Bookman Old Style" w:hAnsi="Bookman Old Style"/>
                <w:sz w:val="20"/>
                <w:szCs w:val="20"/>
                <w:rPrChange w:author="prihatmaka prihatmaka" w:id="320" w:date="2026-08-29T05:08:35Z">
                  <w:rPr/>
                </w:rPrChange>
              </w:rPr>
              <w:pPrChange w:author="prihatmaka prihatmaka" w:id="0" w:date="2026-08-29T05:08:35Z">
                <w:pPr/>
              </w:pPrChange>
            </w:pPr>
            <w:ins w:author="prihatmaka prihatmaka" w:id="319" w:date="2026-08-29T05:08:35Z">
              <w:r w:rsidDel="00000000" w:rsidR="00000000" w:rsidRPr="00000000">
                <w:rPr>
                  <w:rFonts w:ascii="Bookman Old Style" w:cs="Bookman Old Style" w:eastAsia="Bookman Old Style" w:hAnsi="Bookman Old Style"/>
                  <w:sz w:val="20"/>
                  <w:szCs w:val="20"/>
                  <w:rtl w:val="0"/>
                  <w:rPrChange w:author="prihatmaka prihatmaka" w:id="320" w:date="2026-08-29T05:08:35Z">
                    <w:rPr>
                      <w:rFonts w:ascii="Bookman Old Style" w:cs="Bookman Old Style" w:eastAsia="Bookman Old Style" w:hAnsi="Bookman Old Style"/>
                      <w:sz w:val="20"/>
                      <w:szCs w:val="20"/>
                    </w:rPr>
                  </w:rPrChange>
                </w:rPr>
                <w:t xml:space="preserve">-</w:t>
              </w:r>
            </w:ins>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B21">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3.1</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B22">
            <w:pPr>
              <w:rPr>
                <w:ins w:author="prihatmaka prihatmaka" w:id="321" w:date="2026-08-29T04:48:06Z"/>
                <w:rFonts w:ascii="Bookman Old Style" w:cs="Bookman Old Style" w:eastAsia="Bookman Old Style" w:hAnsi="Bookman Old Style"/>
                <w:rPrChange w:author="prihatmaka prihatmaka" w:id="322" w:date="2026-08-29T04:48:06Z">
                  <w:rPr>
                    <w:rFonts w:ascii="Bookman Old Style" w:cs="Bookman Old Style" w:eastAsia="Bookman Old Style" w:hAnsi="Bookman Old Style"/>
                    <w:sz w:val="20"/>
                    <w:szCs w:val="20"/>
                  </w:rPr>
                </w:rPrChange>
              </w:rPr>
            </w:pPr>
            <w:r w:rsidDel="00000000" w:rsidR="00000000" w:rsidRPr="00000000">
              <w:rPr>
                <w:rFonts w:ascii="Bookman Old Style" w:cs="Bookman Old Style" w:eastAsia="Bookman Old Style" w:hAnsi="Bookman Old Style"/>
                <w:sz w:val="20"/>
                <w:szCs w:val="20"/>
                <w:rtl w:val="0"/>
              </w:rPr>
              <w:t xml:space="preserve">Menerapkan perintah kerja pengoperasian sistem Pendingin secara disiplin dan cermat, dengan komunikasi yang jelas dan lugas, serta peduli terhadap kebersihan dan keselamatan lingkungan kerja.</w:t>
            </w:r>
            <w:ins w:author="prihatmaka prihatmaka" w:id="321" w:date="2026-08-29T04:48:06Z">
              <w:r w:rsidDel="00000000" w:rsidR="00000000" w:rsidRPr="00000000">
                <w:rPr>
                  <w:rFonts w:ascii="Bookman Old Style" w:cs="Bookman Old Style" w:eastAsia="Bookman Old Style" w:hAnsi="Bookman Old Style"/>
                  <w:sz w:val="20"/>
                  <w:szCs w:val="20"/>
                  <w:rtl w:val="0"/>
                </w:rPr>
                <w:br w:type="textWrapping"/>
              </w:r>
              <w:r w:rsidDel="00000000" w:rsidR="00000000" w:rsidRPr="00000000">
                <w:rPr>
                  <w:rFonts w:ascii="Bookman Old Style" w:cs="Bookman Old Style" w:eastAsia="Bookman Old Style" w:hAnsi="Bookman Old Style"/>
                  <w:rtl w:val="0"/>
                  <w:rPrChange w:author="prihatmaka prihatmaka" w:id="322" w:date="2026-08-29T04:48:06Z">
                    <w:rPr>
                      <w:rFonts w:ascii="Bookman Old Style" w:cs="Bookman Old Style" w:eastAsia="Bookman Old Style" w:hAnsi="Bookman Old Style"/>
                      <w:sz w:val="20"/>
                      <w:szCs w:val="20"/>
                    </w:rPr>
                  </w:rPrChange>
                </w:rPr>
                <w:t xml:space="preserve">Menerapkan perintah kerja pengoperasian sistem pendingin secara disiplin dan cermat dengan komunikasi yang jelas serta kepedulian terhadap kebersihan dan keselamatan lingkungan kerja, sekaligus memahami, mengerti, dan melaksanakan perintah kerja dengan baik sebagai indikator unjuk kerja yang efektif, tertib, dan sesuai standar.</w:t>
              </w:r>
            </w:ins>
          </w:p>
          <w:p w:rsidR="00000000" w:rsidDel="00000000" w:rsidP="00000000" w:rsidRDefault="00000000" w:rsidRPr="00000000" w14:paraId="00000B23">
            <w:pPr>
              <w:rPr/>
            </w:pPr>
            <w:ins w:author="prihatmaka prihatmaka" w:id="321" w:date="2026-08-29T04:48:06Z">
              <w:r w:rsidDel="00000000" w:rsidR="00000000" w:rsidRPr="00000000">
                <w:rPr>
                  <w:rFonts w:ascii="Bookman Old Style" w:cs="Bookman Old Style" w:eastAsia="Bookman Old Style" w:hAnsi="Bookman Old Style"/>
                  <w:sz w:val="20"/>
                  <w:szCs w:val="20"/>
                  <w:rtl w:val="0"/>
                </w:rPr>
                <w:t xml:space="preserve"> </w:t>
              </w:r>
            </w:ins>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B24">
            <w:pPr>
              <w:jc w:val="center"/>
              <w:rPr>
                <w:rFonts w:ascii="Bookman Old Style" w:cs="Bookman Old Style" w:eastAsia="Bookman Old Style" w:hAnsi="Bookman Old Style"/>
                <w:sz w:val="24"/>
                <w:szCs w:val="24"/>
              </w:rPr>
            </w:pPr>
            <w:ins w:author="prihatmaka prihatmaka" w:id="323" w:date="2026-08-29T04:46:30Z">
              <w:r w:rsidDel="00000000" w:rsidR="00000000" w:rsidRPr="00000000">
                <w:rPr>
                  <w:rFonts w:ascii="Bookman Old Style" w:cs="Bookman Old Style" w:eastAsia="Bookman Old Style" w:hAnsi="Bookman Old Style"/>
                  <w:sz w:val="20"/>
                  <w:szCs w:val="20"/>
                  <w:rtl w:val="0"/>
                  <w:rPrChange w:author="prihatmaka prihatmaka" w:id="324" w:date="2026-08-29T04:46:30Z">
                    <w:rPr/>
                  </w:rPrChange>
                </w:rPr>
                <w:t xml:space="preserve">2</w:t>
              </w:r>
            </w:ins>
            <w:del w:author="prihatmaka prihatmaka" w:id="323" w:date="2026-08-29T04:46:30Z">
              <w:r w:rsidDel="00000000" w:rsidR="00000000" w:rsidRPr="00000000">
                <w:rPr>
                  <w:rFonts w:ascii="Bookman Old Style" w:cs="Bookman Old Style" w:eastAsia="Bookman Old Style" w:hAnsi="Bookman Old Style"/>
                  <w:sz w:val="20"/>
                  <w:szCs w:val="20"/>
                  <w:rtl w:val="0"/>
                  <w:rPrChange w:author="prihatmaka prihatmaka" w:id="324" w:date="2026-08-29T04:46:30Z">
                    <w:rPr>
                      <w:rFonts w:ascii="Bookman Old Style" w:cs="Bookman Old Style" w:eastAsia="Bookman Old Style" w:hAnsi="Bookman Old Style"/>
                      <w:sz w:val="20"/>
                      <w:szCs w:val="20"/>
                    </w:rPr>
                  </w:rPrChange>
                </w:rPr>
                <w:delText xml:space="preserve">8</w:delText>
              </w:r>
            </w:del>
            <w:r w:rsidDel="00000000" w:rsidR="00000000" w:rsidRPr="00000000">
              <w:rPr>
                <w:rFonts w:ascii="Bookman Old Style" w:cs="Bookman Old Style" w:eastAsia="Bookman Old Style" w:hAnsi="Bookman Old Style"/>
                <w:sz w:val="20"/>
                <w:szCs w:val="20"/>
                <w:rtl w:val="0"/>
              </w:rPr>
              <w:t xml:space="preserve"> JP</w:t>
            </w:r>
            <w:r w:rsidDel="00000000" w:rsidR="00000000" w:rsidRPr="00000000">
              <w:rPr>
                <w:rtl w:val="0"/>
              </w:rPr>
            </w:r>
          </w:p>
        </w:tc>
      </w:tr>
      <w:tr>
        <w:trPr>
          <w:cantSplit w:val="1"/>
          <w:tblHeader w:val="0"/>
        </w:trPr>
        <w:tc>
          <w:tcPr>
            <w:vMerge w:val="continue"/>
            <w:tcMar>
              <w:top w:w="30.0" w:type="dxa"/>
              <w:left w:w="35.0" w:type="dxa"/>
              <w:bottom w:w="30.0" w:type="dxa"/>
              <w:right w:w="35.0" w:type="dxa"/>
            </w:tcMar>
          </w:tcPr>
          <w:p w:rsidR="00000000" w:rsidDel="00000000" w:rsidP="00000000" w:rsidRDefault="00000000" w:rsidRPr="00000000" w14:paraId="00000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B27">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3.2</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B28">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Prosedur keselamatan ketenagalistrikan (K2) diterapkan.</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B2B">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3.2</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B2C">
            <w:pPr>
              <w:rPr>
                <w:ins w:author="prihatmaka prihatmaka" w:id="325" w:date="2026-08-29T04:48:44Z"/>
                <w:rFonts w:ascii="Bookman Old Style" w:cs="Bookman Old Style" w:eastAsia="Bookman Old Style" w:hAnsi="Bookman Old Style"/>
                <w:sz w:val="20"/>
                <w:szCs w:val="20"/>
                <w:rPrChange w:author="prihatmaka prihatmaka" w:id="326" w:date="2026-08-29T04:48:44Z">
                  <w:rPr>
                    <w:rFonts w:ascii="Bookman Old Style" w:cs="Bookman Old Style" w:eastAsia="Bookman Old Style" w:hAnsi="Bookman Old Style"/>
                    <w:sz w:val="20"/>
                    <w:szCs w:val="20"/>
                  </w:rPr>
                </w:rPrChange>
              </w:rPr>
            </w:pPr>
            <w:r w:rsidDel="00000000" w:rsidR="00000000" w:rsidRPr="00000000">
              <w:rPr>
                <w:rFonts w:ascii="Bookman Old Style" w:cs="Bookman Old Style" w:eastAsia="Bookman Old Style" w:hAnsi="Bookman Old Style"/>
                <w:sz w:val="20"/>
                <w:szCs w:val="20"/>
                <w:rtl w:val="0"/>
              </w:rPr>
              <w:t xml:space="preserve">Menerapkan prosedur keselamatan ketenagalistrikan (K2) secara disiplin dan cermat, dengan komunikasi yang jelas dan lugas, serta peduli terhadap kebersihan dan keselamatan lingkungan kerja.</w:t>
            </w:r>
            <w:ins w:author="prihatmaka prihatmaka" w:id="325" w:date="2026-08-29T04:48:44Z">
              <w:r w:rsidDel="00000000" w:rsidR="00000000" w:rsidRPr="00000000">
                <w:rPr>
                  <w:rFonts w:ascii="Bookman Old Style" w:cs="Bookman Old Style" w:eastAsia="Bookman Old Style" w:hAnsi="Bookman Old Style"/>
                  <w:sz w:val="20"/>
                  <w:szCs w:val="20"/>
                  <w:rtl w:val="0"/>
                </w:rPr>
                <w:br w:type="textWrapping"/>
              </w:r>
              <w:r w:rsidDel="00000000" w:rsidR="00000000" w:rsidRPr="00000000">
                <w:rPr>
                  <w:rFonts w:ascii="Bookman Old Style" w:cs="Bookman Old Style" w:eastAsia="Bookman Old Style" w:hAnsi="Bookman Old Style"/>
                  <w:sz w:val="20"/>
                  <w:szCs w:val="20"/>
                  <w:rtl w:val="0"/>
                  <w:rPrChange w:author="prihatmaka prihatmaka" w:id="326" w:date="2026-08-29T04:48:44Z">
                    <w:rPr>
                      <w:rFonts w:ascii="Bookman Old Style" w:cs="Bookman Old Style" w:eastAsia="Bookman Old Style" w:hAnsi="Bookman Old Style"/>
                      <w:sz w:val="20"/>
                      <w:szCs w:val="20"/>
                    </w:rPr>
                  </w:rPrChange>
                </w:rPr>
                <w:t xml:space="preserve">Menerapkan prosedur keselamatan ketenagalistrikan (K2) secara disiplin dan cermat dengan komunikasi yang jelas serta kepedulian terhadap kebersihan dan keselamatan lingkungan kerja, sekaligus memahami, mengerti, dan melaksanakan prosedur keselamatan K2 dengan benar serta konsisten, sehingga seluruh kegiatan operasional berlangsung aman, tertib, dan sesuai standar.</w:t>
              </w:r>
            </w:ins>
          </w:p>
          <w:p w:rsidR="00000000" w:rsidDel="00000000" w:rsidP="00000000" w:rsidRDefault="00000000" w:rsidRPr="00000000" w14:paraId="00000B2D">
            <w:pPr>
              <w:rPr>
                <w:rFonts w:ascii="Bookman Old Style" w:cs="Bookman Old Style" w:eastAsia="Bookman Old Style" w:hAnsi="Bookman Old Style"/>
                <w:sz w:val="20"/>
                <w:szCs w:val="20"/>
                <w:rPrChange w:author="prihatmaka prihatmaka" w:id="326" w:date="2026-08-29T04:48:44Z">
                  <w:rPr/>
                </w:rPrChange>
              </w:rPr>
            </w:pPr>
            <w:ins w:author="prihatmaka prihatmaka" w:id="325" w:date="2026-08-29T04:48:44Z">
              <w:r w:rsidDel="00000000" w:rsidR="00000000" w:rsidRPr="00000000">
                <w:rPr>
                  <w:rFonts w:ascii="Bookman Old Style" w:cs="Bookman Old Style" w:eastAsia="Bookman Old Style" w:hAnsi="Bookman Old Style"/>
                  <w:sz w:val="20"/>
                  <w:szCs w:val="20"/>
                  <w:rtl w:val="0"/>
                </w:rPr>
                <w:t xml:space="preserve"> </w:t>
              </w:r>
            </w:ins>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blHeader w:val="0"/>
        </w:trPr>
        <w:tc>
          <w:tcPr>
            <w:vMerge w:val="continue"/>
            <w:tcMar>
              <w:top w:w="30.0" w:type="dxa"/>
              <w:left w:w="35.0" w:type="dxa"/>
              <w:bottom w:w="30.0" w:type="dxa"/>
              <w:right w:w="35.0" w:type="dxa"/>
            </w:tcMar>
          </w:tcPr>
          <w:p w:rsidR="00000000" w:rsidDel="00000000" w:rsidP="00000000" w:rsidRDefault="00000000" w:rsidRPr="00000000" w14:paraId="00000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B31">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3.3</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B32">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Hal-hal yang berada diluar perintah kerja pengoperasian bagian sistem Pendingin, dilaporkan.</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B35">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3.3</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B36">
            <w:pPr>
              <w:rPr>
                <w:ins w:author="prihatmaka prihatmaka" w:id="327" w:date="2026-08-29T04:49:02Z"/>
                <w:rFonts w:ascii="Bookman Old Style" w:cs="Bookman Old Style" w:eastAsia="Bookman Old Style" w:hAnsi="Bookman Old Style"/>
                <w:rPrChange w:author="prihatmaka prihatmaka" w:id="328" w:date="2026-08-29T04:49:02Z">
                  <w:rPr>
                    <w:rFonts w:ascii="Bookman Old Style" w:cs="Bookman Old Style" w:eastAsia="Bookman Old Style" w:hAnsi="Bookman Old Style"/>
                    <w:sz w:val="20"/>
                    <w:szCs w:val="20"/>
                  </w:rPr>
                </w:rPrChange>
              </w:rPr>
            </w:pPr>
            <w:r w:rsidDel="00000000" w:rsidR="00000000" w:rsidRPr="00000000">
              <w:rPr>
                <w:rFonts w:ascii="Bookman Old Style" w:cs="Bookman Old Style" w:eastAsia="Bookman Old Style" w:hAnsi="Bookman Old Style"/>
                <w:sz w:val="20"/>
                <w:szCs w:val="20"/>
                <w:rtl w:val="0"/>
              </w:rPr>
              <w:t xml:space="preserve">Melaporkan hal-hal di luar perintah kerja pengoperasian sistem Pendingin secara disiplin dan cermat, dengan komunikasi yang jelas dan lugas, serta peduli terhadap kebersihan dan keselamatan lingkungan kerja.</w:t>
            </w:r>
            <w:ins w:author="prihatmaka prihatmaka" w:id="327" w:date="2026-08-29T04:49:02Z">
              <w:r w:rsidDel="00000000" w:rsidR="00000000" w:rsidRPr="00000000">
                <w:rPr>
                  <w:rFonts w:ascii="Bookman Old Style" w:cs="Bookman Old Style" w:eastAsia="Bookman Old Style" w:hAnsi="Bookman Old Style"/>
                  <w:sz w:val="20"/>
                  <w:szCs w:val="20"/>
                  <w:rtl w:val="0"/>
                </w:rPr>
                <w:br w:type="textWrapping"/>
              </w:r>
              <w:r w:rsidDel="00000000" w:rsidR="00000000" w:rsidRPr="00000000">
                <w:rPr>
                  <w:rFonts w:ascii="Bookman Old Style" w:cs="Bookman Old Style" w:eastAsia="Bookman Old Style" w:hAnsi="Bookman Old Style"/>
                  <w:rtl w:val="0"/>
                  <w:rPrChange w:author="prihatmaka prihatmaka" w:id="328" w:date="2026-08-29T04:49:02Z">
                    <w:rPr>
                      <w:rFonts w:ascii="Bookman Old Style" w:cs="Bookman Old Style" w:eastAsia="Bookman Old Style" w:hAnsi="Bookman Old Style"/>
                      <w:sz w:val="20"/>
                      <w:szCs w:val="20"/>
                    </w:rPr>
                  </w:rPrChange>
                </w:rPr>
                <w:t xml:space="preserve">Melaporkan hal-hal di luar perintah kerja pengoperasian sistem pendingin secara disiplin dan cermat dengan komunikasi yang jelas serta kepedulian terhadap kebersihan dan keselamatan lingkungan kerja, sekaligus melakukan pencatatan dan pelaporan atas setiap aktivitas pekerjaan sehingga seluruh proses operasional terdokumentasi dengan baik, tertib, dan sesuai standar.</w:t>
              </w:r>
            </w:ins>
          </w:p>
          <w:p w:rsidR="00000000" w:rsidDel="00000000" w:rsidP="00000000" w:rsidRDefault="00000000" w:rsidRPr="00000000" w14:paraId="00000B37">
            <w:pPr>
              <w:rPr>
                <w:rFonts w:ascii="Bookman Old Style" w:cs="Bookman Old Style" w:eastAsia="Bookman Old Style" w:hAnsi="Bookman Old Style"/>
                <w:rPrChange w:author="prihatmaka prihatmaka" w:id="328" w:date="2026-08-29T04:49:02Z">
                  <w:rPr/>
                </w:rPrChange>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blHeader w:val="0"/>
        </w:trPr>
        <w:tc>
          <w:tcPr>
            <w:vMerge w:val="continue"/>
            <w:tcMar>
              <w:top w:w="30.0" w:type="dxa"/>
              <w:left w:w="35.0" w:type="dxa"/>
              <w:bottom w:w="30.0" w:type="dxa"/>
              <w:right w:w="35.0" w:type="dxa"/>
            </w:tcMar>
          </w:tcPr>
          <w:p w:rsidR="00000000" w:rsidDel="00000000" w:rsidP="00000000" w:rsidRDefault="00000000" w:rsidRPr="00000000" w14:paraId="00000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B3B">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3.4</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B3C">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Pelaksanaan Butir 3.3 yang didukung perintah resmi (tertulis atau ter-rekam melalui saluran yang baku) dilaksanakan.</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B3F">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3.4</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B40">
            <w:pPr>
              <w:rPr>
                <w:ins w:author="prihatmaka prihatmaka" w:id="329" w:date="2026-08-29T04:50:14Z"/>
                <w:rFonts w:ascii="Bookman Old Style" w:cs="Bookman Old Style" w:eastAsia="Bookman Old Style" w:hAnsi="Bookman Old Style"/>
                <w:rPrChange w:author="prihatmaka prihatmaka" w:id="330" w:date="2026-08-29T04:50:14Z">
                  <w:rPr>
                    <w:rFonts w:ascii="Bookman Old Style" w:cs="Bookman Old Style" w:eastAsia="Bookman Old Style" w:hAnsi="Bookman Old Style"/>
                    <w:sz w:val="20"/>
                    <w:szCs w:val="20"/>
                  </w:rPr>
                </w:rPrChange>
              </w:rPr>
            </w:pPr>
            <w:r w:rsidDel="00000000" w:rsidR="00000000" w:rsidRPr="00000000">
              <w:rPr>
                <w:rFonts w:ascii="Bookman Old Style" w:cs="Bookman Old Style" w:eastAsia="Bookman Old Style" w:hAnsi="Bookman Old Style"/>
                <w:sz w:val="20"/>
                <w:szCs w:val="20"/>
                <w:rtl w:val="0"/>
              </w:rPr>
              <w:t xml:space="preserve">Melaksanakan tindakan pada Butir 3.3 setelah didukung perintah resmi secara tertulis atau terekam melalui saluran yang baku secara disiplin dan cermat, dengan komunikasi yang jelas dan lugas, serta peduli terhadap kebersihan dan keselamatan lingkungan kerja.</w:t>
            </w:r>
            <w:ins w:author="prihatmaka prihatmaka" w:id="329" w:date="2026-08-29T04:50:14Z">
              <w:r w:rsidDel="00000000" w:rsidR="00000000" w:rsidRPr="00000000">
                <w:rPr>
                  <w:rFonts w:ascii="Bookman Old Style" w:cs="Bookman Old Style" w:eastAsia="Bookman Old Style" w:hAnsi="Bookman Old Style"/>
                  <w:sz w:val="20"/>
                  <w:szCs w:val="20"/>
                  <w:rtl w:val="0"/>
                </w:rPr>
                <w:br w:type="textWrapping"/>
              </w:r>
              <w:r w:rsidDel="00000000" w:rsidR="00000000" w:rsidRPr="00000000">
                <w:rPr>
                  <w:rFonts w:ascii="Bookman Old Style" w:cs="Bookman Old Style" w:eastAsia="Bookman Old Style" w:hAnsi="Bookman Old Style"/>
                  <w:rtl w:val="0"/>
                  <w:rPrChange w:author="prihatmaka prihatmaka" w:id="330" w:date="2026-08-29T04:50:14Z">
                    <w:rPr>
                      <w:rFonts w:ascii="Bookman Old Style" w:cs="Bookman Old Style" w:eastAsia="Bookman Old Style" w:hAnsi="Bookman Old Style"/>
                      <w:sz w:val="20"/>
                      <w:szCs w:val="20"/>
                    </w:rPr>
                  </w:rPrChange>
                </w:rPr>
                <w:t xml:space="preserve">Dilaksanakan tindakan pada Butir 3.3 hanya setelah mendapat perintah resmi tertulis atau terekam melalui saluran baku, dengan disiplin, kecermatan, komunikasi yang jelas, serta kepedulian terhadap kebersihan dan keselamatan lingkungan kerja, sekaligus memahami alur, prosedur, dan tingkat kualifikasi pengambilan keputusan dalam pengoperasian sistem pendingin agar tugas terlaksana aman, tertib, dan sesuai standar.</w:t>
              </w:r>
            </w:ins>
          </w:p>
          <w:p w:rsidR="00000000" w:rsidDel="00000000" w:rsidP="00000000" w:rsidRDefault="00000000" w:rsidRPr="00000000" w14:paraId="00000B41">
            <w:pPr>
              <w:rPr>
                <w:rFonts w:ascii="Bookman Old Style" w:cs="Bookman Old Style" w:eastAsia="Bookman Old Style" w:hAnsi="Bookman Old Style"/>
                <w:rPrChange w:author="prihatmaka prihatmaka" w:id="330" w:date="2026-08-29T04:50:14Z">
                  <w:rPr/>
                </w:rPrChange>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blHeader w:val="0"/>
        </w:trPr>
        <w:tc>
          <w:tcPr>
            <w:vMerge w:val="restart"/>
            <w:tcMar>
              <w:top w:w="30.0" w:type="dxa"/>
              <w:left w:w="35.0" w:type="dxa"/>
              <w:bottom w:w="30.0" w:type="dxa"/>
              <w:right w:w="35.0" w:type="dxa"/>
            </w:tcMar>
          </w:tcPr>
          <w:p w:rsidR="00000000" w:rsidDel="00000000" w:rsidP="00000000" w:rsidRDefault="00000000" w:rsidRPr="00000000" w14:paraId="00000B43">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4.</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B44">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Membuat laporan hasil pengoperasian sistem Pendingin</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B45">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4.1</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B46">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Laporan pelaksanaan pengoperasian sistem Pendingin sesuai standar dibuat.</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B47">
            <w:pPr>
              <w:rPr>
                <w:ins w:author="prihatmaka prihatmaka" w:id="331" w:date="2026-08-29T05:04:27Z"/>
                <w:rFonts w:ascii="Bookman Old Style" w:cs="Bookman Old Style" w:eastAsia="Bookman Old Style" w:hAnsi="Bookman Old Style"/>
                <w:sz w:val="20"/>
                <w:szCs w:val="20"/>
                <w:rPrChange w:author="prihatmaka prihatmaka" w:id="332" w:date="2026-08-29T05:04:27Z">
                  <w:rPr>
                    <w:rFonts w:ascii="Bookman Old Style" w:cs="Bookman Old Style" w:eastAsia="Bookman Old Style" w:hAnsi="Bookman Old Style"/>
                    <w:sz w:val="20"/>
                    <w:szCs w:val="20"/>
                  </w:rPr>
                </w:rPrChange>
              </w:rPr>
            </w:pPr>
            <w:r w:rsidDel="00000000" w:rsidR="00000000" w:rsidRPr="00000000">
              <w:rPr>
                <w:rFonts w:ascii="Bookman Old Style" w:cs="Bookman Old Style" w:eastAsia="Bookman Old Style" w:hAnsi="Bookman Old Style"/>
                <w:sz w:val="20"/>
                <w:szCs w:val="20"/>
                <w:rtl w:val="0"/>
              </w:rPr>
              <w:t xml:space="preserve">Tersusun dan ditandatanganinya laporan hasil pengoperasian sistem Pendingin sesuai standar.</w:t>
            </w:r>
            <w:ins w:author="prihatmaka prihatmaka" w:id="331" w:date="2026-08-29T05:04:27Z">
              <w:r w:rsidDel="00000000" w:rsidR="00000000" w:rsidRPr="00000000">
                <w:rPr>
                  <w:rFonts w:ascii="Bookman Old Style" w:cs="Bookman Old Style" w:eastAsia="Bookman Old Style" w:hAnsi="Bookman Old Style"/>
                  <w:sz w:val="20"/>
                  <w:szCs w:val="20"/>
                  <w:rtl w:val="0"/>
                </w:rPr>
                <w:br w:type="textWrapping"/>
                <w:br w:type="textWrapping"/>
              </w:r>
              <w:r w:rsidDel="00000000" w:rsidR="00000000" w:rsidRPr="00000000">
                <w:rPr>
                  <w:rFonts w:ascii="Bookman Old Style" w:cs="Bookman Old Style" w:eastAsia="Bookman Old Style" w:hAnsi="Bookman Old Style"/>
                  <w:b w:val="1"/>
                  <w:bCs w:val="1"/>
                  <w:sz w:val="20"/>
                  <w:szCs w:val="20"/>
                  <w:rtl w:val="0"/>
                  <w:rPrChange w:author="prihatmaka prihatmaka" w:id="332" w:date="2026-08-29T05:04:27Z">
                    <w:rPr>
                      <w:rFonts w:ascii="Bookman Old Style" w:cs="Bookman Old Style" w:eastAsia="Bookman Old Style" w:hAnsi="Bookman Old Style"/>
                      <w:sz w:val="20"/>
                      <w:szCs w:val="20"/>
                    </w:rPr>
                  </w:rPrChange>
                </w:rPr>
                <w:t xml:space="preserve">Disusun dan ditandatanganinya</w:t>
              </w:r>
              <w:r w:rsidDel="00000000" w:rsidR="00000000" w:rsidRPr="00000000">
                <w:rPr>
                  <w:rFonts w:ascii="Bookman Old Style" w:cs="Bookman Old Style" w:eastAsia="Bookman Old Style" w:hAnsi="Bookman Old Style"/>
                  <w:sz w:val="20"/>
                  <w:szCs w:val="20"/>
                  <w:rtl w:val="0"/>
                  <w:rPrChange w:author="prihatmaka prihatmaka" w:id="332" w:date="2026-08-29T05:04:27Z">
                    <w:rPr>
                      <w:rFonts w:ascii="Bookman Old Style" w:cs="Bookman Old Style" w:eastAsia="Bookman Old Style" w:hAnsi="Bookman Old Style"/>
                      <w:sz w:val="20"/>
                      <w:szCs w:val="20"/>
                    </w:rPr>
                  </w:rPrChange>
                </w:rPr>
                <w:t xml:space="preserve"> laporan hasil pengoperasian sistem pendingin sesuai standar</w:t>
              </w:r>
            </w:ins>
          </w:p>
          <w:p w:rsidR="00000000" w:rsidDel="00000000" w:rsidP="00000000" w:rsidRDefault="00000000" w:rsidRPr="00000000" w14:paraId="00000B48">
            <w:pPr>
              <w:rPr>
                <w:ins w:author="prihatmaka prihatmaka" w:id="331" w:date="2026-08-29T05:04:27Z"/>
                <w:rFonts w:ascii="Bookman Old Style" w:cs="Bookman Old Style" w:eastAsia="Bookman Old Style" w:hAnsi="Bookman Old Style"/>
                <w:sz w:val="20"/>
                <w:szCs w:val="20"/>
                <w:rPrChange w:author="prihatmaka prihatmaka" w:id="332" w:date="2026-08-29T05:04:27Z">
                  <w:rPr>
                    <w:rFonts w:ascii="Bookman Old Style" w:cs="Bookman Old Style" w:eastAsia="Bookman Old Style" w:hAnsi="Bookman Old Style"/>
                    <w:sz w:val="20"/>
                    <w:szCs w:val="20"/>
                  </w:rPr>
                </w:rPrChange>
              </w:rPr>
            </w:pPr>
            <w:ins w:author="prihatmaka prihatmaka" w:id="331" w:date="2026-08-29T05:04:27Z">
              <w:r w:rsidDel="00000000" w:rsidR="00000000" w:rsidRPr="00000000">
                <w:rPr>
                  <w:rFonts w:ascii="Bookman Old Style" w:cs="Bookman Old Style" w:eastAsia="Bookman Old Style" w:hAnsi="Bookman Old Style"/>
                  <w:b w:val="1"/>
                  <w:bCs w:val="1"/>
                  <w:sz w:val="20"/>
                  <w:szCs w:val="20"/>
                  <w:rtl w:val="0"/>
                  <w:rPrChange w:author="prihatmaka prihatmaka" w:id="332" w:date="2026-08-29T05:04:27Z">
                    <w:rPr>
                      <w:rFonts w:ascii="Bookman Old Style" w:cs="Bookman Old Style" w:eastAsia="Bookman Old Style" w:hAnsi="Bookman Old Style"/>
                      <w:sz w:val="20"/>
                      <w:szCs w:val="20"/>
                    </w:rPr>
                  </w:rPrChange>
                </w:rPr>
                <w:t xml:space="preserve">Dilakukan</w:t>
              </w:r>
              <w:r w:rsidDel="00000000" w:rsidR="00000000" w:rsidRPr="00000000">
                <w:rPr>
                  <w:rFonts w:ascii="Bookman Old Style" w:cs="Bookman Old Style" w:eastAsia="Bookman Old Style" w:hAnsi="Bookman Old Style"/>
                  <w:sz w:val="20"/>
                  <w:szCs w:val="20"/>
                  <w:rtl w:val="0"/>
                  <w:rPrChange w:author="prihatmaka prihatmaka" w:id="332" w:date="2026-08-29T05:04:27Z">
                    <w:rPr>
                      <w:rFonts w:ascii="Bookman Old Style" w:cs="Bookman Old Style" w:eastAsia="Bookman Old Style" w:hAnsi="Bookman Old Style"/>
                      <w:sz w:val="20"/>
                      <w:szCs w:val="20"/>
                    </w:rPr>
                  </w:rPrChange>
                </w:rPr>
                <w:t xml:space="preserve"> pengisian log sheet operasi harian secara akurat</w:t>
              </w:r>
            </w:ins>
          </w:p>
          <w:p w:rsidR="00000000" w:rsidDel="00000000" w:rsidP="00000000" w:rsidRDefault="00000000" w:rsidRPr="00000000" w14:paraId="00000B49">
            <w:pPr>
              <w:rPr>
                <w:ins w:author="prihatmaka prihatmaka" w:id="331" w:date="2026-08-29T05:04:27Z"/>
                <w:rFonts w:ascii="Bookman Old Style" w:cs="Bookman Old Style" w:eastAsia="Bookman Old Style" w:hAnsi="Bookman Old Style"/>
                <w:sz w:val="20"/>
                <w:szCs w:val="20"/>
                <w:rPrChange w:author="prihatmaka prihatmaka" w:id="332" w:date="2026-08-29T05:04:27Z">
                  <w:rPr>
                    <w:rFonts w:ascii="Bookman Old Style" w:cs="Bookman Old Style" w:eastAsia="Bookman Old Style" w:hAnsi="Bookman Old Style"/>
                    <w:sz w:val="20"/>
                    <w:szCs w:val="20"/>
                  </w:rPr>
                </w:rPrChange>
              </w:rPr>
            </w:pPr>
            <w:ins w:author="prihatmaka prihatmaka" w:id="331" w:date="2026-08-29T05:04:27Z">
              <w:r w:rsidDel="00000000" w:rsidR="00000000" w:rsidRPr="00000000">
                <w:rPr>
                  <w:rFonts w:ascii="Bookman Old Style" w:cs="Bookman Old Style" w:eastAsia="Bookman Old Style" w:hAnsi="Bookman Old Style"/>
                  <w:b w:val="1"/>
                  <w:bCs w:val="1"/>
                  <w:sz w:val="20"/>
                  <w:szCs w:val="20"/>
                  <w:rtl w:val="0"/>
                  <w:rPrChange w:author="prihatmaka prihatmaka" w:id="332" w:date="2026-08-29T05:04:27Z">
                    <w:rPr>
                      <w:rFonts w:ascii="Bookman Old Style" w:cs="Bookman Old Style" w:eastAsia="Bookman Old Style" w:hAnsi="Bookman Old Style"/>
                      <w:sz w:val="20"/>
                      <w:szCs w:val="20"/>
                    </w:rPr>
                  </w:rPrChange>
                </w:rPr>
                <w:t xml:space="preserve">Dilakukannya</w:t>
              </w:r>
              <w:r w:rsidDel="00000000" w:rsidR="00000000" w:rsidRPr="00000000">
                <w:rPr>
                  <w:rFonts w:ascii="Bookman Old Style" w:cs="Bookman Old Style" w:eastAsia="Bookman Old Style" w:hAnsi="Bookman Old Style"/>
                  <w:sz w:val="20"/>
                  <w:szCs w:val="20"/>
                  <w:rtl w:val="0"/>
                  <w:rPrChange w:author="prihatmaka prihatmaka" w:id="332" w:date="2026-08-29T05:04:27Z">
                    <w:rPr>
                      <w:rFonts w:ascii="Bookman Old Style" w:cs="Bookman Old Style" w:eastAsia="Bookman Old Style" w:hAnsi="Bookman Old Style"/>
                      <w:sz w:val="20"/>
                      <w:szCs w:val="20"/>
                    </w:rPr>
                  </w:rPrChange>
                </w:rPr>
                <w:t xml:space="preserve"> pengesahan dan verifikasi laporan kepada atasan</w:t>
              </w:r>
            </w:ins>
          </w:p>
          <w:p w:rsidR="00000000" w:rsidDel="00000000" w:rsidP="00000000" w:rsidRDefault="00000000" w:rsidRPr="00000000" w14:paraId="00000B4A">
            <w:pPr>
              <w:rPr>
                <w:rFonts w:ascii="Bookman Old Style" w:cs="Bookman Old Style" w:eastAsia="Bookman Old Style" w:hAnsi="Bookman Old Style"/>
                <w:sz w:val="20"/>
                <w:szCs w:val="20"/>
                <w:rPrChange w:author="prihatmaka prihatmaka" w:id="332" w:date="2026-08-29T05:04:27Z">
                  <w:rPr/>
                </w:rPrChange>
              </w:rPr>
            </w:pP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B4B">
            <w:pPr>
              <w:rPr/>
            </w:pPr>
            <w:r w:rsidDel="00000000" w:rsidR="00000000" w:rsidRPr="00000000">
              <w:rPr>
                <w:rFonts w:ascii="Bookman Old Style" w:cs="Bookman Old Style" w:eastAsia="Bookman Old Style" w:hAnsi="Bookman Old Style"/>
                <w:sz w:val="20"/>
                <w:szCs w:val="20"/>
                <w:rtl w:val="0"/>
              </w:rPr>
              <w:t xml:space="preserve">Penjelasan tentang:</w:t>
            </w:r>
            <w:r w:rsidDel="00000000" w:rsidR="00000000" w:rsidRPr="00000000">
              <w:rPr>
                <w:rtl w:val="0"/>
              </w:rPr>
            </w:r>
          </w:p>
          <w:p w:rsidR="00000000" w:rsidDel="00000000" w:rsidP="00000000" w:rsidRDefault="00000000" w:rsidRPr="00000000" w14:paraId="00000B4C">
            <w:pPr>
              <w:rPr/>
            </w:pPr>
            <w:r w:rsidDel="00000000" w:rsidR="00000000" w:rsidRPr="00000000">
              <w:rPr>
                <w:rFonts w:ascii="Bookman Old Style" w:cs="Bookman Old Style" w:eastAsia="Bookman Old Style" w:hAnsi="Bookman Old Style"/>
                <w:sz w:val="20"/>
                <w:szCs w:val="20"/>
                <w:rtl w:val="0"/>
              </w:rPr>
              <w:t xml:space="preserve">1. Teknik pembuatan laporan hasil pengoperasian sistem Pendingin</w:t>
            </w:r>
            <w:r w:rsidDel="00000000" w:rsidR="00000000" w:rsidRPr="00000000">
              <w:rPr>
                <w:rtl w:val="0"/>
              </w:rPr>
            </w:r>
          </w:p>
          <w:p w:rsidR="00000000" w:rsidDel="00000000" w:rsidP="00000000" w:rsidRDefault="00000000" w:rsidRPr="00000000" w14:paraId="00000B4D">
            <w:pPr>
              <w:rPr>
                <w:ins w:author="prihatmaka prihatmaka" w:id="333" w:date="2026-08-29T05:04:14Z"/>
                <w:rFonts w:ascii="Bookman Old Style" w:cs="Bookman Old Style" w:eastAsia="Bookman Old Style" w:hAnsi="Bookman Old Style"/>
                <w:b w:val="1"/>
                <w:bCs w:val="1"/>
                <w:sz w:val="20"/>
                <w:szCs w:val="20"/>
                <w:rPrChange w:author="prihatmaka prihatmaka" w:id="334" w:date="2026-08-29T05:04:14Z">
                  <w:rPr>
                    <w:rFonts w:ascii="Bookman Old Style" w:cs="Bookman Old Style" w:eastAsia="Bookman Old Style" w:hAnsi="Bookman Old Style"/>
                    <w:sz w:val="20"/>
                    <w:szCs w:val="20"/>
                  </w:rPr>
                </w:rPrChange>
              </w:rPr>
            </w:pPr>
            <w:r w:rsidDel="00000000" w:rsidR="00000000" w:rsidRPr="00000000">
              <w:rPr>
                <w:rFonts w:ascii="Bookman Old Style" w:cs="Bookman Old Style" w:eastAsia="Bookman Old Style" w:hAnsi="Bookman Old Style"/>
                <w:sz w:val="20"/>
                <w:szCs w:val="20"/>
                <w:rtl w:val="0"/>
              </w:rPr>
              <w:t xml:space="preserve">2. Standar formulir, kelengkapan data, dan penandatanganan laporan</w:t>
            </w:r>
            <w:ins w:author="prihatmaka prihatmaka" w:id="333" w:date="2026-08-29T05:04:14Z">
              <w:r w:rsidDel="00000000" w:rsidR="00000000" w:rsidRPr="00000000">
                <w:rPr>
                  <w:rFonts w:ascii="Bookman Old Style" w:cs="Bookman Old Style" w:eastAsia="Bookman Old Style" w:hAnsi="Bookman Old Style"/>
                  <w:sz w:val="20"/>
                  <w:szCs w:val="20"/>
                  <w:rtl w:val="0"/>
                </w:rPr>
                <w:br w:type="textWrapping"/>
                <w:br w:type="textWrapping"/>
              </w:r>
              <w:r w:rsidDel="00000000" w:rsidR="00000000" w:rsidRPr="00000000">
                <w:rPr>
                  <w:rFonts w:ascii="Bookman Old Style" w:cs="Bookman Old Style" w:eastAsia="Bookman Old Style" w:hAnsi="Bookman Old Style"/>
                  <w:b w:val="1"/>
                  <w:bCs w:val="1"/>
                  <w:sz w:val="20"/>
                  <w:szCs w:val="20"/>
                  <w:rtl w:val="0"/>
                  <w:rPrChange w:author="prihatmaka prihatmaka" w:id="334" w:date="2026-08-29T05:04:14Z">
                    <w:rPr>
                      <w:rFonts w:ascii="Bookman Old Style" w:cs="Bookman Old Style" w:eastAsia="Bookman Old Style" w:hAnsi="Bookman Old Style"/>
                      <w:sz w:val="20"/>
                      <w:szCs w:val="20"/>
                    </w:rPr>
                  </w:rPrChange>
                </w:rPr>
                <w:t xml:space="preserve">Penjelasan tentang:</w:t>
              </w:r>
            </w:ins>
          </w:p>
          <w:p w:rsidR="00000000" w:rsidDel="00000000" w:rsidP="00000000" w:rsidRDefault="00000000" w:rsidRPr="00000000" w14:paraId="00000B4E">
            <w:pPr>
              <w:numPr>
                <w:ilvl w:val="0"/>
                <w:numId w:val="26"/>
              </w:numPr>
              <w:spacing w:after="0" w:afterAutospacing="0" w:before="240" w:lineRule="auto"/>
              <w:ind w:left="360" w:hanging="360"/>
              <w:rPr>
                <w:ins w:author="prihatmaka prihatmaka" w:id="333" w:date="2026-08-29T05:04:14Z"/>
                <w:rFonts w:ascii="Bookman Old Style" w:cs="Bookman Old Style" w:eastAsia="Bookman Old Style" w:hAnsi="Bookman Old Style"/>
                <w:sz w:val="20"/>
                <w:szCs w:val="20"/>
              </w:rPr>
            </w:pPr>
            <w:ins w:author="prihatmaka prihatmaka" w:id="333" w:date="2026-08-29T05:04:14Z">
              <w:r w:rsidDel="00000000" w:rsidR="00000000" w:rsidRPr="00000000">
                <w:rPr>
                  <w:rFonts w:ascii="Bookman Old Style" w:cs="Bookman Old Style" w:eastAsia="Bookman Old Style" w:hAnsi="Bookman Old Style"/>
                  <w:sz w:val="20"/>
                  <w:szCs w:val="20"/>
                  <w:rtl w:val="0"/>
                  <w:rPrChange w:author="prihatmaka prihatmaka" w:id="334" w:date="2026-08-29T05:04:14Z">
                    <w:rPr>
                      <w:rFonts w:ascii="Bookman Old Style" w:cs="Bookman Old Style" w:eastAsia="Bookman Old Style" w:hAnsi="Bookman Old Style"/>
                      <w:sz w:val="20"/>
                      <w:szCs w:val="20"/>
                    </w:rPr>
                  </w:rPrChange>
                </w:rPr>
                <w:t xml:space="preserve">Teknik pembuatan laporan hasil pengoperasian sistem pendingin</w:t>
              </w:r>
            </w:ins>
          </w:p>
          <w:p w:rsidR="00000000" w:rsidDel="00000000" w:rsidP="00000000" w:rsidRDefault="00000000" w:rsidRPr="00000000" w14:paraId="00000B4F">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360" w:right="0" w:hanging="360"/>
              <w:jc w:val="left"/>
              <w:rPr>
                <w:ins w:author="prihatmaka prihatmaka" w:id="333" w:date="2026-08-29T05:04:14Z"/>
                <w:rFonts w:ascii="Bookman Old Style" w:cs="Bookman Old Style" w:eastAsia="Bookman Old Style" w:hAnsi="Bookman Old Style"/>
                <w:sz w:val="20"/>
                <w:szCs w:val="20"/>
              </w:rPr>
            </w:pPr>
            <w:ins w:author="prihatmaka prihatmaka" w:id="333" w:date="2026-08-29T05:04:14Z">
              <w:r w:rsidDel="00000000" w:rsidR="00000000" w:rsidRPr="00000000">
                <w:rPr>
                  <w:rFonts w:ascii="Bookman Old Style" w:cs="Bookman Old Style" w:eastAsia="Bookman Old Style" w:hAnsi="Bookman Old Style"/>
                  <w:sz w:val="20"/>
                  <w:szCs w:val="20"/>
                  <w:rtl w:val="0"/>
                  <w:rPrChange w:author="prihatmaka prihatmaka" w:id="334" w:date="2026-08-29T05:04:14Z">
                    <w:rPr>
                      <w:rFonts w:ascii="Bookman Old Style" w:cs="Bookman Old Style" w:eastAsia="Bookman Old Style" w:hAnsi="Bookman Old Style"/>
                      <w:sz w:val="20"/>
                      <w:szCs w:val="20"/>
                    </w:rPr>
                  </w:rPrChange>
                </w:rPr>
                <w:t xml:space="preserve">Standar formulir, kelengkapan data, dan penandatanganan laporan</w:t>
              </w:r>
            </w:ins>
          </w:p>
          <w:p w:rsidR="00000000" w:rsidDel="00000000" w:rsidP="00000000" w:rsidRDefault="00000000" w:rsidRPr="00000000" w14:paraId="00000B50">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360" w:right="0" w:hanging="360"/>
              <w:jc w:val="left"/>
              <w:rPr>
                <w:ins w:author="prihatmaka prihatmaka" w:id="333" w:date="2026-08-29T05:04:14Z"/>
                <w:rFonts w:ascii="Bookman Old Style" w:cs="Bookman Old Style" w:eastAsia="Bookman Old Style" w:hAnsi="Bookman Old Style"/>
                <w:sz w:val="20"/>
                <w:szCs w:val="20"/>
              </w:rPr>
            </w:pPr>
            <w:ins w:author="prihatmaka prihatmaka" w:id="333" w:date="2026-08-29T05:04:14Z">
              <w:r w:rsidDel="00000000" w:rsidR="00000000" w:rsidRPr="00000000">
                <w:rPr>
                  <w:rFonts w:ascii="Bookman Old Style" w:cs="Bookman Old Style" w:eastAsia="Bookman Old Style" w:hAnsi="Bookman Old Style"/>
                  <w:sz w:val="20"/>
                  <w:szCs w:val="20"/>
                  <w:rtl w:val="0"/>
                  <w:rPrChange w:author="prihatmaka prihatmaka" w:id="334" w:date="2026-08-29T05:04:14Z">
                    <w:rPr>
                      <w:rFonts w:ascii="Bookman Old Style" w:cs="Bookman Old Style" w:eastAsia="Bookman Old Style" w:hAnsi="Bookman Old Style"/>
                      <w:sz w:val="20"/>
                      <w:szCs w:val="20"/>
                    </w:rPr>
                  </w:rPrChange>
                </w:rPr>
                <w:t xml:space="preserve">Teknik pencatatan log sheet dan laporan deviasi</w:t>
              </w:r>
            </w:ins>
          </w:p>
          <w:p w:rsidR="00000000" w:rsidDel="00000000" w:rsidP="00000000" w:rsidRDefault="00000000" w:rsidRPr="00000000" w14:paraId="00000B51">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360" w:right="0" w:hanging="360"/>
              <w:jc w:val="left"/>
              <w:rPr>
                <w:ins w:author="prihatmaka prihatmaka" w:id="333" w:date="2026-08-29T05:04:14Z"/>
                <w:rFonts w:ascii="Bookman Old Style" w:cs="Bookman Old Style" w:eastAsia="Bookman Old Style" w:hAnsi="Bookman Old Style"/>
                <w:sz w:val="20"/>
                <w:szCs w:val="20"/>
              </w:rPr>
            </w:pPr>
            <w:ins w:author="prihatmaka prihatmaka" w:id="333" w:date="2026-08-29T05:04:14Z">
              <w:r w:rsidDel="00000000" w:rsidR="00000000" w:rsidRPr="00000000">
                <w:rPr>
                  <w:rFonts w:ascii="Bookman Old Style" w:cs="Bookman Old Style" w:eastAsia="Bookman Old Style" w:hAnsi="Bookman Old Style"/>
                  <w:sz w:val="20"/>
                  <w:szCs w:val="20"/>
                  <w:rtl w:val="0"/>
                  <w:rPrChange w:author="prihatmaka prihatmaka" w:id="334" w:date="2026-08-29T05:04:14Z">
                    <w:rPr>
                      <w:rFonts w:ascii="Bookman Old Style" w:cs="Bookman Old Style" w:eastAsia="Bookman Old Style" w:hAnsi="Bookman Old Style"/>
                      <w:sz w:val="20"/>
                      <w:szCs w:val="20"/>
                    </w:rPr>
                  </w:rPrChange>
                </w:rPr>
                <w:t xml:space="preserve">Keterampilan kompilasi data tekanan, suhu, flow, dan konduktivitas</w:t>
              </w:r>
            </w:ins>
          </w:p>
          <w:p w:rsidR="00000000" w:rsidDel="00000000" w:rsidP="00000000" w:rsidRDefault="00000000" w:rsidRPr="00000000" w14:paraId="00000B52">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360" w:right="0" w:hanging="360"/>
              <w:jc w:val="left"/>
              <w:rPr>
                <w:ins w:author="prihatmaka prihatmaka" w:id="333" w:date="2026-08-29T05:04:14Z"/>
                <w:rFonts w:ascii="Bookman Old Style" w:cs="Bookman Old Style" w:eastAsia="Bookman Old Style" w:hAnsi="Bookman Old Style"/>
                <w:sz w:val="20"/>
                <w:szCs w:val="20"/>
              </w:rPr>
            </w:pPr>
            <w:ins w:author="prihatmaka prihatmaka" w:id="333" w:date="2026-08-29T05:04:14Z">
              <w:r w:rsidDel="00000000" w:rsidR="00000000" w:rsidRPr="00000000">
                <w:rPr>
                  <w:rFonts w:ascii="Bookman Old Style" w:cs="Bookman Old Style" w:eastAsia="Bookman Old Style" w:hAnsi="Bookman Old Style"/>
                  <w:sz w:val="20"/>
                  <w:szCs w:val="20"/>
                  <w:rtl w:val="0"/>
                  <w:rPrChange w:author="prihatmaka prihatmaka" w:id="334" w:date="2026-08-29T05:04:14Z">
                    <w:rPr>
                      <w:rFonts w:ascii="Bookman Old Style" w:cs="Bookman Old Style" w:eastAsia="Bookman Old Style" w:hAnsi="Bookman Old Style"/>
                      <w:sz w:val="20"/>
                      <w:szCs w:val="20"/>
                    </w:rPr>
                  </w:rPrChange>
                </w:rPr>
                <w:t xml:space="preserve">Keterampilan pencatatan data secara akurat</w:t>
              </w:r>
            </w:ins>
          </w:p>
          <w:p w:rsidR="00000000" w:rsidDel="00000000" w:rsidP="00000000" w:rsidRDefault="00000000" w:rsidRPr="00000000" w14:paraId="00000B53">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240" w:before="0" w:beforeAutospacing="0" w:line="240" w:lineRule="auto"/>
              <w:ind w:left="360" w:right="0" w:hanging="360"/>
              <w:jc w:val="left"/>
              <w:rPr>
                <w:ins w:author="prihatmaka prihatmaka" w:id="333" w:date="2026-08-29T05:04:14Z"/>
                <w:rFonts w:ascii="Bookman Old Style" w:cs="Bookman Old Style" w:eastAsia="Bookman Old Style" w:hAnsi="Bookman Old Style"/>
                <w:sz w:val="20"/>
                <w:szCs w:val="20"/>
              </w:rPr>
            </w:pPr>
            <w:ins w:author="prihatmaka prihatmaka" w:id="333" w:date="2026-08-29T05:04:14Z">
              <w:r w:rsidDel="00000000" w:rsidR="00000000" w:rsidRPr="00000000">
                <w:rPr>
                  <w:rFonts w:ascii="Bookman Old Style" w:cs="Bookman Old Style" w:eastAsia="Bookman Old Style" w:hAnsi="Bookman Old Style"/>
                  <w:sz w:val="20"/>
                  <w:szCs w:val="20"/>
                  <w:rtl w:val="0"/>
                  <w:rPrChange w:author="prihatmaka prihatmaka" w:id="334" w:date="2026-08-29T05:04:14Z">
                    <w:rPr>
                      <w:rFonts w:ascii="Bookman Old Style" w:cs="Bookman Old Style" w:eastAsia="Bookman Old Style" w:hAnsi="Bookman Old Style"/>
                      <w:sz w:val="20"/>
                      <w:szCs w:val="20"/>
                    </w:rPr>
                  </w:rPrChange>
                </w:rPr>
                <w:t xml:space="preserve">Keterampilan pendokumentasian dan pelaporan hasil operasi</w:t>
              </w:r>
            </w:ins>
          </w:p>
          <w:p w:rsidR="00000000" w:rsidDel="00000000" w:rsidP="00000000" w:rsidRDefault="00000000" w:rsidRPr="00000000" w14:paraId="00000B54">
            <w:pPr>
              <w:rPr>
                <w:rFonts w:ascii="Bookman Old Style" w:cs="Bookman Old Style" w:eastAsia="Bookman Old Style" w:hAnsi="Bookman Old Style"/>
                <w:sz w:val="20"/>
                <w:szCs w:val="20"/>
                <w:rPrChange w:author="prihatmaka prihatmaka" w:id="334" w:date="2026-08-29T05:04:14Z">
                  <w:rPr/>
                </w:rPrChange>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B55">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4.1</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B56">
            <w:pPr>
              <w:rPr>
                <w:ins w:author="prihatmaka prihatmaka" w:id="335" w:date="2026-08-29T04:50:42Z"/>
                <w:rFonts w:ascii="Bookman Old Style" w:cs="Bookman Old Style" w:eastAsia="Bookman Old Style" w:hAnsi="Bookman Old Style"/>
                <w:rPrChange w:author="prihatmaka prihatmaka" w:id="336" w:date="2026-08-29T04:50:42Z">
                  <w:rPr>
                    <w:rFonts w:ascii="Bookman Old Style" w:cs="Bookman Old Style" w:eastAsia="Bookman Old Style" w:hAnsi="Bookman Old Style"/>
                    <w:sz w:val="20"/>
                    <w:szCs w:val="20"/>
                  </w:rPr>
                </w:rPrChange>
              </w:rPr>
            </w:pPr>
            <w:r w:rsidDel="00000000" w:rsidR="00000000" w:rsidRPr="00000000">
              <w:rPr>
                <w:rFonts w:ascii="Bookman Old Style" w:cs="Bookman Old Style" w:eastAsia="Bookman Old Style" w:hAnsi="Bookman Old Style"/>
                <w:sz w:val="20"/>
                <w:szCs w:val="20"/>
                <w:rtl w:val="0"/>
              </w:rPr>
              <w:t xml:space="preserve">Membuat laporan pelaksanaan pengoperasian sistem Pendingin sesuai standar secara disiplin dan cermat, dengan komunikasi yang jelas dan lugas, serta peduli terhadap kebersihan dan keselamatan lingkungan kerja.</w:t>
            </w:r>
            <w:ins w:author="prihatmaka prihatmaka" w:id="335" w:date="2026-08-29T04:50:42Z">
              <w:r w:rsidDel="00000000" w:rsidR="00000000" w:rsidRPr="00000000">
                <w:rPr>
                  <w:rFonts w:ascii="Bookman Old Style" w:cs="Bookman Old Style" w:eastAsia="Bookman Old Style" w:hAnsi="Bookman Old Style"/>
                  <w:sz w:val="20"/>
                  <w:szCs w:val="20"/>
                  <w:rtl w:val="0"/>
                </w:rPr>
                <w:br w:type="textWrapping"/>
              </w:r>
              <w:r w:rsidDel="00000000" w:rsidR="00000000" w:rsidRPr="00000000">
                <w:rPr>
                  <w:rFonts w:ascii="Bookman Old Style" w:cs="Bookman Old Style" w:eastAsia="Bookman Old Style" w:hAnsi="Bookman Old Style"/>
                  <w:rtl w:val="0"/>
                  <w:rPrChange w:author="prihatmaka prihatmaka" w:id="336" w:date="2026-08-29T04:50:42Z">
                    <w:rPr>
                      <w:rFonts w:ascii="Bookman Old Style" w:cs="Bookman Old Style" w:eastAsia="Bookman Old Style" w:hAnsi="Bookman Old Style"/>
                      <w:sz w:val="20"/>
                      <w:szCs w:val="20"/>
                    </w:rPr>
                  </w:rPrChange>
                </w:rPr>
                <w:t xml:space="preserve">Membuat laporan pelaksanaan pengoperasian sistem pendingin sesuai standar secara disiplin dan cermat dengan komunikasi yang jelas serta kepedulian terhadap kebersihan dan keselamatan lingkungan kerja, sekaligus menyusun laporan secara baik dan benar agar seluruh aktivitas operasional terdokumentasi secara konsisten, tertib, dan sesuai prosedur.</w:t>
              </w:r>
            </w:ins>
          </w:p>
          <w:p w:rsidR="00000000" w:rsidDel="00000000" w:rsidP="00000000" w:rsidRDefault="00000000" w:rsidRPr="00000000" w14:paraId="00000B57">
            <w:pPr>
              <w:rPr/>
            </w:pPr>
            <w:ins w:author="prihatmaka prihatmaka" w:id="335" w:date="2026-08-29T04:50:42Z">
              <w:r w:rsidDel="00000000" w:rsidR="00000000" w:rsidRPr="00000000">
                <w:rPr>
                  <w:rFonts w:ascii="Bookman Old Style" w:cs="Bookman Old Style" w:eastAsia="Bookman Old Style" w:hAnsi="Bookman Old Style"/>
                  <w:sz w:val="20"/>
                  <w:szCs w:val="20"/>
                  <w:rtl w:val="0"/>
                </w:rPr>
                <w:t xml:space="preserve"> </w:t>
              </w:r>
            </w:ins>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B58">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4 JP</w:t>
            </w:r>
            <w:r w:rsidDel="00000000" w:rsidR="00000000" w:rsidRPr="00000000">
              <w:rPr>
                <w:rtl w:val="0"/>
              </w:rPr>
            </w:r>
          </w:p>
        </w:tc>
      </w:tr>
      <w:tr>
        <w:trPr>
          <w:cantSplit w:val="1"/>
          <w:tblHeader w:val="0"/>
        </w:trPr>
        <w:tc>
          <w:tcPr>
            <w:vMerge w:val="continue"/>
            <w:tcMar>
              <w:top w:w="30.0" w:type="dxa"/>
              <w:left w:w="35.0" w:type="dxa"/>
              <w:bottom w:w="30.0" w:type="dxa"/>
              <w:right w:w="35.0" w:type="dxa"/>
            </w:tcMar>
          </w:tcPr>
          <w:p w:rsidR="00000000" w:rsidDel="00000000" w:rsidP="00000000" w:rsidRDefault="00000000" w:rsidRPr="00000000" w14:paraId="00000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B5B">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4.2</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B5C">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Form laporan hasil pelaksanaan pengoperasian sistem Pendingin ditandatangani.</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B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B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B5F">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4.2</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B60">
            <w:pPr>
              <w:rPr>
                <w:ins w:author="prihatmaka prihatmaka" w:id="337" w:date="2026-08-29T05:01:59Z"/>
                <w:rFonts w:ascii="Bookman Old Style" w:cs="Bookman Old Style" w:eastAsia="Bookman Old Style" w:hAnsi="Bookman Old Style"/>
                <w:rPrChange w:author="prihatmaka prihatmaka" w:id="338" w:date="2026-08-29T05:01:59Z">
                  <w:rPr>
                    <w:rFonts w:ascii="Bookman Old Style" w:cs="Bookman Old Style" w:eastAsia="Bookman Old Style" w:hAnsi="Bookman Old Style"/>
                    <w:sz w:val="20"/>
                    <w:szCs w:val="20"/>
                  </w:rPr>
                </w:rPrChange>
              </w:rPr>
            </w:pPr>
            <w:r w:rsidDel="00000000" w:rsidR="00000000" w:rsidRPr="00000000">
              <w:rPr>
                <w:rFonts w:ascii="Bookman Old Style" w:cs="Bookman Old Style" w:eastAsia="Bookman Old Style" w:hAnsi="Bookman Old Style"/>
                <w:sz w:val="20"/>
                <w:szCs w:val="20"/>
                <w:rtl w:val="0"/>
              </w:rPr>
              <w:t xml:space="preserve">Menandatangani formulir laporan hasil pelaksanaan pengoperasian sistem Pendingin secara disiplin dan cermat, dengan komunikasi yang jelas dan lugas, serta peduli terhadap kebersihan dan keselamatan lingkungan kerja.</w:t>
            </w:r>
            <w:ins w:author="prihatmaka prihatmaka" w:id="337" w:date="2026-08-29T05:01:59Z">
              <w:r w:rsidDel="00000000" w:rsidR="00000000" w:rsidRPr="00000000">
                <w:rPr>
                  <w:rFonts w:ascii="Bookman Old Style" w:cs="Bookman Old Style" w:eastAsia="Bookman Old Style" w:hAnsi="Bookman Old Style"/>
                  <w:sz w:val="20"/>
                  <w:szCs w:val="20"/>
                  <w:rtl w:val="0"/>
                </w:rPr>
                <w:t xml:space="preserve"> </w:t>
                <w:br w:type="textWrapping"/>
              </w:r>
              <w:r w:rsidDel="00000000" w:rsidR="00000000" w:rsidRPr="00000000">
                <w:rPr>
                  <w:rFonts w:ascii="Bookman Old Style" w:cs="Bookman Old Style" w:eastAsia="Bookman Old Style" w:hAnsi="Bookman Old Style"/>
                  <w:rtl w:val="0"/>
                  <w:rPrChange w:author="prihatmaka prihatmaka" w:id="338" w:date="2026-08-29T05:01:59Z">
                    <w:rPr>
                      <w:rFonts w:ascii="Bookman Old Style" w:cs="Bookman Old Style" w:eastAsia="Bookman Old Style" w:hAnsi="Bookman Old Style"/>
                      <w:sz w:val="20"/>
                      <w:szCs w:val="20"/>
                    </w:rPr>
                  </w:rPrChange>
                </w:rPr>
                <w:t xml:space="preserve">Ditandatanganinya formulir laporan hasil pengoperasian sistem pendingin secara disiplin dan cermat dengan komunikasi yang jelas serta kepedulian terhadap kebersihan dan keselamatan lingkungan kerja, disertai pendokumentasian data dan informasi sesuai SOP secara teliti dan konsisten, sehingga seluruh hasil operasional tercatat lengkap, tertib, dan sesuai standar.</w:t>
              </w:r>
            </w:ins>
          </w:p>
          <w:p w:rsidR="00000000" w:rsidDel="00000000" w:rsidP="00000000" w:rsidRDefault="00000000" w:rsidRPr="00000000" w14:paraId="00000B61">
            <w:pPr>
              <w:rPr/>
            </w:pPr>
            <w:ins w:author="prihatmaka prihatmaka" w:id="337" w:date="2026-08-29T05:01:59Z">
              <w:r w:rsidDel="00000000" w:rsidR="00000000" w:rsidRPr="00000000">
                <w:rPr>
                  <w:rFonts w:ascii="Bookman Old Style" w:cs="Bookman Old Style" w:eastAsia="Bookman Old Style" w:hAnsi="Bookman Old Style"/>
                  <w:sz w:val="20"/>
                  <w:szCs w:val="20"/>
                  <w:rtl w:val="0"/>
                </w:rPr>
                <w:t xml:space="preserve"> </w:t>
              </w:r>
            </w:ins>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B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blHeader w:val="0"/>
        </w:trPr>
        <w:tc>
          <w:tcPr>
            <w:gridSpan w:val="9"/>
            <w:tcMar>
              <w:top w:w="30.0" w:type="dxa"/>
              <w:left w:w="35.0" w:type="dxa"/>
              <w:bottom w:w="30.0" w:type="dxa"/>
              <w:right w:w="35.0" w:type="dxa"/>
            </w:tcMar>
          </w:tcPr>
          <w:p w:rsidR="00000000" w:rsidDel="00000000" w:rsidP="00000000" w:rsidRDefault="00000000" w:rsidRPr="00000000" w14:paraId="00000B63">
            <w:pPr>
              <w:jc w:val="both"/>
              <w:rPr/>
            </w:pPr>
            <w:r w:rsidDel="00000000" w:rsidR="00000000" w:rsidRPr="00000000">
              <w:rPr>
                <w:rFonts w:ascii="Bookman Old Style" w:cs="Bookman Old Style" w:eastAsia="Bookman Old Style" w:hAnsi="Bookman Old Style"/>
                <w:b w:val="1"/>
                <w:bCs w:val="1"/>
                <w:sz w:val="20"/>
                <w:szCs w:val="20"/>
                <w:rtl w:val="0"/>
              </w:rPr>
              <w:t xml:space="preserve">Asesmen</w:t>
              <w:br w:type="textWrapping"/>
            </w:r>
            <w:r w:rsidDel="00000000" w:rsidR="00000000" w:rsidRPr="00000000">
              <w:rPr>
                <w:rtl w:val="0"/>
              </w:rPr>
            </w:r>
          </w:p>
        </w:tc>
      </w:tr>
    </w:tbl>
    <w:p w:rsidR="00000000" w:rsidDel="00000000" w:rsidP="00000000" w:rsidRDefault="00000000" w:rsidRPr="00000000" w14:paraId="00000B6C">
      <w:pPr>
        <w:rPr>
          <w:rFonts w:ascii="Bookman Old Style" w:cs="Bookman Old Style" w:eastAsia="Bookman Old Style" w:hAnsi="Bookman Old Style"/>
          <w:sz w:val="24"/>
          <w:szCs w:val="24"/>
        </w:rPr>
      </w:pPr>
      <w:r w:rsidDel="00000000" w:rsidR="00000000" w:rsidRPr="00000000">
        <w:rPr>
          <w:rtl w:val="0"/>
        </w:rPr>
      </w:r>
    </w:p>
    <w:tbl>
      <w:tblPr>
        <w:tblStyle w:val="Table31"/>
        <w:tblW w:w="13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60"/>
        <w:gridCol w:w="2500"/>
        <w:gridCol w:w="360"/>
        <w:gridCol w:w="10100"/>
        <w:tblGridChange w:id="0">
          <w:tblGrid>
            <w:gridCol w:w="760"/>
            <w:gridCol w:w="2500"/>
            <w:gridCol w:w="360"/>
            <w:gridCol w:w="10100"/>
          </w:tblGrid>
        </w:tblGridChange>
      </w:tblGrid>
      <w:tr>
        <w:trPr>
          <w:cantSplit w:val="1"/>
          <w:tblHeader w:val="0"/>
        </w:trPr>
        <w:tc>
          <w:tcPr>
            <w:vMerge w:val="restart"/>
            <w:tcMar>
              <w:top w:w="35.0" w:type="dxa"/>
              <w:left w:w="55.0" w:type="dxa"/>
              <w:bottom w:w="35.0" w:type="dxa"/>
              <w:right w:w="55.0" w:type="dxa"/>
            </w:tcMar>
          </w:tcPr>
          <w:p w:rsidR="00000000" w:rsidDel="00000000" w:rsidP="00000000" w:rsidRDefault="00000000" w:rsidRPr="00000000" w14:paraId="00000B6D">
            <w:pPr>
              <w:rPr/>
            </w:pPr>
            <w:r w:rsidDel="00000000" w:rsidR="00000000" w:rsidRPr="00000000">
              <w:rPr>
                <w:rFonts w:ascii="Bookman Old Style" w:cs="Bookman Old Style" w:eastAsia="Bookman Old Style" w:hAnsi="Bookman Old Style"/>
                <w:rtl w:val="0"/>
              </w:rPr>
              <w:t xml:space="preserve">1.15.</w:t>
            </w: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B6E">
            <w:pPr>
              <w:rPr/>
            </w:pPr>
            <w:r w:rsidDel="00000000" w:rsidR="00000000" w:rsidRPr="00000000">
              <w:rPr>
                <w:rFonts w:ascii="Bookman Old Style" w:cs="Bookman Old Style" w:eastAsia="Bookman Old Style" w:hAnsi="Bookman Old Style"/>
                <w:rtl w:val="0"/>
              </w:rPr>
              <w:t xml:space="preserve">Judul Unit Kompetensi</w:t>
            </w: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B6F">
            <w:pPr>
              <w:jc w:val="center"/>
              <w:rPr/>
            </w:pPr>
            <w:r w:rsidDel="00000000" w:rsidR="00000000" w:rsidRPr="00000000">
              <w:rPr>
                <w:rFonts w:ascii="Bookman Old Style" w:cs="Bookman Old Style" w:eastAsia="Bookman Old Style" w:hAnsi="Bookman Old Style"/>
                <w:rtl w:val="0"/>
              </w:rPr>
              <w:t xml:space="preserve">:</w:t>
            </w:r>
            <w:r w:rsidDel="00000000" w:rsidR="00000000" w:rsidRPr="00000000">
              <w:rPr>
                <w:rtl w:val="0"/>
              </w:rPr>
            </w:r>
          </w:p>
        </w:tc>
        <w:tc>
          <w:tcPr>
            <w:tcMar>
              <w:top w:w="35.0" w:type="dxa"/>
              <w:left w:w="55.0" w:type="dxa"/>
              <w:bottom w:w="35.0" w:type="dxa"/>
              <w:right w:w="55.0" w:type="dxa"/>
            </w:tcMar>
          </w:tcPr>
          <w:p w:rsidR="00000000" w:rsidDel="00000000" w:rsidP="00000000" w:rsidRDefault="00000000" w:rsidRPr="00000000" w14:paraId="00000B70">
            <w:pPr>
              <w:rPr/>
            </w:pPr>
            <w:r w:rsidDel="00000000" w:rsidR="00000000" w:rsidRPr="00000000">
              <w:rPr>
                <w:rFonts w:ascii="Bookman Old Style" w:cs="Bookman Old Style" w:eastAsia="Bookman Old Style" w:hAnsi="Bookman Old Style"/>
                <w:rtl w:val="0"/>
              </w:rPr>
              <w:t xml:space="preserve">Mengoperasikan Pembangkit Listrik</w:t>
            </w:r>
            <w:r w:rsidDel="00000000" w:rsidR="00000000" w:rsidRPr="00000000">
              <w:rPr>
                <w:rtl w:val="0"/>
              </w:rPr>
            </w:r>
          </w:p>
        </w:tc>
      </w:tr>
      <w:tr>
        <w:trPr>
          <w:cantSplit w:val="1"/>
          <w:tblHeader w:val="0"/>
        </w:trPr>
        <w:tc>
          <w:tcPr>
            <w:vMerge w:val="continue"/>
            <w:tcMar>
              <w:top w:w="35.0" w:type="dxa"/>
              <w:left w:w="55.0" w:type="dxa"/>
              <w:bottom w:w="35.0" w:type="dxa"/>
              <w:right w:w="55.0" w:type="dxa"/>
            </w:tcMar>
          </w:tcPr>
          <w:p w:rsidR="00000000" w:rsidDel="00000000" w:rsidP="00000000" w:rsidRDefault="00000000" w:rsidRPr="00000000" w14:paraId="00000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B72">
            <w:pPr>
              <w:rPr/>
            </w:pPr>
            <w:r w:rsidDel="00000000" w:rsidR="00000000" w:rsidRPr="00000000">
              <w:rPr>
                <w:rFonts w:ascii="Bookman Old Style" w:cs="Bookman Old Style" w:eastAsia="Bookman Old Style" w:hAnsi="Bookman Old Style"/>
                <w:rtl w:val="0"/>
              </w:rPr>
              <w:t xml:space="preserve">Kode</w:t>
            </w: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B73">
            <w:pPr>
              <w:jc w:val="center"/>
              <w:rPr/>
            </w:pPr>
            <w:r w:rsidDel="00000000" w:rsidR="00000000" w:rsidRPr="00000000">
              <w:rPr>
                <w:rFonts w:ascii="Bookman Old Style" w:cs="Bookman Old Style" w:eastAsia="Bookman Old Style" w:hAnsi="Bookman Old Style"/>
                <w:rtl w:val="0"/>
              </w:rPr>
              <w:t xml:space="preserve">:</w:t>
            </w:r>
            <w:r w:rsidDel="00000000" w:rsidR="00000000" w:rsidRPr="00000000">
              <w:rPr>
                <w:rtl w:val="0"/>
              </w:rPr>
            </w:r>
          </w:p>
        </w:tc>
        <w:tc>
          <w:tcPr>
            <w:tcMar>
              <w:top w:w="35.0" w:type="dxa"/>
              <w:left w:w="55.0" w:type="dxa"/>
              <w:bottom w:w="35.0" w:type="dxa"/>
              <w:right w:w="55.0" w:type="dxa"/>
            </w:tcMar>
          </w:tcPr>
          <w:p w:rsidR="00000000" w:rsidDel="00000000" w:rsidP="00000000" w:rsidRDefault="00000000" w:rsidRPr="00000000" w14:paraId="00000B74">
            <w:pPr>
              <w:rPr/>
            </w:pPr>
            <w:r w:rsidDel="00000000" w:rsidR="00000000" w:rsidRPr="00000000">
              <w:rPr>
                <w:rFonts w:ascii="Bookman Old Style" w:cs="Bookman Old Style" w:eastAsia="Bookman Old Style" w:hAnsi="Bookman Old Style"/>
                <w:rtl w:val="0"/>
              </w:rPr>
              <w:t xml:space="preserve">E.38SPH02.031.01</w:t>
            </w:r>
            <w:r w:rsidDel="00000000" w:rsidR="00000000" w:rsidRPr="00000000">
              <w:rPr>
                <w:rtl w:val="0"/>
              </w:rPr>
            </w:r>
          </w:p>
        </w:tc>
      </w:tr>
      <w:tr>
        <w:trPr>
          <w:cantSplit w:val="1"/>
          <w:tblHeader w:val="0"/>
        </w:trPr>
        <w:tc>
          <w:tcPr>
            <w:vMerge w:val="continue"/>
            <w:tcMar>
              <w:top w:w="35.0" w:type="dxa"/>
              <w:left w:w="55.0" w:type="dxa"/>
              <w:bottom w:w="35.0" w:type="dxa"/>
              <w:right w:w="55.0" w:type="dxa"/>
            </w:tcMar>
          </w:tcPr>
          <w:p w:rsidR="00000000" w:rsidDel="00000000" w:rsidP="00000000" w:rsidRDefault="00000000" w:rsidRPr="00000000" w14:paraId="00000B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B76">
            <w:pPr>
              <w:rPr/>
            </w:pPr>
            <w:r w:rsidDel="00000000" w:rsidR="00000000" w:rsidRPr="00000000">
              <w:rPr>
                <w:rFonts w:ascii="Bookman Old Style" w:cs="Bookman Old Style" w:eastAsia="Bookman Old Style" w:hAnsi="Bookman Old Style"/>
                <w:rtl w:val="0"/>
              </w:rPr>
              <w:t xml:space="preserve">Perkiraan Waktu</w:t>
            </w: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B77">
            <w:pPr>
              <w:jc w:val="center"/>
              <w:rPr/>
            </w:pPr>
            <w:r w:rsidDel="00000000" w:rsidR="00000000" w:rsidRPr="00000000">
              <w:rPr>
                <w:rFonts w:ascii="Bookman Old Style" w:cs="Bookman Old Style" w:eastAsia="Bookman Old Style" w:hAnsi="Bookman Old Style"/>
                <w:rtl w:val="0"/>
              </w:rPr>
              <w:t xml:space="preserve">:</w:t>
            </w:r>
            <w:r w:rsidDel="00000000" w:rsidR="00000000" w:rsidRPr="00000000">
              <w:rPr>
                <w:rtl w:val="0"/>
              </w:rPr>
            </w:r>
          </w:p>
        </w:tc>
        <w:tc>
          <w:tcPr>
            <w:tcMar>
              <w:top w:w="35.0" w:type="dxa"/>
              <w:left w:w="55.0" w:type="dxa"/>
              <w:bottom w:w="35.0" w:type="dxa"/>
              <w:right w:w="55.0" w:type="dxa"/>
            </w:tcMar>
          </w:tcPr>
          <w:p w:rsidR="00000000" w:rsidDel="00000000" w:rsidP="00000000" w:rsidRDefault="00000000" w:rsidRPr="00000000" w14:paraId="00000B78">
            <w:pPr>
              <w:rPr/>
            </w:pPr>
            <w:r w:rsidDel="00000000" w:rsidR="00000000" w:rsidRPr="00000000">
              <w:rPr>
                <w:rFonts w:ascii="Bookman Old Style" w:cs="Bookman Old Style" w:eastAsia="Bookman Old Style" w:hAnsi="Bookman Old Style"/>
                <w:rtl w:val="0"/>
              </w:rPr>
              <w:t xml:space="preserve">44 JP @ 45 menit</w:t>
            </w:r>
            <w:r w:rsidDel="00000000" w:rsidR="00000000" w:rsidRPr="00000000">
              <w:rPr>
                <w:rtl w:val="0"/>
              </w:rPr>
            </w:r>
          </w:p>
        </w:tc>
      </w:tr>
      <w:tr>
        <w:trPr>
          <w:cantSplit w:val="1"/>
          <w:tblHeader w:val="0"/>
        </w:trPr>
        <w:tc>
          <w:tcPr>
            <w:vMerge w:val="continue"/>
            <w:tcMar>
              <w:top w:w="35.0" w:type="dxa"/>
              <w:left w:w="55.0" w:type="dxa"/>
              <w:bottom w:w="35.0" w:type="dxa"/>
              <w:right w:w="55.0" w:type="dxa"/>
            </w:tcMar>
          </w:tcPr>
          <w:p w:rsidR="00000000" w:rsidDel="00000000" w:rsidP="00000000" w:rsidRDefault="00000000" w:rsidRPr="00000000" w14:paraId="00000B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B7A">
            <w:pPr>
              <w:rPr/>
            </w:pPr>
            <w:r w:rsidDel="00000000" w:rsidR="00000000" w:rsidRPr="00000000">
              <w:rPr>
                <w:rFonts w:ascii="Bookman Old Style" w:cs="Bookman Old Style" w:eastAsia="Bookman Old Style" w:hAnsi="Bookman Old Style"/>
                <w:rtl w:val="0"/>
              </w:rPr>
              <w:t xml:space="preserve">Metode</w:t>
            </w: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B7B">
            <w:pPr>
              <w:jc w:val="center"/>
              <w:rPr/>
            </w:pPr>
            <w:r w:rsidDel="00000000" w:rsidR="00000000" w:rsidRPr="00000000">
              <w:rPr>
                <w:rFonts w:ascii="Bookman Old Style" w:cs="Bookman Old Style" w:eastAsia="Bookman Old Style" w:hAnsi="Bookman Old Style"/>
                <w:rtl w:val="0"/>
              </w:rPr>
              <w:t xml:space="preserve">:</w:t>
            </w:r>
            <w:r w:rsidDel="00000000" w:rsidR="00000000" w:rsidRPr="00000000">
              <w:rPr>
                <w:rtl w:val="0"/>
              </w:rPr>
            </w:r>
          </w:p>
        </w:tc>
        <w:tc>
          <w:tcPr>
            <w:tcMar>
              <w:top w:w="35.0" w:type="dxa"/>
              <w:left w:w="55.0" w:type="dxa"/>
              <w:bottom w:w="35.0" w:type="dxa"/>
              <w:right w:w="55.0" w:type="dxa"/>
            </w:tcMar>
          </w:tcPr>
          <w:p w:rsidR="00000000" w:rsidDel="00000000" w:rsidP="00000000" w:rsidRDefault="00000000" w:rsidRPr="00000000" w14:paraId="00000B7C">
            <w:pPr>
              <w:rPr/>
            </w:pPr>
            <w:r w:rsidDel="00000000" w:rsidR="00000000" w:rsidRPr="00000000">
              <w:rPr>
                <w:rFonts w:ascii="Bookman Old Style" w:cs="Bookman Old Style" w:eastAsia="Bookman Old Style" w:hAnsi="Bookman Old Style"/>
                <w:rtl w:val="0"/>
              </w:rPr>
              <w:t xml:space="preserve">Luring</w:t>
            </w:r>
            <w:r w:rsidDel="00000000" w:rsidR="00000000" w:rsidRPr="00000000">
              <w:rPr>
                <w:rtl w:val="0"/>
              </w:rPr>
            </w:r>
          </w:p>
        </w:tc>
      </w:tr>
      <w:tr>
        <w:trPr>
          <w:cantSplit w:val="1"/>
          <w:tblHeader w:val="0"/>
        </w:trPr>
        <w:tc>
          <w:tcPr>
            <w:vMerge w:val="continue"/>
            <w:tcMar>
              <w:top w:w="35.0" w:type="dxa"/>
              <w:left w:w="55.0" w:type="dxa"/>
              <w:bottom w:w="35.0" w:type="dxa"/>
              <w:right w:w="55.0" w:type="dxa"/>
            </w:tcMar>
          </w:tcPr>
          <w:p w:rsidR="00000000" w:rsidDel="00000000" w:rsidP="00000000" w:rsidRDefault="00000000" w:rsidRPr="00000000" w14:paraId="00000B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B7E">
            <w:pPr>
              <w:rPr/>
            </w:pPr>
            <w:r w:rsidDel="00000000" w:rsidR="00000000" w:rsidRPr="00000000">
              <w:rPr>
                <w:rFonts w:ascii="Bookman Old Style" w:cs="Bookman Old Style" w:eastAsia="Bookman Old Style" w:hAnsi="Bookman Old Style"/>
                <w:rtl w:val="0"/>
              </w:rPr>
              <w:t xml:space="preserve">Capaian</w:t>
            </w:r>
            <w:r w:rsidDel="00000000" w:rsidR="00000000" w:rsidRPr="00000000">
              <w:rPr>
                <w:rtl w:val="0"/>
              </w:rPr>
            </w:r>
          </w:p>
        </w:tc>
        <w:tc>
          <w:tcPr>
            <w:tcMar>
              <w:top w:w="35.0" w:type="dxa"/>
              <w:left w:w="55.0" w:type="dxa"/>
              <w:bottom w:w="35.0" w:type="dxa"/>
              <w:right w:w="55.0" w:type="dxa"/>
            </w:tcMar>
            <w:vAlign w:val="center"/>
          </w:tcPr>
          <w:p w:rsidR="00000000" w:rsidDel="00000000" w:rsidP="00000000" w:rsidRDefault="00000000" w:rsidRPr="00000000" w14:paraId="00000B7F">
            <w:pPr>
              <w:jc w:val="center"/>
              <w:rPr/>
            </w:pPr>
            <w:r w:rsidDel="00000000" w:rsidR="00000000" w:rsidRPr="00000000">
              <w:rPr>
                <w:rFonts w:ascii="Bookman Old Style" w:cs="Bookman Old Style" w:eastAsia="Bookman Old Style" w:hAnsi="Bookman Old Style"/>
                <w:rtl w:val="0"/>
              </w:rPr>
              <w:t xml:space="preserve">:</w:t>
            </w:r>
            <w:r w:rsidDel="00000000" w:rsidR="00000000" w:rsidRPr="00000000">
              <w:rPr>
                <w:rtl w:val="0"/>
              </w:rPr>
            </w:r>
          </w:p>
        </w:tc>
        <w:tc>
          <w:tcPr>
            <w:tcMar>
              <w:top w:w="35.0" w:type="dxa"/>
              <w:left w:w="55.0" w:type="dxa"/>
              <w:bottom w:w="35.0" w:type="dxa"/>
              <w:right w:w="55.0" w:type="dxa"/>
            </w:tcMar>
          </w:tcPr>
          <w:p w:rsidR="00000000" w:rsidDel="00000000" w:rsidP="00000000" w:rsidRDefault="00000000" w:rsidRPr="00000000" w14:paraId="00000B80">
            <w:pPr>
              <w:rPr/>
            </w:pPr>
            <w:r w:rsidDel="00000000" w:rsidR="00000000" w:rsidRPr="00000000">
              <w:rPr>
                <w:rFonts w:ascii="Bookman Old Style" w:cs="Bookman Old Style" w:eastAsia="Bookman Old Style" w:hAnsi="Bookman Old Style"/>
                <w:rtl w:val="0"/>
              </w:rPr>
              <w:t xml:space="preserve">Terlaksananya pengoperasian pembangkit listrik sesuai prosedur dan ketentuan K3 secara cermat dan taat.</w:t>
            </w:r>
            <w:r w:rsidDel="00000000" w:rsidR="00000000" w:rsidRPr="00000000">
              <w:rPr>
                <w:rtl w:val="0"/>
              </w:rPr>
            </w:r>
          </w:p>
        </w:tc>
      </w:tr>
    </w:tbl>
    <w:p w:rsidR="00000000" w:rsidDel="00000000" w:rsidP="00000000" w:rsidRDefault="00000000" w:rsidRPr="00000000" w14:paraId="00000B81">
      <w:pPr>
        <w:spacing w:after="0" w:line="20" w:lineRule="auto"/>
        <w:rPr>
          <w:sz w:val="2"/>
          <w:szCs w:val="2"/>
        </w:rPr>
      </w:pPr>
      <w:r w:rsidDel="00000000" w:rsidR="00000000" w:rsidRPr="00000000">
        <w:rPr>
          <w:rtl w:val="0"/>
        </w:rPr>
      </w:r>
    </w:p>
    <w:tbl>
      <w:tblPr>
        <w:tblStyle w:val="Table32"/>
        <w:tblW w:w="139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0"/>
        <w:gridCol w:w="1550"/>
        <w:gridCol w:w="450"/>
        <w:gridCol w:w="2050"/>
        <w:gridCol w:w="2350"/>
        <w:gridCol w:w="2700"/>
        <w:gridCol w:w="450"/>
        <w:gridCol w:w="3300"/>
        <w:gridCol w:w="650"/>
        <w:tblGridChange w:id="0">
          <w:tblGrid>
            <w:gridCol w:w="400"/>
            <w:gridCol w:w="1550"/>
            <w:gridCol w:w="450"/>
            <w:gridCol w:w="2050"/>
            <w:gridCol w:w="2350"/>
            <w:gridCol w:w="2700"/>
            <w:gridCol w:w="450"/>
            <w:gridCol w:w="3300"/>
            <w:gridCol w:w="650"/>
          </w:tblGrid>
        </w:tblGridChange>
      </w:tblGrid>
      <w:tr>
        <w:trPr>
          <w:cantSplit w:val="1"/>
          <w:tblHeader w:val="1"/>
        </w:trPr>
        <w:tc>
          <w:tcPr>
            <w:gridSpan w:val="2"/>
            <w:tcMar>
              <w:top w:w="30.0" w:type="dxa"/>
              <w:left w:w="35.0" w:type="dxa"/>
              <w:bottom w:w="30.0" w:type="dxa"/>
              <w:right w:w="35.0" w:type="dxa"/>
            </w:tcMar>
          </w:tcPr>
          <w:p w:rsidR="00000000" w:rsidDel="00000000" w:rsidP="00000000" w:rsidRDefault="00000000" w:rsidRPr="00000000" w14:paraId="00000B82">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0"/>
                <w:szCs w:val="20"/>
                <w:rtl w:val="0"/>
              </w:rPr>
              <w:t xml:space="preserve">Elemen</w:t>
              <w:br w:type="textWrapping"/>
              <w:t xml:space="preserve">Kompetensi</w:t>
            </w:r>
            <w:r w:rsidDel="00000000" w:rsidR="00000000" w:rsidRPr="00000000">
              <w:rPr>
                <w:rtl w:val="0"/>
              </w:rPr>
            </w:r>
          </w:p>
        </w:tc>
        <w:tc>
          <w:tcPr>
            <w:gridSpan w:val="2"/>
            <w:tcMar>
              <w:top w:w="30.0" w:type="dxa"/>
              <w:left w:w="35.0" w:type="dxa"/>
              <w:bottom w:w="30.0" w:type="dxa"/>
              <w:right w:w="35.0" w:type="dxa"/>
            </w:tcMar>
          </w:tcPr>
          <w:p w:rsidR="00000000" w:rsidDel="00000000" w:rsidP="00000000" w:rsidRDefault="00000000" w:rsidRPr="00000000" w14:paraId="00000B84">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0"/>
                <w:szCs w:val="20"/>
                <w:rtl w:val="0"/>
              </w:rPr>
              <w:t xml:space="preserve">Kriteria</w:t>
              <w:br w:type="textWrapping"/>
              <w:t xml:space="preserve">Unjuk Kerja</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B86">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0"/>
                <w:szCs w:val="20"/>
                <w:rtl w:val="0"/>
              </w:rPr>
              <w:t xml:space="preserve">Indikator</w:t>
              <w:br w:type="textWrapping"/>
              <w:t xml:space="preserve">Unjuk Kerja</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B87">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0"/>
                <w:szCs w:val="20"/>
                <w:rtl w:val="0"/>
              </w:rPr>
              <w:t xml:space="preserve">Pengetahuan</w:t>
            </w:r>
            <w:r w:rsidDel="00000000" w:rsidR="00000000" w:rsidRPr="00000000">
              <w:rPr>
                <w:rtl w:val="0"/>
              </w:rPr>
            </w:r>
          </w:p>
        </w:tc>
        <w:tc>
          <w:tcPr>
            <w:gridSpan w:val="2"/>
            <w:tcMar>
              <w:top w:w="30.0" w:type="dxa"/>
              <w:left w:w="35.0" w:type="dxa"/>
              <w:bottom w:w="30.0" w:type="dxa"/>
              <w:right w:w="35.0" w:type="dxa"/>
            </w:tcMar>
          </w:tcPr>
          <w:p w:rsidR="00000000" w:rsidDel="00000000" w:rsidP="00000000" w:rsidRDefault="00000000" w:rsidRPr="00000000" w14:paraId="00000B88">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0"/>
                <w:szCs w:val="20"/>
                <w:rtl w:val="0"/>
              </w:rPr>
              <w:t xml:space="preserve">Keterampilan</w:t>
              <w:br w:type="textWrapping"/>
              <w:t xml:space="preserve">dan Sikap</w:t>
            </w:r>
            <w:r w:rsidDel="00000000" w:rsidR="00000000" w:rsidRPr="00000000">
              <w:rPr>
                <w:rtl w:val="0"/>
              </w:rPr>
            </w:r>
          </w:p>
        </w:tc>
        <w:tc>
          <w:tcPr>
            <w:tcMar>
              <w:top w:w="30.0" w:type="dxa"/>
              <w:left w:w="5.0" w:type="dxa"/>
              <w:bottom w:w="30.0" w:type="dxa"/>
              <w:right w:w="5.0" w:type="dxa"/>
            </w:tcMar>
          </w:tcPr>
          <w:p w:rsidR="00000000" w:rsidDel="00000000" w:rsidP="00000000" w:rsidRDefault="00000000" w:rsidRPr="00000000" w14:paraId="00000B8A">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16"/>
                <w:szCs w:val="16"/>
                <w:rtl w:val="0"/>
              </w:rPr>
              <w:t xml:space="preserve">Durasi</w:t>
            </w:r>
            <w:r w:rsidDel="00000000" w:rsidR="00000000" w:rsidRPr="00000000">
              <w:rPr>
                <w:rtl w:val="0"/>
              </w:rPr>
            </w:r>
          </w:p>
        </w:tc>
      </w:tr>
      <w:tr>
        <w:trPr>
          <w:cantSplit w:val="1"/>
          <w:tblHeader w:val="0"/>
        </w:trPr>
        <w:tc>
          <w:tcPr>
            <w:vMerge w:val="restart"/>
            <w:tcMar>
              <w:top w:w="30.0" w:type="dxa"/>
              <w:left w:w="35.0" w:type="dxa"/>
              <w:bottom w:w="30.0" w:type="dxa"/>
              <w:right w:w="35.0" w:type="dxa"/>
            </w:tcMar>
          </w:tcPr>
          <w:p w:rsidR="00000000" w:rsidDel="00000000" w:rsidP="00000000" w:rsidRDefault="00000000" w:rsidRPr="00000000" w14:paraId="00000B8B">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1.</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B8C">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Melakukan pekerjaan persiapan</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B8D">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1.1</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B8E">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Alat Pelindung Diri (APD) diidentifikasi sesuai dengan kebutuhan.</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B8F">
            <w:pPr>
              <w:rPr/>
            </w:pPr>
            <w:r w:rsidDel="00000000" w:rsidR="00000000" w:rsidRPr="00000000">
              <w:rPr>
                <w:rFonts w:ascii="Bookman Old Style" w:cs="Bookman Old Style" w:eastAsia="Bookman Old Style" w:hAnsi="Bookman Old Style"/>
                <w:sz w:val="20"/>
                <w:szCs w:val="20"/>
                <w:rtl w:val="0"/>
              </w:rPr>
              <w:t xml:space="preserve">Teridentifikasinya APD, diagram kerja, dan prinsip pembangkit listrik serta terkoordinasikannya kesiapan operasi sesuai prosedur secara cermat.</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B90">
            <w:pPr>
              <w:rPr/>
            </w:pPr>
            <w:r w:rsidDel="00000000" w:rsidR="00000000" w:rsidRPr="00000000">
              <w:rPr>
                <w:rFonts w:ascii="Bookman Old Style" w:cs="Bookman Old Style" w:eastAsia="Bookman Old Style" w:hAnsi="Bookman Old Style"/>
                <w:sz w:val="20"/>
                <w:szCs w:val="20"/>
                <w:rtl w:val="0"/>
              </w:rPr>
              <w:t xml:space="preserve">Penjelasan tentang:</w:t>
            </w:r>
            <w:r w:rsidDel="00000000" w:rsidR="00000000" w:rsidRPr="00000000">
              <w:rPr>
                <w:rtl w:val="0"/>
              </w:rPr>
            </w:r>
          </w:p>
          <w:p w:rsidR="00000000" w:rsidDel="00000000" w:rsidP="00000000" w:rsidRDefault="00000000" w:rsidRPr="00000000" w14:paraId="00000B91">
            <w:pPr>
              <w:rPr/>
            </w:pPr>
            <w:r w:rsidDel="00000000" w:rsidR="00000000" w:rsidRPr="00000000">
              <w:rPr>
                <w:rFonts w:ascii="Bookman Old Style" w:cs="Bookman Old Style" w:eastAsia="Bookman Old Style" w:hAnsi="Bookman Old Style"/>
                <w:sz w:val="20"/>
                <w:szCs w:val="20"/>
                <w:rtl w:val="0"/>
              </w:rPr>
              <w:t xml:space="preserve">1. Prosedur K3 dan penggunaan APD</w:t>
            </w:r>
            <w:r w:rsidDel="00000000" w:rsidR="00000000" w:rsidRPr="00000000">
              <w:rPr>
                <w:rtl w:val="0"/>
              </w:rPr>
            </w:r>
          </w:p>
          <w:p w:rsidR="00000000" w:rsidDel="00000000" w:rsidP="00000000" w:rsidRDefault="00000000" w:rsidRPr="00000000" w14:paraId="00000B92">
            <w:pPr>
              <w:rPr/>
            </w:pPr>
            <w:r w:rsidDel="00000000" w:rsidR="00000000" w:rsidRPr="00000000">
              <w:rPr>
                <w:rFonts w:ascii="Bookman Old Style" w:cs="Bookman Old Style" w:eastAsia="Bookman Old Style" w:hAnsi="Bookman Old Style"/>
                <w:sz w:val="20"/>
                <w:szCs w:val="20"/>
                <w:rtl w:val="0"/>
              </w:rPr>
              <w:t xml:space="preserve">2. Diagram kerja dan prinsip pembangkit listrik</w:t>
            </w:r>
            <w:r w:rsidDel="00000000" w:rsidR="00000000" w:rsidRPr="00000000">
              <w:rPr>
                <w:rtl w:val="0"/>
              </w:rPr>
            </w:r>
          </w:p>
          <w:p w:rsidR="00000000" w:rsidDel="00000000" w:rsidP="00000000" w:rsidRDefault="00000000" w:rsidRPr="00000000" w14:paraId="00000B93">
            <w:pPr>
              <w:rPr/>
            </w:pPr>
            <w:r w:rsidDel="00000000" w:rsidR="00000000" w:rsidRPr="00000000">
              <w:rPr>
                <w:rFonts w:ascii="Bookman Old Style" w:cs="Bookman Old Style" w:eastAsia="Bookman Old Style" w:hAnsi="Bookman Old Style"/>
                <w:sz w:val="20"/>
                <w:szCs w:val="20"/>
                <w:rtl w:val="0"/>
              </w:rPr>
              <w:t xml:space="preserve">3. Sistem pembangkit, kontrol, dan instrumentasi</w:t>
            </w:r>
            <w:r w:rsidDel="00000000" w:rsidR="00000000" w:rsidRPr="00000000">
              <w:rPr>
                <w:rtl w:val="0"/>
              </w:rPr>
            </w:r>
          </w:p>
          <w:p w:rsidR="00000000" w:rsidDel="00000000" w:rsidP="00000000" w:rsidRDefault="00000000" w:rsidRPr="00000000" w14:paraId="00000B94">
            <w:pPr>
              <w:rPr/>
            </w:pPr>
            <w:r w:rsidDel="00000000" w:rsidR="00000000" w:rsidRPr="00000000">
              <w:rPr>
                <w:rFonts w:ascii="Bookman Old Style" w:cs="Bookman Old Style" w:eastAsia="Bookman Old Style" w:hAnsi="Bookman Old Style"/>
                <w:sz w:val="20"/>
                <w:szCs w:val="20"/>
                <w:rtl w:val="0"/>
              </w:rPr>
              <w:t xml:space="preserve">4. Koordinasi kesiapan pengoperasian</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B95">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1.1</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B96">
            <w:pPr>
              <w:rPr/>
            </w:pPr>
            <w:r w:rsidDel="00000000" w:rsidR="00000000" w:rsidRPr="00000000">
              <w:rPr>
                <w:rFonts w:ascii="Bookman Old Style" w:cs="Bookman Old Style" w:eastAsia="Bookman Old Style" w:hAnsi="Bookman Old Style"/>
                <w:sz w:val="20"/>
                <w:szCs w:val="20"/>
                <w:rtl w:val="0"/>
              </w:rPr>
              <w:t xml:space="preserve">Mengidentifikasi Alat Pelindung Diri (APD) sesuai dengan kebutuhan secara cermat dan taat mengikuti prosedur.</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B97">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6 JP</w:t>
            </w:r>
            <w:r w:rsidDel="00000000" w:rsidR="00000000" w:rsidRPr="00000000">
              <w:rPr>
                <w:rtl w:val="0"/>
              </w:rPr>
            </w:r>
          </w:p>
        </w:tc>
      </w:tr>
      <w:tr>
        <w:trPr>
          <w:cantSplit w:val="1"/>
          <w:tblHeader w:val="0"/>
        </w:trPr>
        <w:tc>
          <w:tcPr>
            <w:vMerge w:val="continue"/>
            <w:tcMar>
              <w:top w:w="30.0" w:type="dxa"/>
              <w:left w:w="35.0" w:type="dxa"/>
              <w:bottom w:w="30.0" w:type="dxa"/>
              <w:right w:w="35.0" w:type="dxa"/>
            </w:tcMar>
          </w:tcPr>
          <w:p w:rsidR="00000000" w:rsidDel="00000000" w:rsidP="00000000" w:rsidRDefault="00000000" w:rsidRPr="00000000" w14:paraId="00000B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B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B9A">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1.2</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B9B">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Diagram kerja dan prinsip pembangkit listrik diidentifikasi sesuai dengan prosedur.</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B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B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B9E">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1.2</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B9F">
            <w:pPr>
              <w:rPr/>
            </w:pPr>
            <w:r w:rsidDel="00000000" w:rsidR="00000000" w:rsidRPr="00000000">
              <w:rPr>
                <w:rFonts w:ascii="Bookman Old Style" w:cs="Bookman Old Style" w:eastAsia="Bookman Old Style" w:hAnsi="Bookman Old Style"/>
                <w:sz w:val="20"/>
                <w:szCs w:val="20"/>
                <w:rtl w:val="0"/>
              </w:rPr>
              <w:t xml:space="preserve">Mengidentifikasi diagram kerja dan prinsip pembangkit listrik sesuai dengan prosedur secara cermat dan taat mengikuti prosedur.</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blHeader w:val="0"/>
        </w:trPr>
        <w:tc>
          <w:tcPr>
            <w:vMerge w:val="continue"/>
            <w:tcMar>
              <w:top w:w="30.0" w:type="dxa"/>
              <w:left w:w="35.0" w:type="dxa"/>
              <w:bottom w:w="30.0" w:type="dxa"/>
              <w:right w:w="35.0" w:type="dxa"/>
            </w:tcMar>
          </w:tcPr>
          <w:p w:rsidR="00000000" w:rsidDel="00000000" w:rsidP="00000000" w:rsidRDefault="00000000" w:rsidRPr="00000000" w14:paraId="00000B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BA3">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1.3</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BA4">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Kesiapan pengoperasian unit pembangkit listrik dikoordinasikan dengan pihak yang berkaitan sesuai dengan prosedur.</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B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B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BA7">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1.3</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BA8">
            <w:pPr>
              <w:rPr/>
            </w:pPr>
            <w:r w:rsidDel="00000000" w:rsidR="00000000" w:rsidRPr="00000000">
              <w:rPr>
                <w:rFonts w:ascii="Bookman Old Style" w:cs="Bookman Old Style" w:eastAsia="Bookman Old Style" w:hAnsi="Bookman Old Style"/>
                <w:sz w:val="20"/>
                <w:szCs w:val="20"/>
                <w:rtl w:val="0"/>
              </w:rPr>
              <w:t xml:space="preserve">Mengoordinasikan kesiapan pengoperasian unit pembangkit listrik dengan pihak yang berkaitan sesuai dengan prosedur secara cermat dan taat mengikuti prosedur.</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B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blHeader w:val="0"/>
        </w:trPr>
        <w:tc>
          <w:tcPr>
            <w:vMerge w:val="restart"/>
            <w:tcMar>
              <w:top w:w="30.0" w:type="dxa"/>
              <w:left w:w="35.0" w:type="dxa"/>
              <w:bottom w:w="30.0" w:type="dxa"/>
              <w:right w:w="35.0" w:type="dxa"/>
            </w:tcMar>
          </w:tcPr>
          <w:p w:rsidR="00000000" w:rsidDel="00000000" w:rsidP="00000000" w:rsidRDefault="00000000" w:rsidRPr="00000000" w14:paraId="00000BAA">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2.</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BAB">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Menjalankan turbin uap</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BAC">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2.1</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BAD">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Semua komponen sistem turbin uap diperiksa kelaikan operasionalnya sesuai dengan prosedur.</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BAE">
            <w:pPr>
              <w:rPr/>
            </w:pPr>
            <w:r w:rsidDel="00000000" w:rsidR="00000000" w:rsidRPr="00000000">
              <w:rPr>
                <w:rFonts w:ascii="Bookman Old Style" w:cs="Bookman Old Style" w:eastAsia="Bookman Old Style" w:hAnsi="Bookman Old Style"/>
                <w:sz w:val="20"/>
                <w:szCs w:val="20"/>
                <w:rtl w:val="0"/>
              </w:rPr>
              <w:t xml:space="preserve">Terperiksanya kelaikan komponen, teroperasikannya turbin uap, dan terkendalinya peralatan sistem sesuai prosedur secara cermat.</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BAF">
            <w:pPr>
              <w:rPr/>
            </w:pPr>
            <w:r w:rsidDel="00000000" w:rsidR="00000000" w:rsidRPr="00000000">
              <w:rPr>
                <w:rFonts w:ascii="Bookman Old Style" w:cs="Bookman Old Style" w:eastAsia="Bookman Old Style" w:hAnsi="Bookman Old Style"/>
                <w:sz w:val="20"/>
                <w:szCs w:val="20"/>
                <w:rtl w:val="0"/>
              </w:rPr>
              <w:t xml:space="preserve">Penjelasan tentang:</w:t>
            </w:r>
            <w:r w:rsidDel="00000000" w:rsidR="00000000" w:rsidRPr="00000000">
              <w:rPr>
                <w:rtl w:val="0"/>
              </w:rPr>
            </w:r>
          </w:p>
          <w:p w:rsidR="00000000" w:rsidDel="00000000" w:rsidP="00000000" w:rsidRDefault="00000000" w:rsidRPr="00000000" w14:paraId="00000BB0">
            <w:pPr>
              <w:rPr/>
            </w:pPr>
            <w:r w:rsidDel="00000000" w:rsidR="00000000" w:rsidRPr="00000000">
              <w:rPr>
                <w:rFonts w:ascii="Bookman Old Style" w:cs="Bookman Old Style" w:eastAsia="Bookman Old Style" w:hAnsi="Bookman Old Style"/>
                <w:sz w:val="20"/>
                <w:szCs w:val="20"/>
                <w:rtl w:val="0"/>
              </w:rPr>
              <w:t xml:space="preserve">1. Komponen dan prinsip kerja sistem turbin uap</w:t>
            </w:r>
            <w:r w:rsidDel="00000000" w:rsidR="00000000" w:rsidRPr="00000000">
              <w:rPr>
                <w:rtl w:val="0"/>
              </w:rPr>
            </w:r>
          </w:p>
          <w:p w:rsidR="00000000" w:rsidDel="00000000" w:rsidP="00000000" w:rsidRDefault="00000000" w:rsidRPr="00000000" w14:paraId="00000BB1">
            <w:pPr>
              <w:rPr/>
            </w:pPr>
            <w:r w:rsidDel="00000000" w:rsidR="00000000" w:rsidRPr="00000000">
              <w:rPr>
                <w:rFonts w:ascii="Bookman Old Style" w:cs="Bookman Old Style" w:eastAsia="Bookman Old Style" w:hAnsi="Bookman Old Style"/>
                <w:sz w:val="20"/>
                <w:szCs w:val="20"/>
                <w:rtl w:val="0"/>
              </w:rPr>
              <w:t xml:space="preserve">2. Prosedur pengoperasian dan pengendalian turbin uap</w:t>
            </w:r>
            <w:r w:rsidDel="00000000" w:rsidR="00000000" w:rsidRPr="00000000">
              <w:rPr>
                <w:rtl w:val="0"/>
              </w:rPr>
            </w:r>
          </w:p>
          <w:p w:rsidR="00000000" w:rsidDel="00000000" w:rsidP="00000000" w:rsidRDefault="00000000" w:rsidRPr="00000000" w14:paraId="00000BB2">
            <w:pPr>
              <w:rPr/>
            </w:pPr>
            <w:r w:rsidDel="00000000" w:rsidR="00000000" w:rsidRPr="00000000">
              <w:rPr>
                <w:rFonts w:ascii="Bookman Old Style" w:cs="Bookman Old Style" w:eastAsia="Bookman Old Style" w:hAnsi="Bookman Old Style"/>
                <w:sz w:val="20"/>
                <w:szCs w:val="20"/>
                <w:rtl w:val="0"/>
              </w:rPr>
              <w:t xml:space="preserve">3. Kontrol, instrumentasi, dan sistem kontrol berbasis otomasi</w:t>
            </w:r>
            <w:r w:rsidDel="00000000" w:rsidR="00000000" w:rsidRPr="00000000">
              <w:rPr>
                <w:rtl w:val="0"/>
              </w:rPr>
            </w:r>
          </w:p>
          <w:p w:rsidR="00000000" w:rsidDel="00000000" w:rsidP="00000000" w:rsidRDefault="00000000" w:rsidRPr="00000000" w14:paraId="00000BB3">
            <w:pPr>
              <w:rPr/>
            </w:pPr>
            <w:r w:rsidDel="00000000" w:rsidR="00000000" w:rsidRPr="00000000">
              <w:rPr>
                <w:rFonts w:ascii="Bookman Old Style" w:cs="Bookman Old Style" w:eastAsia="Bookman Old Style" w:hAnsi="Bookman Old Style"/>
                <w:sz w:val="20"/>
                <w:szCs w:val="20"/>
                <w:rtl w:val="0"/>
              </w:rPr>
              <w:t xml:space="preserve">4. Sistem pembangkit listrik</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BB4">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2.1</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BB5">
            <w:pPr>
              <w:rPr/>
            </w:pPr>
            <w:r w:rsidDel="00000000" w:rsidR="00000000" w:rsidRPr="00000000">
              <w:rPr>
                <w:rFonts w:ascii="Bookman Old Style" w:cs="Bookman Old Style" w:eastAsia="Bookman Old Style" w:hAnsi="Bookman Old Style"/>
                <w:sz w:val="20"/>
                <w:szCs w:val="20"/>
                <w:rtl w:val="0"/>
              </w:rPr>
              <w:t xml:space="preserve">Memeriksa kelaikan operasional seluruh komponen sistem turbin uap sesuai dengan prosedur secara cermat dan taat mengikuti prosedur.</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BB6">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12 JP</w:t>
            </w:r>
            <w:r w:rsidDel="00000000" w:rsidR="00000000" w:rsidRPr="00000000">
              <w:rPr>
                <w:rtl w:val="0"/>
              </w:rPr>
            </w:r>
          </w:p>
        </w:tc>
      </w:tr>
      <w:tr>
        <w:trPr>
          <w:cantSplit w:val="1"/>
          <w:tblHeader w:val="0"/>
        </w:trPr>
        <w:tc>
          <w:tcPr>
            <w:vMerge w:val="continue"/>
            <w:tcMar>
              <w:top w:w="30.0" w:type="dxa"/>
              <w:left w:w="35.0" w:type="dxa"/>
              <w:bottom w:w="30.0" w:type="dxa"/>
              <w:right w:w="35.0" w:type="dxa"/>
            </w:tcMar>
          </w:tcPr>
          <w:p w:rsidR="00000000" w:rsidDel="00000000" w:rsidP="00000000" w:rsidRDefault="00000000" w:rsidRPr="00000000" w14:paraId="00000B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B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BB9">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2.2</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BBA">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Turbin uap dioperasikan sesuai dengan prosedur.</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B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B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BBD">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2.2</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BBE">
            <w:pPr>
              <w:rPr/>
            </w:pPr>
            <w:r w:rsidDel="00000000" w:rsidR="00000000" w:rsidRPr="00000000">
              <w:rPr>
                <w:rFonts w:ascii="Bookman Old Style" w:cs="Bookman Old Style" w:eastAsia="Bookman Old Style" w:hAnsi="Bookman Old Style"/>
                <w:sz w:val="20"/>
                <w:szCs w:val="20"/>
                <w:rtl w:val="0"/>
              </w:rPr>
              <w:t xml:space="preserve">Mengoperasikan turbin uap sesuai dengan prosedur secara cermat dan taat mengikuti prosedur.</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blHeader w:val="0"/>
        </w:trPr>
        <w:tc>
          <w:tcPr>
            <w:vMerge w:val="continue"/>
            <w:tcMar>
              <w:top w:w="30.0" w:type="dxa"/>
              <w:left w:w="35.0" w:type="dxa"/>
              <w:bottom w:w="30.0" w:type="dxa"/>
              <w:right w:w="35.0" w:type="dxa"/>
            </w:tcMar>
          </w:tcPr>
          <w:p w:rsidR="00000000" w:rsidDel="00000000" w:rsidP="00000000" w:rsidRDefault="00000000" w:rsidRPr="00000000" w14:paraId="00000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B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BC2">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2.3</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BC3">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Semua peralatan sistem dikendalikan sesuai dengan prosedur.</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B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B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BC6">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2.3</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BC7">
            <w:pPr>
              <w:rPr/>
            </w:pPr>
            <w:r w:rsidDel="00000000" w:rsidR="00000000" w:rsidRPr="00000000">
              <w:rPr>
                <w:rFonts w:ascii="Bookman Old Style" w:cs="Bookman Old Style" w:eastAsia="Bookman Old Style" w:hAnsi="Bookman Old Style"/>
                <w:sz w:val="20"/>
                <w:szCs w:val="20"/>
                <w:rtl w:val="0"/>
              </w:rPr>
              <w:t xml:space="preserve">Mengendalikan semua peralatan sistem sesuai dengan prosedur secara cermat dan taat mengikuti prosedur.</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B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blHeader w:val="0"/>
        </w:trPr>
        <w:tc>
          <w:tcPr>
            <w:vMerge w:val="restart"/>
            <w:tcMar>
              <w:top w:w="30.0" w:type="dxa"/>
              <w:left w:w="35.0" w:type="dxa"/>
              <w:bottom w:w="30.0" w:type="dxa"/>
              <w:right w:w="35.0" w:type="dxa"/>
            </w:tcMar>
          </w:tcPr>
          <w:p w:rsidR="00000000" w:rsidDel="00000000" w:rsidP="00000000" w:rsidRDefault="00000000" w:rsidRPr="00000000" w14:paraId="00000BC9">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3.</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BCA">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Menjalankan generator listrik</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BCB">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3.1</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BCC">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Semua komponen system generator listrik diperiksa kelaikan operasionalnya sesuai dengan prosedur.</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BCD">
            <w:pPr>
              <w:rPr/>
            </w:pPr>
            <w:r w:rsidDel="00000000" w:rsidR="00000000" w:rsidRPr="00000000">
              <w:rPr>
                <w:rFonts w:ascii="Bookman Old Style" w:cs="Bookman Old Style" w:eastAsia="Bookman Old Style" w:hAnsi="Bookman Old Style"/>
                <w:sz w:val="20"/>
                <w:szCs w:val="20"/>
                <w:rtl w:val="0"/>
              </w:rPr>
              <w:t xml:space="preserve">Terperiksanya kelaikan komponen dan teroperasikannya generator listrik sesuai prosedur secara cermat.</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BCE">
            <w:pPr>
              <w:rPr/>
            </w:pPr>
            <w:r w:rsidDel="00000000" w:rsidR="00000000" w:rsidRPr="00000000">
              <w:rPr>
                <w:rFonts w:ascii="Bookman Old Style" w:cs="Bookman Old Style" w:eastAsia="Bookman Old Style" w:hAnsi="Bookman Old Style"/>
                <w:sz w:val="20"/>
                <w:szCs w:val="20"/>
                <w:rtl w:val="0"/>
              </w:rPr>
              <w:t xml:space="preserve">Penjelasan tentang:</w:t>
            </w:r>
            <w:r w:rsidDel="00000000" w:rsidR="00000000" w:rsidRPr="00000000">
              <w:rPr>
                <w:rtl w:val="0"/>
              </w:rPr>
            </w:r>
          </w:p>
          <w:p w:rsidR="00000000" w:rsidDel="00000000" w:rsidP="00000000" w:rsidRDefault="00000000" w:rsidRPr="00000000" w14:paraId="00000BCF">
            <w:pPr>
              <w:rPr/>
            </w:pPr>
            <w:r w:rsidDel="00000000" w:rsidR="00000000" w:rsidRPr="00000000">
              <w:rPr>
                <w:rFonts w:ascii="Bookman Old Style" w:cs="Bookman Old Style" w:eastAsia="Bookman Old Style" w:hAnsi="Bookman Old Style"/>
                <w:sz w:val="20"/>
                <w:szCs w:val="20"/>
                <w:rtl w:val="0"/>
              </w:rPr>
              <w:t xml:space="preserve">1. Komponen dan prinsip kerja generator listrik</w:t>
            </w:r>
            <w:r w:rsidDel="00000000" w:rsidR="00000000" w:rsidRPr="00000000">
              <w:rPr>
                <w:rtl w:val="0"/>
              </w:rPr>
            </w:r>
          </w:p>
          <w:p w:rsidR="00000000" w:rsidDel="00000000" w:rsidP="00000000" w:rsidRDefault="00000000" w:rsidRPr="00000000" w14:paraId="00000BD0">
            <w:pPr>
              <w:rPr/>
            </w:pPr>
            <w:r w:rsidDel="00000000" w:rsidR="00000000" w:rsidRPr="00000000">
              <w:rPr>
                <w:rFonts w:ascii="Bookman Old Style" w:cs="Bookman Old Style" w:eastAsia="Bookman Old Style" w:hAnsi="Bookman Old Style"/>
                <w:sz w:val="20"/>
                <w:szCs w:val="20"/>
                <w:rtl w:val="0"/>
              </w:rPr>
              <w:t xml:space="preserve">2. Prosedur pengoperasian generator listrik</w:t>
            </w:r>
            <w:r w:rsidDel="00000000" w:rsidR="00000000" w:rsidRPr="00000000">
              <w:rPr>
                <w:rtl w:val="0"/>
              </w:rPr>
            </w:r>
          </w:p>
          <w:p w:rsidR="00000000" w:rsidDel="00000000" w:rsidP="00000000" w:rsidRDefault="00000000" w:rsidRPr="00000000" w14:paraId="00000BD1">
            <w:pPr>
              <w:rPr/>
            </w:pPr>
            <w:r w:rsidDel="00000000" w:rsidR="00000000" w:rsidRPr="00000000">
              <w:rPr>
                <w:rFonts w:ascii="Bookman Old Style" w:cs="Bookman Old Style" w:eastAsia="Bookman Old Style" w:hAnsi="Bookman Old Style"/>
                <w:sz w:val="20"/>
                <w:szCs w:val="20"/>
                <w:rtl w:val="0"/>
              </w:rPr>
              <w:t xml:space="preserve">3. Kelistrikan, kontrol, instrumentasi, dan sistem kontrol berbasis otomasi</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BD2">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3.1</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BD3">
            <w:pPr>
              <w:rPr/>
            </w:pPr>
            <w:r w:rsidDel="00000000" w:rsidR="00000000" w:rsidRPr="00000000">
              <w:rPr>
                <w:rFonts w:ascii="Bookman Old Style" w:cs="Bookman Old Style" w:eastAsia="Bookman Old Style" w:hAnsi="Bookman Old Style"/>
                <w:sz w:val="20"/>
                <w:szCs w:val="20"/>
                <w:rtl w:val="0"/>
              </w:rPr>
              <w:t xml:space="preserve">Memeriksa kelaikan operasional seluruh komponen sistem generator listrik sesuai dengan prosedur secara cermat dan taat mengikuti prosedur.</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BD4">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10 JP</w:t>
            </w:r>
            <w:r w:rsidDel="00000000" w:rsidR="00000000" w:rsidRPr="00000000">
              <w:rPr>
                <w:rtl w:val="0"/>
              </w:rPr>
            </w:r>
          </w:p>
        </w:tc>
      </w:tr>
      <w:tr>
        <w:trPr>
          <w:cantSplit w:val="1"/>
          <w:tblHeader w:val="0"/>
        </w:trPr>
        <w:tc>
          <w:tcPr>
            <w:vMerge w:val="continue"/>
            <w:tcMar>
              <w:top w:w="30.0" w:type="dxa"/>
              <w:left w:w="35.0" w:type="dxa"/>
              <w:bottom w:w="30.0" w:type="dxa"/>
              <w:right w:w="35.0" w:type="dxa"/>
            </w:tcMar>
          </w:tcPr>
          <w:p w:rsidR="00000000" w:rsidDel="00000000" w:rsidP="00000000" w:rsidRDefault="00000000" w:rsidRPr="00000000" w14:paraId="00000B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B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BD7">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3.2</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BD8">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Generator listrik dioperasikan sesuai dengan prosedur.</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B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B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BDB">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3.2</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BDC">
            <w:pPr>
              <w:rPr/>
            </w:pPr>
            <w:r w:rsidDel="00000000" w:rsidR="00000000" w:rsidRPr="00000000">
              <w:rPr>
                <w:rFonts w:ascii="Bookman Old Style" w:cs="Bookman Old Style" w:eastAsia="Bookman Old Style" w:hAnsi="Bookman Old Style"/>
                <w:sz w:val="20"/>
                <w:szCs w:val="20"/>
                <w:rtl w:val="0"/>
              </w:rPr>
              <w:t xml:space="preserve">Mengoperasikan generator listrik sesuai dengan prosedur secara cermat dan taat mengikuti prosedur.</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blHeader w:val="0"/>
        </w:trPr>
        <w:tc>
          <w:tcPr>
            <w:vMerge w:val="restart"/>
            <w:tcMar>
              <w:top w:w="30.0" w:type="dxa"/>
              <w:left w:w="35.0" w:type="dxa"/>
              <w:bottom w:w="30.0" w:type="dxa"/>
              <w:right w:w="35.0" w:type="dxa"/>
            </w:tcMar>
          </w:tcPr>
          <w:p w:rsidR="00000000" w:rsidDel="00000000" w:rsidP="00000000" w:rsidRDefault="00000000" w:rsidRPr="00000000" w14:paraId="00000BDE">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4.</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BDF">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Mengidentifikasi masalah pengoperasian</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BE0">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4.1</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BE1">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Gangguan pengoperasian unit diidentifikasi sesuai dengan prosedur.</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BE2">
            <w:pPr>
              <w:rPr/>
            </w:pPr>
            <w:r w:rsidDel="00000000" w:rsidR="00000000" w:rsidRPr="00000000">
              <w:rPr>
                <w:rFonts w:ascii="Bookman Old Style" w:cs="Bookman Old Style" w:eastAsia="Bookman Old Style" w:hAnsi="Bookman Old Style"/>
                <w:sz w:val="20"/>
                <w:szCs w:val="20"/>
                <w:rtl w:val="0"/>
              </w:rPr>
              <w:t xml:space="preserve">Teridentifikasi dan tertindaklanjutinya gangguan pengoperasian pembangkit listrik sesuai prosedur secara cermat.</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BE3">
            <w:pPr>
              <w:rPr/>
            </w:pPr>
            <w:r w:rsidDel="00000000" w:rsidR="00000000" w:rsidRPr="00000000">
              <w:rPr>
                <w:rFonts w:ascii="Bookman Old Style" w:cs="Bookman Old Style" w:eastAsia="Bookman Old Style" w:hAnsi="Bookman Old Style"/>
                <w:sz w:val="20"/>
                <w:szCs w:val="20"/>
                <w:rtl w:val="0"/>
              </w:rPr>
              <w:t xml:space="preserve">Penjelasan tentang:</w:t>
            </w:r>
            <w:r w:rsidDel="00000000" w:rsidR="00000000" w:rsidRPr="00000000">
              <w:rPr>
                <w:rtl w:val="0"/>
              </w:rPr>
            </w:r>
          </w:p>
          <w:p w:rsidR="00000000" w:rsidDel="00000000" w:rsidP="00000000" w:rsidRDefault="00000000" w:rsidRPr="00000000" w14:paraId="00000BE4">
            <w:pPr>
              <w:rPr/>
            </w:pPr>
            <w:r w:rsidDel="00000000" w:rsidR="00000000" w:rsidRPr="00000000">
              <w:rPr>
                <w:rFonts w:ascii="Bookman Old Style" w:cs="Bookman Old Style" w:eastAsia="Bookman Old Style" w:hAnsi="Bookman Old Style"/>
                <w:sz w:val="20"/>
                <w:szCs w:val="20"/>
                <w:rtl w:val="0"/>
              </w:rPr>
              <w:t xml:space="preserve">1. Jenis gangguan pengoperasian pembangkit listrik</w:t>
            </w:r>
            <w:r w:rsidDel="00000000" w:rsidR="00000000" w:rsidRPr="00000000">
              <w:rPr>
                <w:rtl w:val="0"/>
              </w:rPr>
            </w:r>
          </w:p>
          <w:p w:rsidR="00000000" w:rsidDel="00000000" w:rsidP="00000000" w:rsidRDefault="00000000" w:rsidRPr="00000000" w14:paraId="00000BE5">
            <w:pPr>
              <w:rPr/>
            </w:pPr>
            <w:r w:rsidDel="00000000" w:rsidR="00000000" w:rsidRPr="00000000">
              <w:rPr>
                <w:rFonts w:ascii="Bookman Old Style" w:cs="Bookman Old Style" w:eastAsia="Bookman Old Style" w:hAnsi="Bookman Old Style"/>
                <w:sz w:val="20"/>
                <w:szCs w:val="20"/>
                <w:rtl w:val="0"/>
              </w:rPr>
              <w:t xml:space="preserve">2. Prosedur identifikasi dan tindak lanjut gangguan</w:t>
            </w:r>
            <w:r w:rsidDel="00000000" w:rsidR="00000000" w:rsidRPr="00000000">
              <w:rPr>
                <w:rtl w:val="0"/>
              </w:rPr>
            </w:r>
          </w:p>
          <w:p w:rsidR="00000000" w:rsidDel="00000000" w:rsidP="00000000" w:rsidRDefault="00000000" w:rsidRPr="00000000" w14:paraId="00000BE6">
            <w:pPr>
              <w:rPr/>
            </w:pPr>
            <w:r w:rsidDel="00000000" w:rsidR="00000000" w:rsidRPr="00000000">
              <w:rPr>
                <w:rFonts w:ascii="Bookman Old Style" w:cs="Bookman Old Style" w:eastAsia="Bookman Old Style" w:hAnsi="Bookman Old Style"/>
                <w:sz w:val="20"/>
                <w:szCs w:val="20"/>
                <w:rtl w:val="0"/>
              </w:rPr>
              <w:t xml:space="preserve">3. Kontrol, instrumentasi, dan sistem kontrol berbasis otomasi</w:t>
            </w:r>
            <w:r w:rsidDel="00000000" w:rsidR="00000000" w:rsidRPr="00000000">
              <w:rPr>
                <w:rtl w:val="0"/>
              </w:rPr>
            </w:r>
          </w:p>
          <w:p w:rsidR="00000000" w:rsidDel="00000000" w:rsidP="00000000" w:rsidRDefault="00000000" w:rsidRPr="00000000" w14:paraId="00000BE7">
            <w:pPr>
              <w:rPr/>
            </w:pPr>
            <w:r w:rsidDel="00000000" w:rsidR="00000000" w:rsidRPr="00000000">
              <w:rPr>
                <w:rFonts w:ascii="Bookman Old Style" w:cs="Bookman Old Style" w:eastAsia="Bookman Old Style" w:hAnsi="Bookman Old Style"/>
                <w:sz w:val="20"/>
                <w:szCs w:val="20"/>
                <w:rtl w:val="0"/>
              </w:rPr>
              <w:t xml:space="preserve">4. Prosedur kondisi tanggap darurat</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BE8">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4.1</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BE9">
            <w:pPr>
              <w:rPr/>
            </w:pPr>
            <w:r w:rsidDel="00000000" w:rsidR="00000000" w:rsidRPr="00000000">
              <w:rPr>
                <w:rFonts w:ascii="Bookman Old Style" w:cs="Bookman Old Style" w:eastAsia="Bookman Old Style" w:hAnsi="Bookman Old Style"/>
                <w:sz w:val="20"/>
                <w:szCs w:val="20"/>
                <w:rtl w:val="0"/>
              </w:rPr>
              <w:t xml:space="preserve">Mengidentifikasi gangguan pengoperasian unit sesuai dengan prosedur secara cermat dan taat mengikuti prosedur.</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BEA">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8 JP</w:t>
            </w:r>
            <w:r w:rsidDel="00000000" w:rsidR="00000000" w:rsidRPr="00000000">
              <w:rPr>
                <w:rtl w:val="0"/>
              </w:rPr>
            </w:r>
          </w:p>
        </w:tc>
      </w:tr>
      <w:tr>
        <w:trPr>
          <w:cantSplit w:val="1"/>
          <w:tblHeader w:val="0"/>
        </w:trPr>
        <w:tc>
          <w:tcPr>
            <w:vMerge w:val="continue"/>
            <w:tcMar>
              <w:top w:w="30.0" w:type="dxa"/>
              <w:left w:w="35.0" w:type="dxa"/>
              <w:bottom w:w="30.0" w:type="dxa"/>
              <w:right w:w="35.0" w:type="dxa"/>
            </w:tcMar>
          </w:tcPr>
          <w:p w:rsidR="00000000" w:rsidDel="00000000" w:rsidP="00000000" w:rsidRDefault="00000000" w:rsidRPr="00000000" w14:paraId="00000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B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BED">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4.2</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BEE">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Gangguan pengoperasian ditindaklanjuti sesuai dengan prosedur.</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B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BF1">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4.2</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BF2">
            <w:pPr>
              <w:rPr/>
            </w:pPr>
            <w:r w:rsidDel="00000000" w:rsidR="00000000" w:rsidRPr="00000000">
              <w:rPr>
                <w:rFonts w:ascii="Bookman Old Style" w:cs="Bookman Old Style" w:eastAsia="Bookman Old Style" w:hAnsi="Bookman Old Style"/>
                <w:sz w:val="20"/>
                <w:szCs w:val="20"/>
                <w:rtl w:val="0"/>
              </w:rPr>
              <w:t xml:space="preserve">Menindaklanjuti gangguan pengoperasian sesuai dengan prosedur secara cermat dan taat mengikuti prosedur.</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B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blHeader w:val="0"/>
        </w:trPr>
        <w:tc>
          <w:tcPr>
            <w:vMerge w:val="restart"/>
            <w:tcMar>
              <w:top w:w="30.0" w:type="dxa"/>
              <w:left w:w="35.0" w:type="dxa"/>
              <w:bottom w:w="30.0" w:type="dxa"/>
              <w:right w:w="35.0" w:type="dxa"/>
            </w:tcMar>
          </w:tcPr>
          <w:p w:rsidR="00000000" w:rsidDel="00000000" w:rsidP="00000000" w:rsidRDefault="00000000" w:rsidRPr="00000000" w14:paraId="00000BF4">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5.</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BF5">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Membuat laporan</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BF6">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5.1</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BF7">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Pengoperasian pembangkit listrik dicatat di dalam formulir laporan sesuai dengan prosedur.</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BF8">
            <w:pPr>
              <w:rPr/>
            </w:pPr>
            <w:r w:rsidDel="00000000" w:rsidR="00000000" w:rsidRPr="00000000">
              <w:rPr>
                <w:rFonts w:ascii="Bookman Old Style" w:cs="Bookman Old Style" w:eastAsia="Bookman Old Style" w:hAnsi="Bookman Old Style"/>
                <w:sz w:val="20"/>
                <w:szCs w:val="20"/>
                <w:rtl w:val="0"/>
              </w:rPr>
              <w:t xml:space="preserve">Tercatatnya pengoperasian pembangkit listrik serta tersusun dan terarsipkannya laporan sesuai prosedur secara cermat.</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BF9">
            <w:pPr>
              <w:rPr/>
            </w:pPr>
            <w:r w:rsidDel="00000000" w:rsidR="00000000" w:rsidRPr="00000000">
              <w:rPr>
                <w:rFonts w:ascii="Bookman Old Style" w:cs="Bookman Old Style" w:eastAsia="Bookman Old Style" w:hAnsi="Bookman Old Style"/>
                <w:sz w:val="20"/>
                <w:szCs w:val="20"/>
                <w:rtl w:val="0"/>
              </w:rPr>
              <w:t xml:space="preserve">Penjelasan tentang:</w:t>
            </w:r>
            <w:r w:rsidDel="00000000" w:rsidR="00000000" w:rsidRPr="00000000">
              <w:rPr>
                <w:rtl w:val="0"/>
              </w:rPr>
            </w:r>
          </w:p>
          <w:p w:rsidR="00000000" w:rsidDel="00000000" w:rsidP="00000000" w:rsidRDefault="00000000" w:rsidRPr="00000000" w14:paraId="00000BFA">
            <w:pPr>
              <w:rPr/>
            </w:pPr>
            <w:r w:rsidDel="00000000" w:rsidR="00000000" w:rsidRPr="00000000">
              <w:rPr>
                <w:rFonts w:ascii="Bookman Old Style" w:cs="Bookman Old Style" w:eastAsia="Bookman Old Style" w:hAnsi="Bookman Old Style"/>
                <w:sz w:val="20"/>
                <w:szCs w:val="20"/>
                <w:rtl w:val="0"/>
              </w:rPr>
              <w:t xml:space="preserve">1. Parameter dan data pengoperasian pembangkit listrik</w:t>
            </w:r>
            <w:r w:rsidDel="00000000" w:rsidR="00000000" w:rsidRPr="00000000">
              <w:rPr>
                <w:rtl w:val="0"/>
              </w:rPr>
            </w:r>
          </w:p>
          <w:p w:rsidR="00000000" w:rsidDel="00000000" w:rsidP="00000000" w:rsidRDefault="00000000" w:rsidRPr="00000000" w14:paraId="00000BFB">
            <w:pPr>
              <w:rPr/>
            </w:pPr>
            <w:r w:rsidDel="00000000" w:rsidR="00000000" w:rsidRPr="00000000">
              <w:rPr>
                <w:rFonts w:ascii="Bookman Old Style" w:cs="Bookman Old Style" w:eastAsia="Bookman Old Style" w:hAnsi="Bookman Old Style"/>
                <w:sz w:val="20"/>
                <w:szCs w:val="20"/>
                <w:rtl w:val="0"/>
              </w:rPr>
              <w:t xml:space="preserve">2. Formulir laporan</w:t>
            </w:r>
            <w:r w:rsidDel="00000000" w:rsidR="00000000" w:rsidRPr="00000000">
              <w:rPr>
                <w:rtl w:val="0"/>
              </w:rPr>
            </w:r>
          </w:p>
          <w:p w:rsidR="00000000" w:rsidDel="00000000" w:rsidP="00000000" w:rsidRDefault="00000000" w:rsidRPr="00000000" w14:paraId="00000BFC">
            <w:pPr>
              <w:rPr/>
            </w:pPr>
            <w:r w:rsidDel="00000000" w:rsidR="00000000" w:rsidRPr="00000000">
              <w:rPr>
                <w:rFonts w:ascii="Bookman Old Style" w:cs="Bookman Old Style" w:eastAsia="Bookman Old Style" w:hAnsi="Bookman Old Style"/>
                <w:sz w:val="20"/>
                <w:szCs w:val="20"/>
                <w:rtl w:val="0"/>
              </w:rPr>
              <w:t xml:space="preserve">3. Penyusunan dan pengarsipan laporan</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BFD">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5.1</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BFE">
            <w:pPr>
              <w:rPr/>
            </w:pPr>
            <w:r w:rsidDel="00000000" w:rsidR="00000000" w:rsidRPr="00000000">
              <w:rPr>
                <w:rFonts w:ascii="Bookman Old Style" w:cs="Bookman Old Style" w:eastAsia="Bookman Old Style" w:hAnsi="Bookman Old Style"/>
                <w:sz w:val="20"/>
                <w:szCs w:val="20"/>
                <w:rtl w:val="0"/>
              </w:rPr>
              <w:t xml:space="preserve">Mencatat pengoperasian pembangkit listrik di dalam formulir laporan sesuai dengan prosedur secara cermat dan taat mengikuti prosedur.</w:t>
            </w:r>
            <w:r w:rsidDel="00000000" w:rsidR="00000000" w:rsidRPr="00000000">
              <w:rPr>
                <w:rtl w:val="0"/>
              </w:rPr>
            </w:r>
          </w:p>
        </w:tc>
        <w:tc>
          <w:tcPr>
            <w:vMerge w:val="restart"/>
            <w:tcMar>
              <w:top w:w="30.0" w:type="dxa"/>
              <w:left w:w="35.0" w:type="dxa"/>
              <w:bottom w:w="30.0" w:type="dxa"/>
              <w:right w:w="35.0" w:type="dxa"/>
            </w:tcMar>
          </w:tcPr>
          <w:p w:rsidR="00000000" w:rsidDel="00000000" w:rsidP="00000000" w:rsidRDefault="00000000" w:rsidRPr="00000000" w14:paraId="00000BFF">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8 JP</w:t>
            </w:r>
            <w:r w:rsidDel="00000000" w:rsidR="00000000" w:rsidRPr="00000000">
              <w:rPr>
                <w:rtl w:val="0"/>
              </w:rPr>
            </w:r>
          </w:p>
        </w:tc>
      </w:tr>
      <w:tr>
        <w:trPr>
          <w:cantSplit w:val="1"/>
          <w:tblHeader w:val="0"/>
        </w:trPr>
        <w:tc>
          <w:tcPr>
            <w:vMerge w:val="continue"/>
            <w:tcMar>
              <w:top w:w="30.0" w:type="dxa"/>
              <w:left w:w="35.0" w:type="dxa"/>
              <w:bottom w:w="30.0" w:type="dxa"/>
              <w:right w:w="35.0" w:type="dxa"/>
            </w:tcMar>
          </w:tcPr>
          <w:p w:rsidR="00000000" w:rsidDel="00000000" w:rsidP="00000000" w:rsidRDefault="00000000" w:rsidRPr="00000000" w14:paraId="00000C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C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C02">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5.2</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C03">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Catatan disusun dalam bentuk laporan sesuai dengan prosedur.</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C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C06">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5.2</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C07">
            <w:pPr>
              <w:rPr/>
            </w:pPr>
            <w:r w:rsidDel="00000000" w:rsidR="00000000" w:rsidRPr="00000000">
              <w:rPr>
                <w:rFonts w:ascii="Bookman Old Style" w:cs="Bookman Old Style" w:eastAsia="Bookman Old Style" w:hAnsi="Bookman Old Style"/>
                <w:sz w:val="20"/>
                <w:szCs w:val="20"/>
                <w:rtl w:val="0"/>
              </w:rPr>
              <w:t xml:space="preserve">Menyusun catatan dalam bentuk laporan sesuai dengan prosedur secara cermat dan taat mengikuti prosedur.</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blHeader w:val="0"/>
        </w:trPr>
        <w:tc>
          <w:tcPr>
            <w:vMerge w:val="continue"/>
            <w:tcMar>
              <w:top w:w="30.0" w:type="dxa"/>
              <w:left w:w="35.0" w:type="dxa"/>
              <w:bottom w:w="30.0" w:type="dxa"/>
              <w:right w:w="35.0" w:type="dxa"/>
            </w:tcMar>
          </w:tcPr>
          <w:p w:rsidR="00000000" w:rsidDel="00000000" w:rsidP="00000000" w:rsidRDefault="00000000" w:rsidRPr="00000000" w14:paraId="00000C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C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C0B">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5.3</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C0C">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Laporan diarsipkan sesuai dengan prosedur.</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C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C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C0F">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0"/>
                <w:szCs w:val="20"/>
                <w:rtl w:val="0"/>
              </w:rPr>
              <w:t xml:space="preserve">5.3</w:t>
            </w:r>
            <w:r w:rsidDel="00000000" w:rsidR="00000000" w:rsidRPr="00000000">
              <w:rPr>
                <w:rtl w:val="0"/>
              </w:rPr>
            </w:r>
          </w:p>
        </w:tc>
        <w:tc>
          <w:tcPr>
            <w:tcMar>
              <w:top w:w="30.0" w:type="dxa"/>
              <w:left w:w="35.0" w:type="dxa"/>
              <w:bottom w:w="30.0" w:type="dxa"/>
              <w:right w:w="35.0" w:type="dxa"/>
            </w:tcMar>
          </w:tcPr>
          <w:p w:rsidR="00000000" w:rsidDel="00000000" w:rsidP="00000000" w:rsidRDefault="00000000" w:rsidRPr="00000000" w14:paraId="00000C10">
            <w:pPr>
              <w:rPr/>
            </w:pPr>
            <w:r w:rsidDel="00000000" w:rsidR="00000000" w:rsidRPr="00000000">
              <w:rPr>
                <w:rFonts w:ascii="Bookman Old Style" w:cs="Bookman Old Style" w:eastAsia="Bookman Old Style" w:hAnsi="Bookman Old Style"/>
                <w:sz w:val="20"/>
                <w:szCs w:val="20"/>
                <w:rtl w:val="0"/>
              </w:rPr>
              <w:t xml:space="preserve">Mengarsipkan laporan sesuai dengan prosedur secara cermat dan taat mengikuti prosedur.</w:t>
            </w:r>
            <w:r w:rsidDel="00000000" w:rsidR="00000000" w:rsidRPr="00000000">
              <w:rPr>
                <w:rtl w:val="0"/>
              </w:rPr>
            </w:r>
          </w:p>
        </w:tc>
        <w:tc>
          <w:tcPr>
            <w:vMerge w:val="continue"/>
            <w:tcMar>
              <w:top w:w="30.0" w:type="dxa"/>
              <w:left w:w="35.0" w:type="dxa"/>
              <w:bottom w:w="30.0" w:type="dxa"/>
              <w:right w:w="35.0" w:type="dxa"/>
            </w:tcMar>
          </w:tcPr>
          <w:p w:rsidR="00000000" w:rsidDel="00000000" w:rsidP="00000000" w:rsidRDefault="00000000" w:rsidRPr="00000000" w14:paraId="00000C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blHeader w:val="0"/>
        </w:trPr>
        <w:tc>
          <w:tcPr>
            <w:gridSpan w:val="9"/>
            <w:tcMar>
              <w:top w:w="30.0" w:type="dxa"/>
              <w:left w:w="35.0" w:type="dxa"/>
              <w:bottom w:w="30.0" w:type="dxa"/>
              <w:right w:w="35.0" w:type="dxa"/>
            </w:tcMar>
          </w:tcPr>
          <w:p w:rsidR="00000000" w:rsidDel="00000000" w:rsidP="00000000" w:rsidRDefault="00000000" w:rsidRPr="00000000" w14:paraId="00000C12">
            <w:pPr>
              <w:jc w:val="both"/>
              <w:rPr/>
            </w:pPr>
            <w:r w:rsidDel="00000000" w:rsidR="00000000" w:rsidRPr="00000000">
              <w:rPr>
                <w:rFonts w:ascii="Bookman Old Style" w:cs="Bookman Old Style" w:eastAsia="Bookman Old Style" w:hAnsi="Bookman Old Style"/>
                <w:b w:val="1"/>
                <w:bCs w:val="1"/>
                <w:sz w:val="20"/>
                <w:szCs w:val="20"/>
                <w:rtl w:val="0"/>
              </w:rPr>
              <w:t xml:space="preserve">Asesmen</w:t>
              <w:br w:type="textWrapping"/>
            </w:r>
            <w:r w:rsidDel="00000000" w:rsidR="00000000" w:rsidRPr="00000000">
              <w:rPr>
                <w:rFonts w:ascii="Bookman Old Style" w:cs="Bookman Old Style" w:eastAsia="Bookman Old Style" w:hAnsi="Bookman Old Style"/>
                <w:sz w:val="20"/>
                <w:szCs w:val="20"/>
                <w:rtl w:val="0"/>
              </w:rPr>
              <w:t xml:space="preserve">Penilaian mengacu pada Panduan Penilaian unit kompetensi E.38SPH02.031.01 dalam Keputusan Menteri Ketenagakerjaan Republik Indonesia Nomor 61 Tahun 2018.</w:t>
            </w:r>
            <w:r w:rsidDel="00000000" w:rsidR="00000000" w:rsidRPr="00000000">
              <w:rPr>
                <w:rtl w:val="0"/>
              </w:rPr>
            </w:r>
          </w:p>
        </w:tc>
      </w:tr>
    </w:tbl>
    <w:p w:rsidR="00000000" w:rsidDel="00000000" w:rsidP="00000000" w:rsidRDefault="00000000" w:rsidRPr="00000000" w14:paraId="00000C1B">
      <w:pPr>
        <w:spacing w:after="120" w:line="240" w:lineRule="auto"/>
        <w:rPr>
          <w:rFonts w:ascii="Bookman Old Style" w:cs="Bookman Old Style" w:eastAsia="Bookman Old Style" w:hAnsi="Bookman Old Style"/>
          <w:b w:val="1"/>
          <w:bCs w:val="1"/>
          <w:sz w:val="24"/>
          <w:szCs w:val="24"/>
        </w:rPr>
      </w:pPr>
      <w:r w:rsidDel="00000000" w:rsidR="00000000" w:rsidRPr="00000000">
        <w:rPr>
          <w:rtl w:val="0"/>
        </w:rPr>
      </w:r>
    </w:p>
    <w:p w:rsidR="00000000" w:rsidDel="00000000" w:rsidP="00000000" w:rsidRDefault="00000000" w:rsidRPr="00000000" w14:paraId="00000C1C">
      <w:pPr>
        <w:spacing w:after="80" w:before="160" w:line="240" w:lineRule="auto"/>
        <w:rPr/>
      </w:pPr>
      <w:r w:rsidDel="00000000" w:rsidR="00000000" w:rsidRPr="00000000">
        <w:rPr>
          <w:rFonts w:ascii="Bookman Old Style" w:cs="Bookman Old Style" w:eastAsia="Bookman Old Style" w:hAnsi="Bookman Old Style"/>
          <w:b w:val="1"/>
          <w:bCs w:val="1"/>
          <w:sz w:val="24"/>
          <w:szCs w:val="24"/>
          <w:rtl w:val="0"/>
        </w:rPr>
        <w:t xml:space="preserve">II.    Kelompok Unit Kompetensi Penunjang</w:t>
      </w:r>
      <w:r w:rsidDel="00000000" w:rsidR="00000000" w:rsidRPr="00000000">
        <w:rPr>
          <w:rtl w:val="0"/>
        </w:rPr>
      </w:r>
    </w:p>
    <w:p w:rsidR="00000000" w:rsidDel="00000000" w:rsidP="00000000" w:rsidRDefault="00000000" w:rsidRPr="00000000" w14:paraId="00000C1D">
      <w:pPr>
        <w:spacing w:after="40" w:line="240" w:lineRule="auto"/>
        <w:ind w:left="720" w:firstLine="0"/>
        <w:rPr/>
      </w:pPr>
      <w:r w:rsidDel="00000000" w:rsidR="00000000" w:rsidRPr="00000000">
        <w:rPr>
          <w:rFonts w:ascii="Bookman Old Style" w:cs="Bookman Old Style" w:eastAsia="Bookman Old Style" w:hAnsi="Bookman Old Style"/>
          <w:sz w:val="24"/>
          <w:szCs w:val="24"/>
          <w:rtl w:val="0"/>
        </w:rPr>
        <w:t xml:space="preserve">2.1.   Menerapkan Keselamatan dan Kesehatan Kerja (K-3)</w:t>
      </w:r>
      <w:r w:rsidDel="00000000" w:rsidR="00000000" w:rsidRPr="00000000">
        <w:rPr>
          <w:rtl w:val="0"/>
        </w:rPr>
      </w:r>
    </w:p>
    <w:p w:rsidR="00000000" w:rsidDel="00000000" w:rsidP="00000000" w:rsidRDefault="00000000" w:rsidRPr="00000000" w14:paraId="00000C1E">
      <w:pPr>
        <w:spacing w:after="40" w:line="240" w:lineRule="auto"/>
        <w:ind w:left="720" w:firstLine="0"/>
        <w:rPr/>
      </w:pPr>
      <w:r w:rsidDel="00000000" w:rsidR="00000000" w:rsidRPr="00000000">
        <w:rPr>
          <w:rFonts w:ascii="Bookman Old Style" w:cs="Bookman Old Style" w:eastAsia="Bookman Old Style" w:hAnsi="Bookman Old Style"/>
          <w:sz w:val="24"/>
          <w:szCs w:val="24"/>
          <w:rtl w:val="0"/>
        </w:rPr>
        <w:t xml:space="preserve">2.2.   Menangani Keadaan Darurat</w:t>
      </w:r>
      <w:r w:rsidDel="00000000" w:rsidR="00000000" w:rsidRPr="00000000">
        <w:rPr>
          <w:rtl w:val="0"/>
        </w:rPr>
      </w:r>
    </w:p>
    <w:p w:rsidR="00000000" w:rsidDel="00000000" w:rsidP="00000000" w:rsidRDefault="00000000" w:rsidRPr="00000000" w14:paraId="00000C1F">
      <w:pPr>
        <w:spacing w:after="0" w:line="240" w:lineRule="auto"/>
        <w:ind w:left="720" w:firstLine="0"/>
        <w:rPr/>
        <w:sectPr>
          <w:type w:val="nextPage"/>
          <w:pgSz w:h="11906" w:w="16838" w:orient="landscape"/>
          <w:pgMar w:bottom="1440" w:top="1440" w:left="1440" w:right="1440" w:header="708" w:footer="708"/>
        </w:sectPr>
      </w:pPr>
      <w:r w:rsidDel="00000000" w:rsidR="00000000" w:rsidRPr="00000000">
        <w:rPr>
          <w:rFonts w:ascii="Bookman Old Style" w:cs="Bookman Old Style" w:eastAsia="Bookman Old Style" w:hAnsi="Bookman Old Style"/>
          <w:sz w:val="24"/>
          <w:szCs w:val="24"/>
          <w:rtl w:val="0"/>
        </w:rPr>
        <w:t xml:space="preserve">2.3.   Soft Skills, Produktivitas, Komunikasi Operasi, dan Pelaporan Digital</w:t>
      </w:r>
      <w:r w:rsidDel="00000000" w:rsidR="00000000" w:rsidRPr="00000000">
        <w:rPr>
          <w:rtl w:val="0"/>
        </w:rPr>
      </w:r>
    </w:p>
    <w:p w:rsidR="00000000" w:rsidDel="00000000" w:rsidP="00000000" w:rsidRDefault="00000000" w:rsidRPr="00000000" w14:paraId="00000C2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tabs>
          <w:tab w:val="left" w:leader="none" w:pos="709"/>
        </w:tabs>
        <w:spacing w:after="160" w:before="0" w:line="240" w:lineRule="auto"/>
        <w:ind w:left="709" w:right="0" w:hanging="709"/>
        <w:jc w:val="left"/>
        <w:rPr>
          <w:rFonts w:ascii="Bookman Old Style" w:cs="Bookman Old Style" w:eastAsia="Bookman Old Style" w:hAnsi="Bookman Old Style"/>
          <w:b w:val="1"/>
          <w:bCs w:val="1"/>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4"/>
          <w:szCs w:val="24"/>
          <w:u w:val="none"/>
          <w:shd w:fill="auto" w:val="clear"/>
          <w:vertAlign w:val="baseline"/>
          <w:rtl w:val="0"/>
        </w:rPr>
        <w:t xml:space="preserve">DAFTAR PERALATAN YANG DIGUNAKAN</w:t>
      </w:r>
    </w:p>
    <w:p w:rsidR="00000000" w:rsidDel="00000000" w:rsidP="00000000" w:rsidRDefault="00000000" w:rsidRPr="00000000" w14:paraId="00000C21">
      <w:pPr>
        <w:tabs>
          <w:tab w:val="left" w:leader="none" w:pos="709"/>
        </w:tabs>
        <w:spacing w:after="0" w:line="240" w:lineRule="auto"/>
        <w:jc w:val="right"/>
        <w:rPr>
          <w:rFonts w:ascii="Bookman Old Style" w:cs="Bookman Old Style" w:eastAsia="Bookman Old Style" w:hAnsi="Bookman Old Style"/>
          <w:b w:val="1"/>
          <w:bCs w:val="1"/>
          <w:sz w:val="24"/>
          <w:szCs w:val="24"/>
        </w:rPr>
      </w:pPr>
      <w:r w:rsidDel="00000000" w:rsidR="00000000" w:rsidRPr="00000000">
        <w:rPr>
          <w:rtl w:val="0"/>
        </w:rPr>
      </w:r>
    </w:p>
    <w:tbl>
      <w:tblPr>
        <w:tblStyle w:val="Table33"/>
        <w:tblW w:w="921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24"/>
        <w:gridCol w:w="1781"/>
        <w:gridCol w:w="284"/>
        <w:gridCol w:w="154"/>
        <w:gridCol w:w="2401"/>
        <w:gridCol w:w="1153"/>
        <w:gridCol w:w="1285"/>
        <w:gridCol w:w="1385"/>
        <w:gridCol w:w="147"/>
        <w:tblGridChange w:id="0">
          <w:tblGrid>
            <w:gridCol w:w="624"/>
            <w:gridCol w:w="1781"/>
            <w:gridCol w:w="284"/>
            <w:gridCol w:w="154"/>
            <w:gridCol w:w="2401"/>
            <w:gridCol w:w="1153"/>
            <w:gridCol w:w="1285"/>
            <w:gridCol w:w="1385"/>
            <w:gridCol w:w="147"/>
          </w:tblGrid>
        </w:tblGridChange>
      </w:tblGrid>
      <w:tr>
        <w:trPr>
          <w:cantSplit w:val="1"/>
          <w:tblHeader w:val="0"/>
        </w:trPr>
        <w:tc>
          <w:tcPr>
            <w:gridSpan w:val="2"/>
            <w:tcMar>
              <w:top w:w="35.0" w:type="dxa"/>
              <w:left w:w="45.0" w:type="dxa"/>
              <w:bottom w:w="35.0" w:type="dxa"/>
              <w:right w:w="45.0" w:type="dxa"/>
            </w:tcMar>
            <w:vAlign w:val="center"/>
          </w:tcPr>
          <w:p w:rsidR="00000000" w:rsidDel="00000000" w:rsidP="00000000" w:rsidRDefault="00000000" w:rsidRPr="00000000" w14:paraId="00000C22">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3"/>
                <w:szCs w:val="23"/>
                <w:rtl w:val="0"/>
              </w:rPr>
              <w:t xml:space="preserve">Judul</w:t>
            </w:r>
            <w:r w:rsidDel="00000000" w:rsidR="00000000" w:rsidRPr="00000000">
              <w:rPr>
                <w:rtl w:val="0"/>
              </w:rPr>
            </w:r>
          </w:p>
        </w:tc>
        <w:tc>
          <w:tcPr>
            <w:tcMar>
              <w:top w:w="35.0" w:type="dxa"/>
              <w:left w:w="45.0" w:type="dxa"/>
              <w:bottom w:w="35.0" w:type="dxa"/>
              <w:right w:w="45.0" w:type="dxa"/>
            </w:tcMar>
            <w:vAlign w:val="center"/>
          </w:tcPr>
          <w:p w:rsidR="00000000" w:rsidDel="00000000" w:rsidP="00000000" w:rsidRDefault="00000000" w:rsidRPr="00000000" w14:paraId="00000C24">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3"/>
                <w:szCs w:val="23"/>
                <w:rtl w:val="0"/>
              </w:rPr>
              <w:t xml:space="preserve">:</w:t>
            </w:r>
            <w:r w:rsidDel="00000000" w:rsidR="00000000" w:rsidRPr="00000000">
              <w:rPr>
                <w:rtl w:val="0"/>
              </w:rPr>
            </w:r>
          </w:p>
        </w:tc>
        <w:tc>
          <w:tcPr>
            <w:gridSpan w:val="5"/>
            <w:tcMar>
              <w:top w:w="35.0" w:type="dxa"/>
              <w:left w:w="45.0" w:type="dxa"/>
              <w:bottom w:w="35.0" w:type="dxa"/>
              <w:right w:w="45.0" w:type="dxa"/>
            </w:tcMar>
            <w:vAlign w:val="center"/>
          </w:tcPr>
          <w:p w:rsidR="00000000" w:rsidDel="00000000" w:rsidP="00000000" w:rsidRDefault="00000000" w:rsidRPr="00000000" w14:paraId="00000C25">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3"/>
                <w:szCs w:val="23"/>
                <w:rtl w:val="0"/>
              </w:rPr>
              <w:t xml:space="preserve">Mengolah Sampah Menjadi Energi Berbasis Insinerasi pada PLTSa</w:t>
            </w:r>
            <w:r w:rsidDel="00000000" w:rsidR="00000000" w:rsidRPr="00000000">
              <w:rPr>
                <w:rtl w:val="0"/>
              </w:rPr>
            </w:r>
          </w:p>
        </w:tc>
      </w:tr>
      <w:tr>
        <w:trPr>
          <w:cantSplit w:val="1"/>
          <w:tblHeader w:val="0"/>
        </w:trPr>
        <w:tc>
          <w:tcPr>
            <w:gridSpan w:val="2"/>
            <w:tcMar>
              <w:top w:w="35.0" w:type="dxa"/>
              <w:left w:w="45.0" w:type="dxa"/>
              <w:bottom w:w="35.0" w:type="dxa"/>
              <w:right w:w="45.0" w:type="dxa"/>
            </w:tcMar>
            <w:vAlign w:val="center"/>
          </w:tcPr>
          <w:p w:rsidR="00000000" w:rsidDel="00000000" w:rsidP="00000000" w:rsidRDefault="00000000" w:rsidRPr="00000000" w14:paraId="00000C2A">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3"/>
                <w:szCs w:val="23"/>
                <w:rtl w:val="0"/>
              </w:rPr>
              <w:t xml:space="preserve">Perkiraan Waktu</w:t>
            </w:r>
            <w:r w:rsidDel="00000000" w:rsidR="00000000" w:rsidRPr="00000000">
              <w:rPr>
                <w:rtl w:val="0"/>
              </w:rPr>
            </w:r>
          </w:p>
        </w:tc>
        <w:tc>
          <w:tcPr>
            <w:tcMar>
              <w:top w:w="35.0" w:type="dxa"/>
              <w:left w:w="45.0" w:type="dxa"/>
              <w:bottom w:w="35.0" w:type="dxa"/>
              <w:right w:w="45.0" w:type="dxa"/>
            </w:tcMar>
            <w:vAlign w:val="center"/>
          </w:tcPr>
          <w:p w:rsidR="00000000" w:rsidDel="00000000" w:rsidP="00000000" w:rsidRDefault="00000000" w:rsidRPr="00000000" w14:paraId="00000C2C">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3"/>
                <w:szCs w:val="23"/>
                <w:rtl w:val="0"/>
              </w:rPr>
              <w:t xml:space="preserve">:</w:t>
            </w:r>
            <w:r w:rsidDel="00000000" w:rsidR="00000000" w:rsidRPr="00000000">
              <w:rPr>
                <w:rtl w:val="0"/>
              </w:rPr>
            </w:r>
          </w:p>
        </w:tc>
        <w:tc>
          <w:tcPr>
            <w:gridSpan w:val="5"/>
            <w:tcMar>
              <w:top w:w="35.0" w:type="dxa"/>
              <w:left w:w="45.0" w:type="dxa"/>
              <w:bottom w:w="35.0" w:type="dxa"/>
              <w:right w:w="45.0" w:type="dxa"/>
            </w:tcMar>
            <w:vAlign w:val="center"/>
          </w:tcPr>
          <w:p w:rsidR="00000000" w:rsidDel="00000000" w:rsidP="00000000" w:rsidRDefault="00000000" w:rsidRPr="00000000" w14:paraId="00000C2D">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3"/>
                <w:szCs w:val="23"/>
                <w:rtl w:val="0"/>
              </w:rPr>
              <w:t xml:space="preserve">360 JP</w:t>
            </w:r>
            <w:r w:rsidDel="00000000" w:rsidR="00000000" w:rsidRPr="00000000">
              <w:rPr>
                <w:rtl w:val="0"/>
              </w:rPr>
            </w:r>
          </w:p>
        </w:tc>
      </w:tr>
      <w:tr>
        <w:trPr>
          <w:cantSplit w:val="1"/>
          <w:tblHeader w:val="0"/>
        </w:trPr>
        <w:tc>
          <w:tcPr>
            <w:gridSpan w:val="2"/>
            <w:tcMar>
              <w:top w:w="35.0" w:type="dxa"/>
              <w:left w:w="45.0" w:type="dxa"/>
              <w:bottom w:w="35.0" w:type="dxa"/>
              <w:right w:w="45.0" w:type="dxa"/>
            </w:tcMar>
            <w:vAlign w:val="center"/>
          </w:tcPr>
          <w:p w:rsidR="00000000" w:rsidDel="00000000" w:rsidP="00000000" w:rsidRDefault="00000000" w:rsidRPr="00000000" w14:paraId="00000C32">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3"/>
                <w:szCs w:val="23"/>
                <w:rtl w:val="0"/>
              </w:rPr>
              <w:t xml:space="preserve">Metode</w:t>
            </w:r>
            <w:r w:rsidDel="00000000" w:rsidR="00000000" w:rsidRPr="00000000">
              <w:rPr>
                <w:rtl w:val="0"/>
              </w:rPr>
            </w:r>
          </w:p>
        </w:tc>
        <w:tc>
          <w:tcPr>
            <w:tcMar>
              <w:top w:w="35.0" w:type="dxa"/>
              <w:left w:w="45.0" w:type="dxa"/>
              <w:bottom w:w="35.0" w:type="dxa"/>
              <w:right w:w="45.0" w:type="dxa"/>
            </w:tcMar>
            <w:vAlign w:val="center"/>
          </w:tcPr>
          <w:p w:rsidR="00000000" w:rsidDel="00000000" w:rsidP="00000000" w:rsidRDefault="00000000" w:rsidRPr="00000000" w14:paraId="00000C34">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3"/>
                <w:szCs w:val="23"/>
                <w:rtl w:val="0"/>
              </w:rPr>
              <w:t xml:space="preserve">:</w:t>
            </w:r>
            <w:r w:rsidDel="00000000" w:rsidR="00000000" w:rsidRPr="00000000">
              <w:rPr>
                <w:rtl w:val="0"/>
              </w:rPr>
            </w:r>
          </w:p>
        </w:tc>
        <w:tc>
          <w:tcPr>
            <w:gridSpan w:val="5"/>
            <w:tcMar>
              <w:top w:w="35.0" w:type="dxa"/>
              <w:left w:w="45.0" w:type="dxa"/>
              <w:bottom w:w="35.0" w:type="dxa"/>
              <w:right w:w="45.0" w:type="dxa"/>
            </w:tcMar>
            <w:vAlign w:val="center"/>
          </w:tcPr>
          <w:p w:rsidR="00000000" w:rsidDel="00000000" w:rsidP="00000000" w:rsidRDefault="00000000" w:rsidRPr="00000000" w14:paraId="00000C35">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3"/>
                <w:szCs w:val="23"/>
                <w:rtl w:val="0"/>
              </w:rPr>
              <w:t xml:space="preserve">Luring</w:t>
            </w:r>
            <w:r w:rsidDel="00000000" w:rsidR="00000000" w:rsidRPr="00000000">
              <w:rPr>
                <w:rtl w:val="0"/>
              </w:rPr>
            </w:r>
          </w:p>
        </w:tc>
      </w:tr>
      <w:tr>
        <w:trPr>
          <w:cantSplit w:val="1"/>
          <w:trHeight w:val="672" w:hRule="atLeast"/>
          <w:tblHeader w:val="1"/>
        </w:trPr>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C3A">
            <w:pPr>
              <w:jc w:val="cente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0"/>
                <w:szCs w:val="20"/>
                <w:rtl w:val="0"/>
              </w:rPr>
              <w:t xml:space="preserve">No.</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C3B">
            <w:pPr>
              <w:jc w:val="cente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0"/>
                <w:szCs w:val="20"/>
                <w:rtl w:val="0"/>
              </w:rPr>
              <w:t xml:space="preserve">Daftar Alat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C3E">
            <w:pPr>
              <w:jc w:val="cente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0"/>
                <w:szCs w:val="20"/>
                <w:rtl w:val="0"/>
              </w:rPr>
              <w:t xml:space="preserve">Spesifikasi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C3F">
            <w:pPr>
              <w:jc w:val="cente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0"/>
                <w:szCs w:val="20"/>
                <w:rtl w:val="0"/>
              </w:rPr>
              <w:t xml:space="preserve">Jumlah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C40">
            <w:pPr>
              <w:jc w:val="cente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0"/>
                <w:szCs w:val="20"/>
                <w:rtl w:val="0"/>
              </w:rPr>
              <w:t xml:space="preserve">Satuan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C41">
            <w:pPr>
              <w:jc w:val="cente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0"/>
                <w:szCs w:val="20"/>
                <w:rtl w:val="0"/>
              </w:rPr>
              <w:t xml:space="preserve">Ket.</w:t>
            </w:r>
            <w:r w:rsidDel="00000000" w:rsidR="00000000" w:rsidRPr="00000000">
              <w:rPr>
                <w:rtl w:val="0"/>
              </w:rPr>
            </w:r>
          </w:p>
        </w:tc>
      </w:tr>
      <w:tr>
        <w:trPr>
          <w:cantSplit w:val="1"/>
          <w:trHeight w:val="672" w:hRule="atLeast"/>
          <w:tblHeader w:val="1"/>
        </w:trPr>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C43">
            <w:pPr>
              <w:jc w:val="center"/>
              <w:rPr/>
            </w:pPr>
            <w:r w:rsidDel="00000000" w:rsidR="00000000" w:rsidRPr="00000000">
              <w:rPr>
                <w:rFonts w:ascii="Bookman Old Style" w:cs="Bookman Old Style" w:eastAsia="Bookman Old Style" w:hAnsi="Bookman Old Style"/>
                <w:sz w:val="20"/>
                <w:szCs w:val="20"/>
                <w:rtl w:val="0"/>
              </w:rPr>
              <w:t xml:space="preserve">1</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C44">
            <w:pPr>
              <w:rPr/>
            </w:pPr>
            <w:r w:rsidDel="00000000" w:rsidR="00000000" w:rsidRPr="00000000">
              <w:rPr>
                <w:rFonts w:ascii="Bookman Old Style" w:cs="Bookman Old Style" w:eastAsia="Bookman Old Style" w:hAnsi="Bookman Old Style"/>
                <w:sz w:val="20"/>
                <w:szCs w:val="20"/>
                <w:rtl w:val="0"/>
              </w:rPr>
              <w:t xml:space="preserve">Perangkat presentasi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C47">
            <w:pPr>
              <w:rPr/>
            </w:pPr>
            <w:r w:rsidDel="00000000" w:rsidR="00000000" w:rsidRPr="00000000">
              <w:rPr>
                <w:rFonts w:ascii="Bookman Old Style" w:cs="Bookman Old Style" w:eastAsia="Bookman Old Style" w:hAnsi="Bookman Old Style"/>
                <w:sz w:val="20"/>
                <w:szCs w:val="20"/>
                <w:rtl w:val="0"/>
              </w:rPr>
              <w:t xml:space="preserve">Proyektor, layar, dan papan tulis/whiteboard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C48">
            <w:pPr>
              <w:rPr/>
            </w:pPr>
            <w:r w:rsidDel="00000000" w:rsidR="00000000" w:rsidRPr="00000000">
              <w:rPr>
                <w:rFonts w:ascii="Bookman Old Style" w:cs="Bookman Old Style" w:eastAsia="Bookman Old Style" w:hAnsi="Bookman Old Style"/>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C49">
            <w:pPr>
              <w:jc w:val="center"/>
              <w:rPr/>
            </w:pPr>
            <w:r w:rsidDel="00000000" w:rsidR="00000000" w:rsidRPr="00000000">
              <w:rPr>
                <w:rFonts w:ascii="Bookman Old Style" w:cs="Bookman Old Style" w:eastAsia="Bookman Old Style" w:hAnsi="Bookman Old Style"/>
                <w:sz w:val="20"/>
                <w:szCs w:val="20"/>
                <w:rtl w:val="0"/>
              </w:rPr>
              <w:t xml:space="preserve">set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C4A">
            <w:pPr>
              <w:rPr/>
            </w:pPr>
            <w:r w:rsidDel="00000000" w:rsidR="00000000" w:rsidRPr="00000000">
              <w:rPr>
                <w:rFonts w:ascii="Bookman Old Style" w:cs="Bookman Old Style" w:eastAsia="Bookman Old Style" w:hAnsi="Bookman Old Style"/>
                <w:sz w:val="20"/>
                <w:szCs w:val="20"/>
                <w:rtl w:val="0"/>
              </w:rPr>
              <w:t xml:space="preserve">Digunakan untuk pembelajaran klasikal</w:t>
            </w:r>
            <w:r w:rsidDel="00000000" w:rsidR="00000000" w:rsidRPr="00000000">
              <w:rPr>
                <w:rtl w:val="0"/>
              </w:rPr>
            </w:r>
          </w:p>
        </w:tc>
      </w:tr>
      <w:tr>
        <w:trPr>
          <w:cantSplit w:val="1"/>
          <w:trHeight w:val="672" w:hRule="atLeast"/>
          <w:tblHeader w:val="1"/>
        </w:trPr>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C4C">
            <w:pPr>
              <w:jc w:val="center"/>
              <w:rPr/>
            </w:pPr>
            <w:r w:rsidDel="00000000" w:rsidR="00000000" w:rsidRPr="00000000">
              <w:rPr>
                <w:rFonts w:ascii="Bookman Old Style" w:cs="Bookman Old Style" w:eastAsia="Bookman Old Style" w:hAnsi="Bookman Old Style"/>
                <w:sz w:val="20"/>
                <w:szCs w:val="20"/>
                <w:rtl w:val="0"/>
              </w:rPr>
              <w:t xml:space="preserve">2</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C4D">
            <w:pPr>
              <w:rPr/>
            </w:pPr>
            <w:r w:rsidDel="00000000" w:rsidR="00000000" w:rsidRPr="00000000">
              <w:rPr>
                <w:rFonts w:ascii="Bookman Old Style" w:cs="Bookman Old Style" w:eastAsia="Bookman Old Style" w:hAnsi="Bookman Old Style"/>
                <w:sz w:val="20"/>
                <w:szCs w:val="20"/>
                <w:rtl w:val="0"/>
              </w:rPr>
              <w:t xml:space="preserve">Laptop/komputer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C50">
            <w:pPr>
              <w:rPr/>
            </w:pPr>
            <w:r w:rsidDel="00000000" w:rsidR="00000000" w:rsidRPr="00000000">
              <w:rPr>
                <w:rFonts w:ascii="Bookman Old Style" w:cs="Bookman Old Style" w:eastAsia="Bookman Old Style" w:hAnsi="Bookman Old Style"/>
                <w:sz w:val="20"/>
                <w:szCs w:val="20"/>
                <w:rtl w:val="0"/>
              </w:rPr>
              <w:t xml:space="preserve">Mendukung simulator, pengolah data, dan pelaporan digital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C51">
            <w:pPr>
              <w:rPr/>
            </w:pPr>
            <w:r w:rsidDel="00000000" w:rsidR="00000000" w:rsidRPr="00000000">
              <w:rPr>
                <w:rFonts w:ascii="Bookman Old Style" w:cs="Bookman Old Style" w:eastAsia="Bookman Old Style" w:hAnsi="Bookman Old Style"/>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C52">
            <w:pPr>
              <w:jc w:val="center"/>
              <w:rPr/>
            </w:pPr>
            <w:r w:rsidDel="00000000" w:rsidR="00000000" w:rsidRPr="00000000">
              <w:rPr>
                <w:rFonts w:ascii="Bookman Old Style" w:cs="Bookman Old Style" w:eastAsia="Bookman Old Style" w:hAnsi="Bookman Old Style"/>
                <w:sz w:val="20"/>
                <w:szCs w:val="20"/>
                <w:rtl w:val="0"/>
              </w:rPr>
              <w:t xml:space="preserve">unit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C53">
            <w:pPr>
              <w:rPr/>
            </w:pPr>
            <w:r w:rsidDel="00000000" w:rsidR="00000000" w:rsidRPr="00000000">
              <w:rPr>
                <w:rFonts w:ascii="Bookman Old Style" w:cs="Bookman Old Style" w:eastAsia="Bookman Old Style" w:hAnsi="Bookman Old Style"/>
                <w:sz w:val="20"/>
                <w:szCs w:val="20"/>
                <w:rtl w:val="0"/>
              </w:rPr>
              <w:t xml:space="preserve">1 unit untuk 2 peserta</w:t>
            </w:r>
            <w:r w:rsidDel="00000000" w:rsidR="00000000" w:rsidRPr="00000000">
              <w:rPr>
                <w:rtl w:val="0"/>
              </w:rPr>
            </w:r>
          </w:p>
        </w:tc>
      </w:tr>
      <w:tr>
        <w:trPr>
          <w:cantSplit w:val="1"/>
          <w:trHeight w:val="672" w:hRule="atLeast"/>
          <w:tblHeader w:val="1"/>
        </w:trPr>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C55">
            <w:pPr>
              <w:jc w:val="center"/>
              <w:rPr/>
            </w:pPr>
            <w:r w:rsidDel="00000000" w:rsidR="00000000" w:rsidRPr="00000000">
              <w:rPr>
                <w:rFonts w:ascii="Bookman Old Style" w:cs="Bookman Old Style" w:eastAsia="Bookman Old Style" w:hAnsi="Bookman Old Style"/>
                <w:sz w:val="20"/>
                <w:szCs w:val="20"/>
                <w:rtl w:val="0"/>
              </w:rPr>
              <w:t xml:space="preserve">3</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C56">
            <w:pPr>
              <w:rPr/>
            </w:pPr>
            <w:r w:rsidDel="00000000" w:rsidR="00000000" w:rsidRPr="00000000">
              <w:rPr>
                <w:rFonts w:ascii="Bookman Old Style" w:cs="Bookman Old Style" w:eastAsia="Bookman Old Style" w:hAnsi="Bookman Old Style"/>
                <w:sz w:val="20"/>
                <w:szCs w:val="20"/>
                <w:rtl w:val="0"/>
              </w:rPr>
              <w:t xml:space="preserve">Simulator terintegrasi PLTSa/DCS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C59">
            <w:pPr>
              <w:rPr/>
            </w:pPr>
            <w:r w:rsidDel="00000000" w:rsidR="00000000" w:rsidRPr="00000000">
              <w:rPr>
                <w:rFonts w:ascii="Bookman Old Style" w:cs="Bookman Old Style" w:eastAsia="Bookman Old Style" w:hAnsi="Bookman Old Style"/>
                <w:sz w:val="20"/>
                <w:szCs w:val="20"/>
                <w:rtl w:val="0"/>
              </w:rPr>
              <w:t xml:space="preserve">Mencakup penerimaan sampah, pembakaran, boiler, siklus uap, turbin-generator, alarm, dan trend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C5A">
            <w:pPr>
              <w:rPr/>
            </w:pPr>
            <w:r w:rsidDel="00000000" w:rsidR="00000000" w:rsidRPr="00000000">
              <w:rPr>
                <w:rFonts w:ascii="Bookman Old Style" w:cs="Bookman Old Style" w:eastAsia="Bookman Old Style" w:hAnsi="Bookman Old Style"/>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C5B">
            <w:pPr>
              <w:jc w:val="center"/>
              <w:rPr/>
            </w:pPr>
            <w:r w:rsidDel="00000000" w:rsidR="00000000" w:rsidRPr="00000000">
              <w:rPr>
                <w:rFonts w:ascii="Bookman Old Style" w:cs="Bookman Old Style" w:eastAsia="Bookman Old Style" w:hAnsi="Bookman Old Style"/>
                <w:sz w:val="20"/>
                <w:szCs w:val="20"/>
                <w:rtl w:val="0"/>
              </w:rPr>
              <w:t xml:space="preserve">stasiun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C5C">
            <w:pPr>
              <w:rPr/>
            </w:pPr>
            <w:r w:rsidDel="00000000" w:rsidR="00000000" w:rsidRPr="00000000">
              <w:rPr>
                <w:rFonts w:ascii="Bookman Old Style" w:cs="Bookman Old Style" w:eastAsia="Bookman Old Style" w:hAnsi="Bookman Old Style"/>
                <w:sz w:val="20"/>
                <w:szCs w:val="20"/>
                <w:rtl w:val="0"/>
              </w:rPr>
              <w:t xml:space="preserve">1 stasiun untuk 4 peserta</w:t>
            </w:r>
            <w:r w:rsidDel="00000000" w:rsidR="00000000" w:rsidRPr="00000000">
              <w:rPr>
                <w:rtl w:val="0"/>
              </w:rPr>
            </w:r>
          </w:p>
        </w:tc>
      </w:tr>
      <w:tr>
        <w:trPr>
          <w:cantSplit w:val="1"/>
          <w:trHeight w:val="672" w:hRule="atLeast"/>
          <w:tblHeader w:val="1"/>
        </w:trPr>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C5E">
            <w:pPr>
              <w:jc w:val="center"/>
              <w:rPr/>
            </w:pPr>
            <w:r w:rsidDel="00000000" w:rsidR="00000000" w:rsidRPr="00000000">
              <w:rPr>
                <w:rFonts w:ascii="Bookman Old Style" w:cs="Bookman Old Style" w:eastAsia="Bookman Old Style" w:hAnsi="Bookman Old Style"/>
                <w:sz w:val="20"/>
                <w:szCs w:val="20"/>
                <w:rtl w:val="0"/>
              </w:rPr>
              <w:t xml:space="preserve">4</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C5F">
            <w:pPr>
              <w:rPr/>
            </w:pPr>
            <w:r w:rsidDel="00000000" w:rsidR="00000000" w:rsidRPr="00000000">
              <w:rPr>
                <w:rFonts w:ascii="Bookman Old Style" w:cs="Bookman Old Style" w:eastAsia="Bookman Old Style" w:hAnsi="Bookman Old Style"/>
                <w:sz w:val="20"/>
                <w:szCs w:val="20"/>
                <w:rtl w:val="0"/>
              </w:rPr>
              <w:t xml:space="preserve">Trainer pemilah sampah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C62">
            <w:pPr>
              <w:rPr/>
            </w:pPr>
            <w:r w:rsidDel="00000000" w:rsidR="00000000" w:rsidRPr="00000000">
              <w:rPr>
                <w:rFonts w:ascii="Bookman Old Style" w:cs="Bookman Old Style" w:eastAsia="Bookman Old Style" w:hAnsi="Bookman Old Style"/>
                <w:sz w:val="20"/>
                <w:szCs w:val="20"/>
                <w:rtl w:val="0"/>
              </w:rPr>
              <w:t xml:space="preserve">Semimekanis/mekanis; conveyor/screening trainer, wadah sampah, pengaman, dan tombol penghentian darurat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C63">
            <w:pPr>
              <w:rPr/>
            </w:pPr>
            <w:r w:rsidDel="00000000" w:rsidR="00000000" w:rsidRPr="00000000">
              <w:rPr>
                <w:rFonts w:ascii="Bookman Old Style" w:cs="Bookman Old Style" w:eastAsia="Bookman Old Style" w:hAnsi="Bookman Old Style"/>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C64">
            <w:pPr>
              <w:jc w:val="center"/>
              <w:rPr/>
            </w:pPr>
            <w:r w:rsidDel="00000000" w:rsidR="00000000" w:rsidRPr="00000000">
              <w:rPr>
                <w:rFonts w:ascii="Bookman Old Style" w:cs="Bookman Old Style" w:eastAsia="Bookman Old Style" w:hAnsi="Bookman Old Style"/>
                <w:sz w:val="20"/>
                <w:szCs w:val="20"/>
                <w:rtl w:val="0"/>
              </w:rPr>
              <w:t xml:space="preserve">set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C65">
            <w:pPr>
              <w:rPr/>
            </w:pPr>
            <w:r w:rsidDel="00000000" w:rsidR="00000000" w:rsidRPr="00000000">
              <w:rPr>
                <w:rFonts w:ascii="Bookman Old Style" w:cs="Bookman Old Style" w:eastAsia="Bookman Old Style" w:hAnsi="Bookman Old Style"/>
                <w:sz w:val="20"/>
                <w:szCs w:val="20"/>
                <w:rtl w:val="0"/>
              </w:rPr>
              <w:t xml:space="preserve">1 set untuk setiap kelompok praktik</w:t>
            </w:r>
            <w:r w:rsidDel="00000000" w:rsidR="00000000" w:rsidRPr="00000000">
              <w:rPr>
                <w:rtl w:val="0"/>
              </w:rPr>
            </w:r>
          </w:p>
        </w:tc>
      </w:tr>
      <w:tr>
        <w:trPr>
          <w:cantSplit w:val="1"/>
          <w:trHeight w:val="672" w:hRule="atLeast"/>
          <w:tblHeader w:val="1"/>
        </w:trPr>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C67">
            <w:pPr>
              <w:jc w:val="center"/>
              <w:rPr/>
            </w:pPr>
            <w:r w:rsidDel="00000000" w:rsidR="00000000" w:rsidRPr="00000000">
              <w:rPr>
                <w:rFonts w:ascii="Bookman Old Style" w:cs="Bookman Old Style" w:eastAsia="Bookman Old Style" w:hAnsi="Bookman Old Style"/>
                <w:sz w:val="20"/>
                <w:szCs w:val="20"/>
                <w:rtl w:val="0"/>
              </w:rPr>
              <w:t xml:space="preserve">5</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C68">
            <w:pPr>
              <w:rPr/>
            </w:pPr>
            <w:r w:rsidDel="00000000" w:rsidR="00000000" w:rsidRPr="00000000">
              <w:rPr>
                <w:rFonts w:ascii="Bookman Old Style" w:cs="Bookman Old Style" w:eastAsia="Bookman Old Style" w:hAnsi="Bookman Old Style"/>
                <w:sz w:val="20"/>
                <w:szCs w:val="20"/>
                <w:rtl w:val="0"/>
              </w:rPr>
              <w:t xml:space="preserve">Trainer unit pembakaran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C6B">
            <w:pPr>
              <w:rPr/>
            </w:pPr>
            <w:r w:rsidDel="00000000" w:rsidR="00000000" w:rsidRPr="00000000">
              <w:rPr>
                <w:rFonts w:ascii="Bookman Old Style" w:cs="Bookman Old Style" w:eastAsia="Bookman Old Style" w:hAnsi="Bookman Old Style"/>
                <w:sz w:val="20"/>
                <w:szCs w:val="20"/>
                <w:rtl w:val="0"/>
              </w:rPr>
              <w:t xml:space="preserve">Sistem injeksi bahan bakar tambahan, ruang bakar, injeksi udara tambahan, panel kontrol, dan simulasi gangguan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C6C">
            <w:pPr>
              <w:rPr/>
            </w:pPr>
            <w:r w:rsidDel="00000000" w:rsidR="00000000" w:rsidRPr="00000000">
              <w:rPr>
                <w:rFonts w:ascii="Bookman Old Style" w:cs="Bookman Old Style" w:eastAsia="Bookman Old Style" w:hAnsi="Bookman Old Style"/>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C6D">
            <w:pPr>
              <w:jc w:val="center"/>
              <w:rPr/>
            </w:pPr>
            <w:r w:rsidDel="00000000" w:rsidR="00000000" w:rsidRPr="00000000">
              <w:rPr>
                <w:rFonts w:ascii="Bookman Old Style" w:cs="Bookman Old Style" w:eastAsia="Bookman Old Style" w:hAnsi="Bookman Old Style"/>
                <w:sz w:val="20"/>
                <w:szCs w:val="20"/>
                <w:rtl w:val="0"/>
              </w:rPr>
              <w:t xml:space="preserve">set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C6E">
            <w:pPr>
              <w:rPr/>
            </w:pPr>
            <w:r w:rsidDel="00000000" w:rsidR="00000000" w:rsidRPr="00000000">
              <w:rPr>
                <w:rFonts w:ascii="Bookman Old Style" w:cs="Bookman Old Style" w:eastAsia="Bookman Old Style" w:hAnsi="Bookman Old Style"/>
                <w:sz w:val="20"/>
                <w:szCs w:val="20"/>
                <w:rtl w:val="0"/>
              </w:rPr>
              <w:t xml:space="preserve">1 set untuk setiap kelompok praktik</w:t>
            </w:r>
            <w:r w:rsidDel="00000000" w:rsidR="00000000" w:rsidRPr="00000000">
              <w:rPr>
                <w:rtl w:val="0"/>
              </w:rPr>
            </w:r>
          </w:p>
        </w:tc>
      </w:tr>
      <w:tr>
        <w:trPr>
          <w:cantSplit w:val="1"/>
          <w:trHeight w:val="672" w:hRule="atLeast"/>
          <w:tblHeader w:val="1"/>
        </w:trPr>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C70">
            <w:pPr>
              <w:jc w:val="center"/>
              <w:rPr/>
            </w:pPr>
            <w:r w:rsidDel="00000000" w:rsidR="00000000" w:rsidRPr="00000000">
              <w:rPr>
                <w:rFonts w:ascii="Bookman Old Style" w:cs="Bookman Old Style" w:eastAsia="Bookman Old Style" w:hAnsi="Bookman Old Style"/>
                <w:sz w:val="20"/>
                <w:szCs w:val="20"/>
                <w:rtl w:val="0"/>
              </w:rPr>
              <w:t xml:space="preserve">6</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C71">
            <w:pPr>
              <w:rPr/>
            </w:pPr>
            <w:r w:rsidDel="00000000" w:rsidR="00000000" w:rsidRPr="00000000">
              <w:rPr>
                <w:rFonts w:ascii="Bookman Old Style" w:cs="Bookman Old Style" w:eastAsia="Bookman Old Style" w:hAnsi="Bookman Old Style"/>
                <w:sz w:val="20"/>
                <w:szCs w:val="20"/>
                <w:rtl w:val="0"/>
              </w:rPr>
              <w:t xml:space="preserve">Trainer boiler pada insinerator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C74">
            <w:pPr>
              <w:rPr/>
            </w:pPr>
            <w:r w:rsidDel="00000000" w:rsidR="00000000" w:rsidRPr="00000000">
              <w:rPr>
                <w:rFonts w:ascii="Bookman Old Style" w:cs="Bookman Old Style" w:eastAsia="Bookman Old Style" w:hAnsi="Bookman Old Style"/>
                <w:sz w:val="20"/>
                <w:szCs w:val="20"/>
                <w:rtl w:val="0"/>
              </w:rPr>
              <w:t xml:space="preserve">Sistem air tambahan, valve, indikator tekanan dan temperatur, kontrol, serta instrumentasi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C75">
            <w:pPr>
              <w:rPr/>
            </w:pPr>
            <w:r w:rsidDel="00000000" w:rsidR="00000000" w:rsidRPr="00000000">
              <w:rPr>
                <w:rFonts w:ascii="Bookman Old Style" w:cs="Bookman Old Style" w:eastAsia="Bookman Old Style" w:hAnsi="Bookman Old Style"/>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C76">
            <w:pPr>
              <w:jc w:val="center"/>
              <w:rPr/>
            </w:pPr>
            <w:r w:rsidDel="00000000" w:rsidR="00000000" w:rsidRPr="00000000">
              <w:rPr>
                <w:rFonts w:ascii="Bookman Old Style" w:cs="Bookman Old Style" w:eastAsia="Bookman Old Style" w:hAnsi="Bookman Old Style"/>
                <w:sz w:val="20"/>
                <w:szCs w:val="20"/>
                <w:rtl w:val="0"/>
              </w:rPr>
              <w:t xml:space="preserve">set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C77">
            <w:pPr>
              <w:rPr/>
            </w:pPr>
            <w:r w:rsidDel="00000000" w:rsidR="00000000" w:rsidRPr="00000000">
              <w:rPr>
                <w:rFonts w:ascii="Bookman Old Style" w:cs="Bookman Old Style" w:eastAsia="Bookman Old Style" w:hAnsi="Bookman Old Style"/>
                <w:sz w:val="20"/>
                <w:szCs w:val="20"/>
                <w:rtl w:val="0"/>
              </w:rPr>
              <w:t xml:space="preserve">1 set untuk setiap kelompok praktik</w:t>
            </w:r>
            <w:r w:rsidDel="00000000" w:rsidR="00000000" w:rsidRPr="00000000">
              <w:rPr>
                <w:rtl w:val="0"/>
              </w:rPr>
            </w:r>
          </w:p>
        </w:tc>
      </w:tr>
      <w:tr>
        <w:trPr>
          <w:cantSplit w:val="1"/>
          <w:trHeight w:val="672" w:hRule="atLeast"/>
          <w:tblHeader w:val="1"/>
        </w:trPr>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C79">
            <w:pPr>
              <w:jc w:val="center"/>
              <w:rPr/>
            </w:pPr>
            <w:r w:rsidDel="00000000" w:rsidR="00000000" w:rsidRPr="00000000">
              <w:rPr>
                <w:rFonts w:ascii="Bookman Old Style" w:cs="Bookman Old Style" w:eastAsia="Bookman Old Style" w:hAnsi="Bookman Old Style"/>
                <w:sz w:val="20"/>
                <w:szCs w:val="20"/>
                <w:rtl w:val="0"/>
              </w:rPr>
              <w:t xml:space="preserve">7</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C7A">
            <w:pPr>
              <w:rPr/>
            </w:pPr>
            <w:r w:rsidDel="00000000" w:rsidR="00000000" w:rsidRPr="00000000">
              <w:rPr>
                <w:rFonts w:ascii="Bookman Old Style" w:cs="Bookman Old Style" w:eastAsia="Bookman Old Style" w:hAnsi="Bookman Old Style"/>
                <w:sz w:val="20"/>
                <w:szCs w:val="20"/>
                <w:rtl w:val="0"/>
              </w:rPr>
              <w:t xml:space="preserve">Trainer penanganan abu/res</w:t>
            </w:r>
            <w:ins w:author="hanifah nurawaliah" w:id="339" w:date="2026-08-29T05:16:35Z">
              <w:r w:rsidDel="00000000" w:rsidR="00000000" w:rsidRPr="00000000">
                <w:rPr>
                  <w:rFonts w:ascii="Bookman Old Style" w:cs="Bookman Old Style" w:eastAsia="Bookman Old Style" w:hAnsi="Bookman Old Style"/>
                  <w:sz w:val="20"/>
                  <w:szCs w:val="20"/>
                  <w:rtl w:val="0"/>
                </w:rPr>
                <w:t xml:space="preserve">idu insinerator</w:t>
              </w:r>
            </w:ins>
            <w:del w:author="hanifah nurawaliah" w:id="339" w:date="2026-08-29T05:16:35Z">
              <w:r w:rsidDel="00000000" w:rsidR="00000000" w:rsidRPr="00000000">
                <w:rPr>
                  <w:rFonts w:ascii="Bookman Old Style" w:cs="Bookman Old Style" w:eastAsia="Bookman Old Style" w:hAnsi="Bookman Old Style"/>
                  <w:sz w:val="20"/>
                  <w:szCs w:val="20"/>
                  <w:rtl w:val="0"/>
                </w:rPr>
                <w:delText xml:space="preserve">idu</w:delText>
              </w:r>
            </w:del>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C7D">
            <w:pPr>
              <w:rPr/>
            </w:pPr>
            <w:r w:rsidDel="00000000" w:rsidR="00000000" w:rsidRPr="00000000">
              <w:rPr>
                <w:rFonts w:ascii="Bookman Old Style" w:cs="Bookman Old Style" w:eastAsia="Bookman Old Style" w:hAnsi="Bookman Old Style"/>
                <w:sz w:val="20"/>
                <w:szCs w:val="20"/>
                <w:rtl w:val="0"/>
              </w:rPr>
              <w:t xml:space="preserve">Simulasi </w:t>
            </w:r>
            <w:ins w:author="hanifah nurawaliah" w:id="340" w:date="2026-08-29T04:53:47Z">
              <w:r w:rsidDel="00000000" w:rsidR="00000000" w:rsidRPr="00000000">
                <w:rPr>
                  <w:rFonts w:ascii="Bookman Old Style" w:cs="Bookman Old Style" w:eastAsia="Bookman Old Style" w:hAnsi="Bookman Old Style"/>
                  <w:sz w:val="20"/>
                  <w:szCs w:val="20"/>
                  <w:rtl w:val="0"/>
                </w:rPr>
                <w:t xml:space="preserve">penanganan</w:t>
              </w:r>
            </w:ins>
            <w:del w:author="hanifah nurawaliah" w:id="340" w:date="2026-08-29T04:53:47Z">
              <w:r w:rsidDel="00000000" w:rsidR="00000000" w:rsidRPr="00000000">
                <w:rPr>
                  <w:rFonts w:ascii="Bookman Old Style" w:cs="Bookman Old Style" w:eastAsia="Bookman Old Style" w:hAnsi="Bookman Old Style"/>
                  <w:sz w:val="20"/>
                  <w:szCs w:val="20"/>
                  <w:rtl w:val="0"/>
                </w:rPr>
                <w:delText xml:space="preserve">sistem</w:delText>
              </w:r>
            </w:del>
            <w:r w:rsidDel="00000000" w:rsidR="00000000" w:rsidRPr="00000000">
              <w:rPr>
                <w:rFonts w:ascii="Bookman Old Style" w:cs="Bookman Old Style" w:eastAsia="Bookman Old Style" w:hAnsi="Bookman Old Style"/>
                <w:sz w:val="20"/>
                <w:szCs w:val="20"/>
                <w:rtl w:val="0"/>
              </w:rPr>
              <w:t xml:space="preserve"> </w:t>
            </w:r>
            <w:r w:rsidDel="00000000" w:rsidR="00000000" w:rsidRPr="00000000">
              <w:rPr>
                <w:rFonts w:ascii="Bookman Old Style" w:cs="Bookman Old Style" w:eastAsia="Bookman Old Style" w:hAnsi="Bookman Old Style"/>
                <w:i w:val="1"/>
                <w:iCs w:val="1"/>
                <w:sz w:val="20"/>
                <w:szCs w:val="20"/>
                <w:rtl w:val="0"/>
                <w:rPrChange w:author="hanifah nurawaliah" w:id="341" w:date="2026-08-29T04:53:52Z">
                  <w:rPr>
                    <w:rFonts w:ascii="Bookman Old Style" w:cs="Bookman Old Style" w:eastAsia="Bookman Old Style" w:hAnsi="Bookman Old Style"/>
                    <w:sz w:val="20"/>
                    <w:szCs w:val="20"/>
                  </w:rPr>
                </w:rPrChange>
              </w:rPr>
              <w:t xml:space="preserve">bottom ash</w:t>
            </w:r>
            <w:r w:rsidDel="00000000" w:rsidR="00000000" w:rsidRPr="00000000">
              <w:rPr>
                <w:rFonts w:ascii="Bookman Old Style" w:cs="Bookman Old Style" w:eastAsia="Bookman Old Style" w:hAnsi="Bookman Old Style"/>
                <w:sz w:val="20"/>
                <w:szCs w:val="20"/>
                <w:rtl w:val="0"/>
              </w:rPr>
              <w:t xml:space="preserve"> dan </w:t>
            </w:r>
            <w:r w:rsidDel="00000000" w:rsidR="00000000" w:rsidRPr="00000000">
              <w:rPr>
                <w:rFonts w:ascii="Bookman Old Style" w:cs="Bookman Old Style" w:eastAsia="Bookman Old Style" w:hAnsi="Bookman Old Style"/>
                <w:i w:val="1"/>
                <w:iCs w:val="1"/>
                <w:sz w:val="20"/>
                <w:szCs w:val="20"/>
                <w:rtl w:val="0"/>
                <w:rPrChange w:author="hanifah nurawaliah" w:id="342" w:date="2026-08-29T04:53:55Z">
                  <w:rPr>
                    <w:rFonts w:ascii="Bookman Old Style" w:cs="Bookman Old Style" w:eastAsia="Bookman Old Style" w:hAnsi="Bookman Old Style"/>
                    <w:sz w:val="20"/>
                    <w:szCs w:val="20"/>
                  </w:rPr>
                </w:rPrChange>
              </w:rPr>
              <w:t xml:space="preserve">fly ash</w:t>
            </w:r>
            <w:r w:rsidDel="00000000" w:rsidR="00000000" w:rsidRPr="00000000">
              <w:rPr>
                <w:rFonts w:ascii="Bookman Old Style" w:cs="Bookman Old Style" w:eastAsia="Bookman Old Style" w:hAnsi="Bookman Old Style"/>
                <w:sz w:val="20"/>
                <w:szCs w:val="20"/>
                <w:rtl w:val="0"/>
              </w:rPr>
              <w:t xml:space="preserve"> beserta</w:t>
            </w:r>
            <w:ins w:author="hanifah nurawaliah" w:id="343" w:date="2026-08-29T04:54:01Z">
              <w:r w:rsidDel="00000000" w:rsidR="00000000" w:rsidRPr="00000000">
                <w:rPr>
                  <w:rFonts w:ascii="Bookman Old Style" w:cs="Bookman Old Style" w:eastAsia="Bookman Old Style" w:hAnsi="Bookman Old Style"/>
                  <w:sz w:val="20"/>
                  <w:szCs w:val="20"/>
                  <w:rtl w:val="0"/>
                </w:rPr>
                <w:t xml:space="preserve"> APD yang lengkap</w:t>
              </w:r>
            </w:ins>
            <w:del w:author="hanifah nurawaliah" w:id="343" w:date="2026-08-29T04:54:01Z">
              <w:r w:rsidDel="00000000" w:rsidR="00000000" w:rsidRPr="00000000">
                <w:rPr>
                  <w:rFonts w:ascii="Bookman Old Style" w:cs="Bookman Old Style" w:eastAsia="Bookman Old Style" w:hAnsi="Bookman Old Style"/>
                  <w:sz w:val="20"/>
                  <w:szCs w:val="20"/>
                  <w:rtl w:val="0"/>
                </w:rPr>
                <w:delText xml:space="preserve"> sarana penanganan yang aman</w:delText>
              </w:r>
            </w:del>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C7E">
            <w:pPr>
              <w:rPr/>
            </w:pPr>
            <w:r w:rsidDel="00000000" w:rsidR="00000000" w:rsidRPr="00000000">
              <w:rPr>
                <w:rFonts w:ascii="Bookman Old Style" w:cs="Bookman Old Style" w:eastAsia="Bookman Old Style" w:hAnsi="Bookman Old Style"/>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C7F">
            <w:pPr>
              <w:jc w:val="center"/>
              <w:rPr/>
            </w:pPr>
            <w:r w:rsidDel="00000000" w:rsidR="00000000" w:rsidRPr="00000000">
              <w:rPr>
                <w:rFonts w:ascii="Bookman Old Style" w:cs="Bookman Old Style" w:eastAsia="Bookman Old Style" w:hAnsi="Bookman Old Style"/>
                <w:sz w:val="20"/>
                <w:szCs w:val="20"/>
                <w:rtl w:val="0"/>
              </w:rPr>
              <w:t xml:space="preserve">set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C80">
            <w:pPr>
              <w:rPr/>
            </w:pPr>
            <w:r w:rsidDel="00000000" w:rsidR="00000000" w:rsidRPr="00000000">
              <w:rPr>
                <w:rFonts w:ascii="Bookman Old Style" w:cs="Bookman Old Style" w:eastAsia="Bookman Old Style" w:hAnsi="Bookman Old Style"/>
                <w:sz w:val="20"/>
                <w:szCs w:val="20"/>
                <w:rtl w:val="0"/>
              </w:rPr>
              <w:t xml:space="preserve">1 set untuk setiap kelompok praktik</w:t>
            </w:r>
            <w:r w:rsidDel="00000000" w:rsidR="00000000" w:rsidRPr="00000000">
              <w:rPr>
                <w:rtl w:val="0"/>
              </w:rPr>
            </w:r>
          </w:p>
        </w:tc>
      </w:tr>
      <w:tr>
        <w:trPr>
          <w:cantSplit w:val="1"/>
          <w:trHeight w:val="672" w:hRule="atLeast"/>
          <w:tblHeader w:val="1"/>
        </w:trPr>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C82">
            <w:pPr>
              <w:jc w:val="center"/>
              <w:rPr/>
            </w:pPr>
            <w:r w:rsidDel="00000000" w:rsidR="00000000" w:rsidRPr="00000000">
              <w:rPr>
                <w:rFonts w:ascii="Bookman Old Style" w:cs="Bookman Old Style" w:eastAsia="Bookman Old Style" w:hAnsi="Bookman Old Style"/>
                <w:sz w:val="20"/>
                <w:szCs w:val="20"/>
                <w:rtl w:val="0"/>
              </w:rPr>
              <w:t xml:space="preserve">8</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C83">
            <w:pPr>
              <w:rPr/>
            </w:pPr>
            <w:r w:rsidDel="00000000" w:rsidR="00000000" w:rsidRPr="00000000">
              <w:rPr>
                <w:rFonts w:ascii="Bookman Old Style" w:cs="Bookman Old Style" w:eastAsia="Bookman Old Style" w:hAnsi="Bookman Old Style"/>
                <w:sz w:val="20"/>
                <w:szCs w:val="20"/>
                <w:rtl w:val="0"/>
              </w:rPr>
              <w:t xml:space="preserve">Trainer emisi gas buang dan partikulat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C86">
            <w:pPr>
              <w:rPr/>
            </w:pPr>
            <w:r w:rsidDel="00000000" w:rsidR="00000000" w:rsidRPr="00000000">
              <w:rPr>
                <w:rFonts w:ascii="Bookman Old Style" w:cs="Bookman Old Style" w:eastAsia="Bookman Old Style" w:hAnsi="Bookman Old Style"/>
                <w:sz w:val="20"/>
                <w:szCs w:val="20"/>
                <w:rtl w:val="0"/>
              </w:rPr>
              <w:t xml:space="preserve">Simulasi sistem penanganan gas, partikulat, pelepasan gas, kontrol, dan instrumentasi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C87">
            <w:pPr>
              <w:rPr/>
            </w:pPr>
            <w:r w:rsidDel="00000000" w:rsidR="00000000" w:rsidRPr="00000000">
              <w:rPr>
                <w:rFonts w:ascii="Bookman Old Style" w:cs="Bookman Old Style" w:eastAsia="Bookman Old Style" w:hAnsi="Bookman Old Style"/>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C88">
            <w:pPr>
              <w:jc w:val="center"/>
              <w:rPr/>
            </w:pPr>
            <w:r w:rsidDel="00000000" w:rsidR="00000000" w:rsidRPr="00000000">
              <w:rPr>
                <w:rFonts w:ascii="Bookman Old Style" w:cs="Bookman Old Style" w:eastAsia="Bookman Old Style" w:hAnsi="Bookman Old Style"/>
                <w:sz w:val="20"/>
                <w:szCs w:val="20"/>
                <w:rtl w:val="0"/>
              </w:rPr>
              <w:t xml:space="preserve">set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C89">
            <w:pPr>
              <w:rPr/>
            </w:pPr>
            <w:r w:rsidDel="00000000" w:rsidR="00000000" w:rsidRPr="00000000">
              <w:rPr>
                <w:rFonts w:ascii="Bookman Old Style" w:cs="Bookman Old Style" w:eastAsia="Bookman Old Style" w:hAnsi="Bookman Old Style"/>
                <w:sz w:val="20"/>
                <w:szCs w:val="20"/>
                <w:rtl w:val="0"/>
              </w:rPr>
              <w:t xml:space="preserve">1 set untuk setiap kelompok praktik</w:t>
            </w:r>
            <w:r w:rsidDel="00000000" w:rsidR="00000000" w:rsidRPr="00000000">
              <w:rPr>
                <w:rtl w:val="0"/>
              </w:rPr>
            </w:r>
          </w:p>
        </w:tc>
      </w:tr>
      <w:tr>
        <w:trPr>
          <w:cantSplit w:val="1"/>
          <w:trHeight w:val="672" w:hRule="atLeast"/>
          <w:tblHeader w:val="1"/>
        </w:trPr>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C8B">
            <w:pPr>
              <w:jc w:val="center"/>
              <w:rPr/>
            </w:pPr>
            <w:r w:rsidDel="00000000" w:rsidR="00000000" w:rsidRPr="00000000">
              <w:rPr>
                <w:rFonts w:ascii="Bookman Old Style" w:cs="Bookman Old Style" w:eastAsia="Bookman Old Style" w:hAnsi="Bookman Old Style"/>
                <w:sz w:val="20"/>
                <w:szCs w:val="20"/>
                <w:rtl w:val="0"/>
              </w:rPr>
              <w:t xml:space="preserve">9</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C8C">
            <w:pPr>
              <w:rPr/>
            </w:pPr>
            <w:r w:rsidDel="00000000" w:rsidR="00000000" w:rsidRPr="00000000">
              <w:rPr>
                <w:rFonts w:ascii="Bookman Old Style" w:cs="Bookman Old Style" w:eastAsia="Bookman Old Style" w:hAnsi="Bookman Old Style"/>
                <w:sz w:val="20"/>
                <w:szCs w:val="20"/>
                <w:rtl w:val="0"/>
              </w:rPr>
              <w:t xml:space="preserve">Trainer instalasi pengolahan lindi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C8F">
            <w:pPr>
              <w:rPr/>
            </w:pPr>
            <w:r w:rsidDel="00000000" w:rsidR="00000000" w:rsidRPr="00000000">
              <w:rPr>
                <w:rFonts w:ascii="Bookman Old Style" w:cs="Bookman Old Style" w:eastAsia="Bookman Old Style" w:hAnsi="Bookman Old Style"/>
                <w:sz w:val="20"/>
                <w:szCs w:val="20"/>
                <w:rtl w:val="0"/>
              </w:rPr>
              <w:t xml:space="preserve">Tangki, pipa, pompa, blower, unit proses, dan sistem dosing simulasi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C90">
            <w:pPr>
              <w:rPr/>
            </w:pPr>
            <w:r w:rsidDel="00000000" w:rsidR="00000000" w:rsidRPr="00000000">
              <w:rPr>
                <w:rFonts w:ascii="Bookman Old Style" w:cs="Bookman Old Style" w:eastAsia="Bookman Old Style" w:hAnsi="Bookman Old Style"/>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C91">
            <w:pPr>
              <w:jc w:val="center"/>
              <w:rPr/>
            </w:pPr>
            <w:r w:rsidDel="00000000" w:rsidR="00000000" w:rsidRPr="00000000">
              <w:rPr>
                <w:rFonts w:ascii="Bookman Old Style" w:cs="Bookman Old Style" w:eastAsia="Bookman Old Style" w:hAnsi="Bookman Old Style"/>
                <w:sz w:val="20"/>
                <w:szCs w:val="20"/>
                <w:rtl w:val="0"/>
              </w:rPr>
              <w:t xml:space="preserve">set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C92">
            <w:pPr>
              <w:rPr/>
            </w:pPr>
            <w:r w:rsidDel="00000000" w:rsidR="00000000" w:rsidRPr="00000000">
              <w:rPr>
                <w:rFonts w:ascii="Bookman Old Style" w:cs="Bookman Old Style" w:eastAsia="Bookman Old Style" w:hAnsi="Bookman Old Style"/>
                <w:sz w:val="20"/>
                <w:szCs w:val="20"/>
                <w:rtl w:val="0"/>
              </w:rPr>
              <w:t xml:space="preserve">1 set untuk setiap kelompok praktik</w:t>
            </w:r>
            <w:r w:rsidDel="00000000" w:rsidR="00000000" w:rsidRPr="00000000">
              <w:rPr>
                <w:rtl w:val="0"/>
              </w:rPr>
            </w:r>
          </w:p>
        </w:tc>
      </w:tr>
      <w:tr>
        <w:trPr>
          <w:cantSplit w:val="1"/>
          <w:trHeight w:val="672" w:hRule="atLeast"/>
          <w:tblHeader w:val="1"/>
        </w:trPr>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C94">
            <w:pPr>
              <w:jc w:val="center"/>
              <w:rPr/>
            </w:pPr>
            <w:r w:rsidDel="00000000" w:rsidR="00000000" w:rsidRPr="00000000">
              <w:rPr>
                <w:rFonts w:ascii="Bookman Old Style" w:cs="Bookman Old Style" w:eastAsia="Bookman Old Style" w:hAnsi="Bookman Old Style"/>
                <w:sz w:val="20"/>
                <w:szCs w:val="20"/>
                <w:rtl w:val="0"/>
              </w:rPr>
              <w:t xml:space="preserve">10</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C95">
            <w:pPr>
              <w:rPr/>
            </w:pPr>
            <w:r w:rsidDel="00000000" w:rsidR="00000000" w:rsidRPr="00000000">
              <w:rPr>
                <w:rFonts w:ascii="Bookman Old Style" w:cs="Bookman Old Style" w:eastAsia="Bookman Old Style" w:hAnsi="Bookman Old Style"/>
                <w:sz w:val="20"/>
                <w:szCs w:val="20"/>
                <w:rtl w:val="0"/>
              </w:rPr>
              <w:t xml:space="preserve">Trainer sistem Air Condensate dan Air Pengisi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C98">
            <w:pPr>
              <w:rPr/>
            </w:pPr>
            <w:r w:rsidDel="00000000" w:rsidR="00000000" w:rsidRPr="00000000">
              <w:rPr>
                <w:rFonts w:ascii="Bookman Old Style" w:cs="Bookman Old Style" w:eastAsia="Bookman Old Style" w:hAnsi="Bookman Old Style"/>
                <w:sz w:val="20"/>
                <w:szCs w:val="20"/>
                <w:rtl w:val="0"/>
              </w:rPr>
              <w:t xml:space="preserve">Tangki, pompa, valve, serta indikator level, aliran, tekanan, dan temperatur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C99">
            <w:pPr>
              <w:rPr/>
            </w:pPr>
            <w:r w:rsidDel="00000000" w:rsidR="00000000" w:rsidRPr="00000000">
              <w:rPr>
                <w:rFonts w:ascii="Bookman Old Style" w:cs="Bookman Old Style" w:eastAsia="Bookman Old Style" w:hAnsi="Bookman Old Style"/>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C9A">
            <w:pPr>
              <w:jc w:val="center"/>
              <w:rPr/>
            </w:pPr>
            <w:r w:rsidDel="00000000" w:rsidR="00000000" w:rsidRPr="00000000">
              <w:rPr>
                <w:rFonts w:ascii="Bookman Old Style" w:cs="Bookman Old Style" w:eastAsia="Bookman Old Style" w:hAnsi="Bookman Old Style"/>
                <w:sz w:val="20"/>
                <w:szCs w:val="20"/>
                <w:rtl w:val="0"/>
              </w:rPr>
              <w:t xml:space="preserve">set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C9B">
            <w:pPr>
              <w:rPr/>
            </w:pPr>
            <w:r w:rsidDel="00000000" w:rsidR="00000000" w:rsidRPr="00000000">
              <w:rPr>
                <w:rFonts w:ascii="Bookman Old Style" w:cs="Bookman Old Style" w:eastAsia="Bookman Old Style" w:hAnsi="Bookman Old Style"/>
                <w:sz w:val="20"/>
                <w:szCs w:val="20"/>
                <w:rtl w:val="0"/>
              </w:rPr>
              <w:t xml:space="preserve">1 set untuk setiap kelompok praktik</w:t>
            </w:r>
            <w:r w:rsidDel="00000000" w:rsidR="00000000" w:rsidRPr="00000000">
              <w:rPr>
                <w:rtl w:val="0"/>
              </w:rPr>
            </w:r>
          </w:p>
        </w:tc>
      </w:tr>
      <w:tr>
        <w:trPr>
          <w:cantSplit w:val="1"/>
          <w:trHeight w:val="672" w:hRule="atLeast"/>
          <w:tblHeader w:val="1"/>
        </w:trPr>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C9D">
            <w:pPr>
              <w:jc w:val="center"/>
              <w:rPr/>
            </w:pPr>
            <w:r w:rsidDel="00000000" w:rsidR="00000000" w:rsidRPr="00000000">
              <w:rPr>
                <w:rFonts w:ascii="Bookman Old Style" w:cs="Bookman Old Style" w:eastAsia="Bookman Old Style" w:hAnsi="Bookman Old Style"/>
                <w:sz w:val="20"/>
                <w:szCs w:val="20"/>
                <w:rtl w:val="0"/>
              </w:rPr>
              <w:t xml:space="preserve">11</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C9E">
            <w:pPr>
              <w:rPr/>
            </w:pPr>
            <w:r w:rsidDel="00000000" w:rsidR="00000000" w:rsidRPr="00000000">
              <w:rPr>
                <w:rFonts w:ascii="Bookman Old Style" w:cs="Bookman Old Style" w:eastAsia="Bookman Old Style" w:hAnsi="Bookman Old Style"/>
                <w:sz w:val="20"/>
                <w:szCs w:val="20"/>
                <w:rtl w:val="0"/>
              </w:rPr>
              <w:t xml:space="preserve">Trainer sistem Udara Tekan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CA1">
            <w:pPr>
              <w:rPr/>
            </w:pPr>
            <w:r w:rsidDel="00000000" w:rsidR="00000000" w:rsidRPr="00000000">
              <w:rPr>
                <w:rFonts w:ascii="Bookman Old Style" w:cs="Bookman Old Style" w:eastAsia="Bookman Old Style" w:hAnsi="Bookman Old Style"/>
                <w:sz w:val="20"/>
                <w:szCs w:val="20"/>
                <w:rtl w:val="0"/>
              </w:rPr>
              <w:t xml:space="preserve">Kompresor, receiver, dryer/filter, regulator tekanan, dan perangkat keselamatan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CA2">
            <w:pPr>
              <w:rPr/>
            </w:pPr>
            <w:r w:rsidDel="00000000" w:rsidR="00000000" w:rsidRPr="00000000">
              <w:rPr>
                <w:rFonts w:ascii="Bookman Old Style" w:cs="Bookman Old Style" w:eastAsia="Bookman Old Style" w:hAnsi="Bookman Old Style"/>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CA3">
            <w:pPr>
              <w:jc w:val="center"/>
              <w:rPr/>
            </w:pPr>
            <w:r w:rsidDel="00000000" w:rsidR="00000000" w:rsidRPr="00000000">
              <w:rPr>
                <w:rFonts w:ascii="Bookman Old Style" w:cs="Bookman Old Style" w:eastAsia="Bookman Old Style" w:hAnsi="Bookman Old Style"/>
                <w:sz w:val="20"/>
                <w:szCs w:val="20"/>
                <w:rtl w:val="0"/>
              </w:rPr>
              <w:t xml:space="preserve">set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CA4">
            <w:pPr>
              <w:rPr/>
            </w:pPr>
            <w:r w:rsidDel="00000000" w:rsidR="00000000" w:rsidRPr="00000000">
              <w:rPr>
                <w:rFonts w:ascii="Bookman Old Style" w:cs="Bookman Old Style" w:eastAsia="Bookman Old Style" w:hAnsi="Bookman Old Style"/>
                <w:sz w:val="20"/>
                <w:szCs w:val="20"/>
                <w:rtl w:val="0"/>
              </w:rPr>
              <w:t xml:space="preserve">1 set untuk setiap kelompok praktik</w:t>
            </w:r>
            <w:r w:rsidDel="00000000" w:rsidR="00000000" w:rsidRPr="00000000">
              <w:rPr>
                <w:rtl w:val="0"/>
              </w:rPr>
            </w:r>
          </w:p>
        </w:tc>
      </w:tr>
      <w:tr>
        <w:trPr>
          <w:cantSplit w:val="1"/>
          <w:trHeight w:val="672" w:hRule="atLeast"/>
          <w:tblHeader w:val="1"/>
        </w:trPr>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CA6">
            <w:pPr>
              <w:jc w:val="center"/>
              <w:rPr/>
            </w:pPr>
            <w:r w:rsidDel="00000000" w:rsidR="00000000" w:rsidRPr="00000000">
              <w:rPr>
                <w:rFonts w:ascii="Bookman Old Style" w:cs="Bookman Old Style" w:eastAsia="Bookman Old Style" w:hAnsi="Bookman Old Style"/>
                <w:sz w:val="20"/>
                <w:szCs w:val="20"/>
                <w:rtl w:val="0"/>
              </w:rPr>
              <w:t xml:space="preserve">12</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CA7">
            <w:pPr>
              <w:rPr/>
            </w:pPr>
            <w:r w:rsidDel="00000000" w:rsidR="00000000" w:rsidRPr="00000000">
              <w:rPr>
                <w:rFonts w:ascii="Bookman Old Style" w:cs="Bookman Old Style" w:eastAsia="Bookman Old Style" w:hAnsi="Bookman Old Style"/>
                <w:sz w:val="20"/>
                <w:szCs w:val="20"/>
                <w:rtl w:val="0"/>
              </w:rPr>
              <w:t xml:space="preserve">Trainer Water Treatment Plant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CAA">
            <w:pPr>
              <w:rPr/>
            </w:pPr>
            <w:r w:rsidDel="00000000" w:rsidR="00000000" w:rsidRPr="00000000">
              <w:rPr>
                <w:rFonts w:ascii="Bookman Old Style" w:cs="Bookman Old Style" w:eastAsia="Bookman Old Style" w:hAnsi="Bookman Old Style"/>
                <w:sz w:val="20"/>
                <w:szCs w:val="20"/>
                <w:rtl w:val="0"/>
              </w:rPr>
              <w:t xml:space="preserve">Pretreatment, filtrasi, demineralisasi/reverse osmosis simulasi, dan dosing aman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CAB">
            <w:pPr>
              <w:rPr/>
            </w:pPr>
            <w:r w:rsidDel="00000000" w:rsidR="00000000" w:rsidRPr="00000000">
              <w:rPr>
                <w:rFonts w:ascii="Bookman Old Style" w:cs="Bookman Old Style" w:eastAsia="Bookman Old Style" w:hAnsi="Bookman Old Style"/>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CAC">
            <w:pPr>
              <w:jc w:val="center"/>
              <w:rPr/>
            </w:pPr>
            <w:r w:rsidDel="00000000" w:rsidR="00000000" w:rsidRPr="00000000">
              <w:rPr>
                <w:rFonts w:ascii="Bookman Old Style" w:cs="Bookman Old Style" w:eastAsia="Bookman Old Style" w:hAnsi="Bookman Old Style"/>
                <w:sz w:val="20"/>
                <w:szCs w:val="20"/>
                <w:rtl w:val="0"/>
              </w:rPr>
              <w:t xml:space="preserve">set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CAD">
            <w:pPr>
              <w:rPr/>
            </w:pPr>
            <w:r w:rsidDel="00000000" w:rsidR="00000000" w:rsidRPr="00000000">
              <w:rPr>
                <w:rFonts w:ascii="Bookman Old Style" w:cs="Bookman Old Style" w:eastAsia="Bookman Old Style" w:hAnsi="Bookman Old Style"/>
                <w:sz w:val="20"/>
                <w:szCs w:val="20"/>
                <w:rtl w:val="0"/>
              </w:rPr>
              <w:t xml:space="preserve">1 set untuk setiap kelompok praktik</w:t>
            </w:r>
            <w:r w:rsidDel="00000000" w:rsidR="00000000" w:rsidRPr="00000000">
              <w:rPr>
                <w:rtl w:val="0"/>
              </w:rPr>
            </w:r>
          </w:p>
        </w:tc>
      </w:tr>
      <w:tr>
        <w:trPr>
          <w:cantSplit w:val="1"/>
          <w:trHeight w:val="672" w:hRule="atLeast"/>
          <w:tblHeader w:val="1"/>
        </w:trPr>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CAF">
            <w:pPr>
              <w:jc w:val="center"/>
              <w:rPr/>
            </w:pPr>
            <w:r w:rsidDel="00000000" w:rsidR="00000000" w:rsidRPr="00000000">
              <w:rPr>
                <w:rFonts w:ascii="Bookman Old Style" w:cs="Bookman Old Style" w:eastAsia="Bookman Old Style" w:hAnsi="Bookman Old Style"/>
                <w:sz w:val="20"/>
                <w:szCs w:val="20"/>
                <w:rtl w:val="0"/>
              </w:rPr>
              <w:t xml:space="preserve">13</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CB0">
            <w:pPr>
              <w:rPr/>
            </w:pPr>
            <w:r w:rsidDel="00000000" w:rsidR="00000000" w:rsidRPr="00000000">
              <w:rPr>
                <w:rFonts w:ascii="Bookman Old Style" w:cs="Bookman Old Style" w:eastAsia="Bookman Old Style" w:hAnsi="Bookman Old Style"/>
                <w:sz w:val="20"/>
                <w:szCs w:val="20"/>
                <w:rtl w:val="0"/>
              </w:rPr>
              <w:t xml:space="preserve">Trainer Kondenser dan sistem Pendingin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CB3">
            <w:pPr>
              <w:rPr/>
            </w:pPr>
            <w:r w:rsidDel="00000000" w:rsidR="00000000" w:rsidRPr="00000000">
              <w:rPr>
                <w:rFonts w:ascii="Bookman Old Style" w:cs="Bookman Old Style" w:eastAsia="Bookman Old Style" w:hAnsi="Bookman Old Style"/>
                <w:sz w:val="20"/>
                <w:szCs w:val="20"/>
                <w:rtl w:val="0"/>
              </w:rPr>
              <w:t xml:space="preserve">Simulasi kondenser, vakum, cooling tower, dan circulating water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CB4">
            <w:pPr>
              <w:rPr/>
            </w:pPr>
            <w:r w:rsidDel="00000000" w:rsidR="00000000" w:rsidRPr="00000000">
              <w:rPr>
                <w:rFonts w:ascii="Bookman Old Style" w:cs="Bookman Old Style" w:eastAsia="Bookman Old Style" w:hAnsi="Bookman Old Style"/>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CB5">
            <w:pPr>
              <w:jc w:val="center"/>
              <w:rPr/>
            </w:pPr>
            <w:r w:rsidDel="00000000" w:rsidR="00000000" w:rsidRPr="00000000">
              <w:rPr>
                <w:rFonts w:ascii="Bookman Old Style" w:cs="Bookman Old Style" w:eastAsia="Bookman Old Style" w:hAnsi="Bookman Old Style"/>
                <w:sz w:val="20"/>
                <w:szCs w:val="20"/>
                <w:rtl w:val="0"/>
              </w:rPr>
              <w:t xml:space="preserve">set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CB6">
            <w:pPr>
              <w:rPr/>
            </w:pPr>
            <w:r w:rsidDel="00000000" w:rsidR="00000000" w:rsidRPr="00000000">
              <w:rPr>
                <w:rFonts w:ascii="Bookman Old Style" w:cs="Bookman Old Style" w:eastAsia="Bookman Old Style" w:hAnsi="Bookman Old Style"/>
                <w:sz w:val="20"/>
                <w:szCs w:val="20"/>
                <w:rtl w:val="0"/>
              </w:rPr>
              <w:t xml:space="preserve">1 set untuk setiap kelompok praktik</w:t>
            </w:r>
            <w:r w:rsidDel="00000000" w:rsidR="00000000" w:rsidRPr="00000000">
              <w:rPr>
                <w:rtl w:val="0"/>
              </w:rPr>
            </w:r>
          </w:p>
        </w:tc>
      </w:tr>
      <w:tr>
        <w:trPr>
          <w:cantSplit w:val="1"/>
          <w:trHeight w:val="672" w:hRule="atLeast"/>
          <w:tblHeader w:val="1"/>
        </w:trPr>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CB8">
            <w:pPr>
              <w:jc w:val="center"/>
              <w:rPr/>
            </w:pPr>
            <w:r w:rsidDel="00000000" w:rsidR="00000000" w:rsidRPr="00000000">
              <w:rPr>
                <w:rFonts w:ascii="Bookman Old Style" w:cs="Bookman Old Style" w:eastAsia="Bookman Old Style" w:hAnsi="Bookman Old Style"/>
                <w:sz w:val="20"/>
                <w:szCs w:val="20"/>
                <w:rtl w:val="0"/>
              </w:rPr>
              <w:t xml:space="preserve">14</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CB9">
            <w:pPr>
              <w:rPr/>
            </w:pPr>
            <w:r w:rsidDel="00000000" w:rsidR="00000000" w:rsidRPr="00000000">
              <w:rPr>
                <w:rFonts w:ascii="Bookman Old Style" w:cs="Bookman Old Style" w:eastAsia="Bookman Old Style" w:hAnsi="Bookman Old Style"/>
                <w:sz w:val="20"/>
                <w:szCs w:val="20"/>
                <w:rtl w:val="0"/>
              </w:rPr>
              <w:t xml:space="preserve">Trainer turbin-generator/siklus uap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CBC">
            <w:pPr>
              <w:rPr/>
            </w:pPr>
            <w:r w:rsidDel="00000000" w:rsidR="00000000" w:rsidRPr="00000000">
              <w:rPr>
                <w:rFonts w:ascii="Bookman Old Style" w:cs="Bookman Old Style" w:eastAsia="Bookman Old Style" w:hAnsi="Bookman Old Style"/>
                <w:sz w:val="20"/>
                <w:szCs w:val="20"/>
                <w:rtl w:val="0"/>
              </w:rPr>
              <w:t xml:space="preserve">Simulasi fungsi turbin uap, generator, governing, kontrol, dan proteksi dasar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CBD">
            <w:pPr>
              <w:rPr/>
            </w:pPr>
            <w:r w:rsidDel="00000000" w:rsidR="00000000" w:rsidRPr="00000000">
              <w:rPr>
                <w:rFonts w:ascii="Bookman Old Style" w:cs="Bookman Old Style" w:eastAsia="Bookman Old Style" w:hAnsi="Bookman Old Style"/>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CBE">
            <w:pPr>
              <w:jc w:val="center"/>
              <w:rPr/>
            </w:pPr>
            <w:r w:rsidDel="00000000" w:rsidR="00000000" w:rsidRPr="00000000">
              <w:rPr>
                <w:rFonts w:ascii="Bookman Old Style" w:cs="Bookman Old Style" w:eastAsia="Bookman Old Style" w:hAnsi="Bookman Old Style"/>
                <w:sz w:val="20"/>
                <w:szCs w:val="20"/>
                <w:rtl w:val="0"/>
              </w:rPr>
              <w:t xml:space="preserve">set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CBF">
            <w:pPr>
              <w:rPr/>
            </w:pPr>
            <w:r w:rsidDel="00000000" w:rsidR="00000000" w:rsidRPr="00000000">
              <w:rPr>
                <w:rFonts w:ascii="Bookman Old Style" w:cs="Bookman Old Style" w:eastAsia="Bookman Old Style" w:hAnsi="Bookman Old Style"/>
                <w:sz w:val="20"/>
                <w:szCs w:val="20"/>
                <w:rtl w:val="0"/>
              </w:rPr>
              <w:t xml:space="preserve">1 set untuk setiap kelompok praktik</w:t>
            </w:r>
            <w:r w:rsidDel="00000000" w:rsidR="00000000" w:rsidRPr="00000000">
              <w:rPr>
                <w:rtl w:val="0"/>
              </w:rPr>
            </w:r>
          </w:p>
        </w:tc>
      </w:tr>
      <w:tr>
        <w:trPr>
          <w:cantSplit w:val="1"/>
          <w:trHeight w:val="672" w:hRule="atLeast"/>
          <w:tblHeader w:val="1"/>
        </w:trPr>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CC1">
            <w:pPr>
              <w:jc w:val="center"/>
              <w:rPr/>
            </w:pPr>
            <w:r w:rsidDel="00000000" w:rsidR="00000000" w:rsidRPr="00000000">
              <w:rPr>
                <w:rFonts w:ascii="Bookman Old Style" w:cs="Bookman Old Style" w:eastAsia="Bookman Old Style" w:hAnsi="Bookman Old Style"/>
                <w:sz w:val="20"/>
                <w:szCs w:val="20"/>
                <w:rtl w:val="0"/>
              </w:rPr>
              <w:t xml:space="preserve">15</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CC2">
            <w:pPr>
              <w:rPr/>
            </w:pPr>
            <w:r w:rsidDel="00000000" w:rsidR="00000000" w:rsidRPr="00000000">
              <w:rPr>
                <w:rFonts w:ascii="Bookman Old Style" w:cs="Bookman Old Style" w:eastAsia="Bookman Old Style" w:hAnsi="Bookman Old Style"/>
                <w:sz w:val="20"/>
                <w:szCs w:val="20"/>
                <w:rtl w:val="0"/>
              </w:rPr>
              <w:t xml:space="preserve">Alat ukur listrik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CC5">
            <w:pPr>
              <w:rPr/>
            </w:pPr>
            <w:r w:rsidDel="00000000" w:rsidR="00000000" w:rsidRPr="00000000">
              <w:rPr>
                <w:rFonts w:ascii="Bookman Old Style" w:cs="Bookman Old Style" w:eastAsia="Bookman Old Style" w:hAnsi="Bookman Old Style"/>
                <w:sz w:val="20"/>
                <w:szCs w:val="20"/>
                <w:rtl w:val="0"/>
              </w:rPr>
              <w:t xml:space="preserve">Multimeter, clamp meter, dan insulation tester sesuai kategori keselamatan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CC6">
            <w:pPr>
              <w:rPr/>
            </w:pPr>
            <w:r w:rsidDel="00000000" w:rsidR="00000000" w:rsidRPr="00000000">
              <w:rPr>
                <w:rFonts w:ascii="Bookman Old Style" w:cs="Bookman Old Style" w:eastAsia="Bookman Old Style" w:hAnsi="Bookman Old Style"/>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CC7">
            <w:pPr>
              <w:jc w:val="center"/>
              <w:rPr/>
            </w:pPr>
            <w:r w:rsidDel="00000000" w:rsidR="00000000" w:rsidRPr="00000000">
              <w:rPr>
                <w:rFonts w:ascii="Bookman Old Style" w:cs="Bookman Old Style" w:eastAsia="Bookman Old Style" w:hAnsi="Bookman Old Style"/>
                <w:sz w:val="20"/>
                <w:szCs w:val="20"/>
                <w:rtl w:val="0"/>
              </w:rPr>
              <w:t xml:space="preserve">set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CC8">
            <w:pPr>
              <w:rPr/>
            </w:pPr>
            <w:r w:rsidDel="00000000" w:rsidR="00000000" w:rsidRPr="00000000">
              <w:rPr>
                <w:rFonts w:ascii="Bookman Old Style" w:cs="Bookman Old Style" w:eastAsia="Bookman Old Style" w:hAnsi="Bookman Old Style"/>
                <w:sz w:val="20"/>
                <w:szCs w:val="20"/>
                <w:rtl w:val="0"/>
              </w:rPr>
              <w:t xml:space="preserve">1 set untuk setiap kelompok praktik</w:t>
            </w:r>
            <w:r w:rsidDel="00000000" w:rsidR="00000000" w:rsidRPr="00000000">
              <w:rPr>
                <w:rtl w:val="0"/>
              </w:rPr>
            </w:r>
          </w:p>
        </w:tc>
      </w:tr>
      <w:tr>
        <w:trPr>
          <w:cantSplit w:val="1"/>
          <w:trHeight w:val="672" w:hRule="atLeast"/>
          <w:tblHeader w:val="1"/>
        </w:trPr>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CCA">
            <w:pPr>
              <w:jc w:val="center"/>
              <w:rPr/>
            </w:pPr>
            <w:r w:rsidDel="00000000" w:rsidR="00000000" w:rsidRPr="00000000">
              <w:rPr>
                <w:rFonts w:ascii="Bookman Old Style" w:cs="Bookman Old Style" w:eastAsia="Bookman Old Style" w:hAnsi="Bookman Old Style"/>
                <w:sz w:val="20"/>
                <w:szCs w:val="20"/>
                <w:rtl w:val="0"/>
              </w:rPr>
              <w:t xml:space="preserve">16</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CCB">
            <w:pPr>
              <w:rPr/>
            </w:pPr>
            <w:r w:rsidDel="00000000" w:rsidR="00000000" w:rsidRPr="00000000">
              <w:rPr>
                <w:rFonts w:ascii="Bookman Old Style" w:cs="Bookman Old Style" w:eastAsia="Bookman Old Style" w:hAnsi="Bookman Old Style"/>
                <w:sz w:val="20"/>
                <w:szCs w:val="20"/>
                <w:rtl w:val="0"/>
              </w:rPr>
              <w:t xml:space="preserve">Alat ukur proses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CCE">
            <w:pPr>
              <w:rPr/>
            </w:pPr>
            <w:r w:rsidDel="00000000" w:rsidR="00000000" w:rsidRPr="00000000">
              <w:rPr>
                <w:rFonts w:ascii="Bookman Old Style" w:cs="Bookman Old Style" w:eastAsia="Bookman Old Style" w:hAnsi="Bookman Old Style"/>
                <w:sz w:val="20"/>
                <w:szCs w:val="20"/>
                <w:rtl w:val="0"/>
              </w:rPr>
              <w:t xml:space="preserve">Alat ukur tekanan, temperatur, aliran, level, putaran, dan getaran sesuai kebutuhan trainer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CCF">
            <w:pPr>
              <w:rPr/>
            </w:pPr>
            <w:r w:rsidDel="00000000" w:rsidR="00000000" w:rsidRPr="00000000">
              <w:rPr>
                <w:rFonts w:ascii="Bookman Old Style" w:cs="Bookman Old Style" w:eastAsia="Bookman Old Style" w:hAnsi="Bookman Old Style"/>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CD0">
            <w:pPr>
              <w:jc w:val="center"/>
              <w:rPr/>
            </w:pPr>
            <w:r w:rsidDel="00000000" w:rsidR="00000000" w:rsidRPr="00000000">
              <w:rPr>
                <w:rFonts w:ascii="Bookman Old Style" w:cs="Bookman Old Style" w:eastAsia="Bookman Old Style" w:hAnsi="Bookman Old Style"/>
                <w:sz w:val="20"/>
                <w:szCs w:val="20"/>
                <w:rtl w:val="0"/>
              </w:rPr>
              <w:t xml:space="preserve">set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CD1">
            <w:pPr>
              <w:rPr/>
            </w:pPr>
            <w:r w:rsidDel="00000000" w:rsidR="00000000" w:rsidRPr="00000000">
              <w:rPr>
                <w:rFonts w:ascii="Bookman Old Style" w:cs="Bookman Old Style" w:eastAsia="Bookman Old Style" w:hAnsi="Bookman Old Style"/>
                <w:sz w:val="20"/>
                <w:szCs w:val="20"/>
                <w:rtl w:val="0"/>
              </w:rPr>
              <w:t xml:space="preserve">1 set untuk setiap kelompok praktik</w:t>
            </w:r>
            <w:r w:rsidDel="00000000" w:rsidR="00000000" w:rsidRPr="00000000">
              <w:rPr>
                <w:rtl w:val="0"/>
              </w:rPr>
            </w:r>
          </w:p>
        </w:tc>
      </w:tr>
      <w:tr>
        <w:trPr>
          <w:cantSplit w:val="1"/>
          <w:trHeight w:val="672" w:hRule="atLeast"/>
          <w:tblHeader w:val="1"/>
        </w:trPr>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CD3">
            <w:pPr>
              <w:jc w:val="center"/>
              <w:rPr/>
            </w:pPr>
            <w:r w:rsidDel="00000000" w:rsidR="00000000" w:rsidRPr="00000000">
              <w:rPr>
                <w:rFonts w:ascii="Bookman Old Style" w:cs="Bookman Old Style" w:eastAsia="Bookman Old Style" w:hAnsi="Bookman Old Style"/>
                <w:sz w:val="20"/>
                <w:szCs w:val="20"/>
                <w:rtl w:val="0"/>
              </w:rPr>
              <w:t xml:space="preserve">17</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CD4">
            <w:pPr>
              <w:rPr/>
            </w:pPr>
            <w:r w:rsidDel="00000000" w:rsidR="00000000" w:rsidRPr="00000000">
              <w:rPr>
                <w:rFonts w:ascii="Bookman Old Style" w:cs="Bookman Old Style" w:eastAsia="Bookman Old Style" w:hAnsi="Bookman Old Style"/>
                <w:sz w:val="20"/>
                <w:szCs w:val="20"/>
                <w:rtl w:val="0"/>
              </w:rPr>
              <w:t xml:space="preserve">Alat ukur kualitas air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CD7">
            <w:pPr>
              <w:rPr/>
            </w:pPr>
            <w:r w:rsidDel="00000000" w:rsidR="00000000" w:rsidRPr="00000000">
              <w:rPr>
                <w:rFonts w:ascii="Bookman Old Style" w:cs="Bookman Old Style" w:eastAsia="Bookman Old Style" w:hAnsi="Bookman Old Style"/>
                <w:sz w:val="20"/>
                <w:szCs w:val="20"/>
                <w:rtl w:val="0"/>
              </w:rPr>
              <w:t xml:space="preserve">pH meter, conductivity/TDS meter, turbidity meter, dan DO 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CD8">
            <w:pPr>
              <w:rPr/>
            </w:pPr>
            <w:r w:rsidDel="00000000" w:rsidR="00000000" w:rsidRPr="00000000">
              <w:rPr>
                <w:rFonts w:ascii="Bookman Old Style" w:cs="Bookman Old Style" w:eastAsia="Bookman Old Style" w:hAnsi="Bookman Old Style"/>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CD9">
            <w:pPr>
              <w:jc w:val="center"/>
              <w:rPr/>
            </w:pPr>
            <w:r w:rsidDel="00000000" w:rsidR="00000000" w:rsidRPr="00000000">
              <w:rPr>
                <w:rFonts w:ascii="Bookman Old Style" w:cs="Bookman Old Style" w:eastAsia="Bookman Old Style" w:hAnsi="Bookman Old Style"/>
                <w:sz w:val="20"/>
                <w:szCs w:val="20"/>
                <w:rtl w:val="0"/>
              </w:rPr>
              <w:t xml:space="preserve">set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CDA">
            <w:pPr>
              <w:rPr/>
            </w:pPr>
            <w:r w:rsidDel="00000000" w:rsidR="00000000" w:rsidRPr="00000000">
              <w:rPr>
                <w:rFonts w:ascii="Bookman Old Style" w:cs="Bookman Old Style" w:eastAsia="Bookman Old Style" w:hAnsi="Bookman Old Style"/>
                <w:sz w:val="20"/>
                <w:szCs w:val="20"/>
                <w:rtl w:val="0"/>
              </w:rPr>
              <w:t xml:space="preserve">1 set untuk setiap kelompok praktik</w:t>
            </w:r>
            <w:r w:rsidDel="00000000" w:rsidR="00000000" w:rsidRPr="00000000">
              <w:rPr>
                <w:rtl w:val="0"/>
              </w:rPr>
            </w:r>
          </w:p>
        </w:tc>
      </w:tr>
      <w:tr>
        <w:trPr>
          <w:cantSplit w:val="1"/>
          <w:trHeight w:val="672" w:hRule="atLeast"/>
          <w:tblHeader w:val="1"/>
        </w:trPr>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CDC">
            <w:pPr>
              <w:jc w:val="center"/>
              <w:rPr/>
            </w:pPr>
            <w:r w:rsidDel="00000000" w:rsidR="00000000" w:rsidRPr="00000000">
              <w:rPr>
                <w:rFonts w:ascii="Bookman Old Style" w:cs="Bookman Old Style" w:eastAsia="Bookman Old Style" w:hAnsi="Bookman Old Style"/>
                <w:sz w:val="20"/>
                <w:szCs w:val="20"/>
                <w:rtl w:val="0"/>
              </w:rPr>
              <w:t xml:space="preserve">18</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CDD">
            <w:pPr>
              <w:rPr/>
            </w:pPr>
            <w:r w:rsidDel="00000000" w:rsidR="00000000" w:rsidRPr="00000000">
              <w:rPr>
                <w:rFonts w:ascii="Bookman Old Style" w:cs="Bookman Old Style" w:eastAsia="Bookman Old Style" w:hAnsi="Bookman Old Style"/>
                <w:sz w:val="20"/>
                <w:szCs w:val="20"/>
                <w:rtl w:val="0"/>
              </w:rPr>
              <w:t xml:space="preserve">Portable flue gas analyzer/CEMS trainer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CE0">
            <w:pPr>
              <w:rPr/>
            </w:pPr>
            <w:r w:rsidDel="00000000" w:rsidR="00000000" w:rsidRPr="00000000">
              <w:rPr>
                <w:rFonts w:ascii="Bookman Old Style" w:cs="Bookman Old Style" w:eastAsia="Bookman Old Style" w:hAnsi="Bookman Old Style"/>
                <w:sz w:val="20"/>
                <w:szCs w:val="20"/>
                <w:rtl w:val="0"/>
              </w:rPr>
              <w:t xml:space="preserve">Pengukuran atau simulasi parameter O2, CO, CO2, dan partikulat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CE1">
            <w:pPr>
              <w:rPr/>
            </w:pPr>
            <w:r w:rsidDel="00000000" w:rsidR="00000000" w:rsidRPr="00000000">
              <w:rPr>
                <w:rFonts w:ascii="Bookman Old Style" w:cs="Bookman Old Style" w:eastAsia="Bookman Old Style" w:hAnsi="Bookman Old Style"/>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CE2">
            <w:pPr>
              <w:jc w:val="center"/>
              <w:rPr/>
            </w:pPr>
            <w:r w:rsidDel="00000000" w:rsidR="00000000" w:rsidRPr="00000000">
              <w:rPr>
                <w:rFonts w:ascii="Bookman Old Style" w:cs="Bookman Old Style" w:eastAsia="Bookman Old Style" w:hAnsi="Bookman Old Style"/>
                <w:sz w:val="20"/>
                <w:szCs w:val="20"/>
                <w:rtl w:val="0"/>
              </w:rPr>
              <w:t xml:space="preserve">unit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CE3">
            <w:pPr>
              <w:rPr/>
            </w:pPr>
            <w:r w:rsidDel="00000000" w:rsidR="00000000" w:rsidRPr="00000000">
              <w:rPr>
                <w:rFonts w:ascii="Bookman Old Style" w:cs="Bookman Old Style" w:eastAsia="Bookman Old Style" w:hAnsi="Bookman Old Style"/>
                <w:sz w:val="20"/>
                <w:szCs w:val="20"/>
                <w:rtl w:val="0"/>
              </w:rPr>
              <w:t xml:space="preserve">Digunakan bergiliran oleh kelompok praktik</w:t>
            </w:r>
            <w:r w:rsidDel="00000000" w:rsidR="00000000" w:rsidRPr="00000000">
              <w:rPr>
                <w:rtl w:val="0"/>
              </w:rPr>
            </w:r>
          </w:p>
        </w:tc>
      </w:tr>
      <w:tr>
        <w:trPr>
          <w:cantSplit w:val="1"/>
          <w:trHeight w:val="672" w:hRule="atLeast"/>
          <w:tblHeader w:val="1"/>
        </w:trPr>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CE5">
            <w:pPr>
              <w:jc w:val="center"/>
              <w:rPr/>
            </w:pPr>
            <w:r w:rsidDel="00000000" w:rsidR="00000000" w:rsidRPr="00000000">
              <w:rPr>
                <w:rFonts w:ascii="Bookman Old Style" w:cs="Bookman Old Style" w:eastAsia="Bookman Old Style" w:hAnsi="Bookman Old Style"/>
                <w:sz w:val="20"/>
                <w:szCs w:val="20"/>
                <w:rtl w:val="0"/>
              </w:rPr>
              <w:t xml:space="preserve">19</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CE6">
            <w:pPr>
              <w:rPr/>
            </w:pPr>
            <w:r w:rsidDel="00000000" w:rsidR="00000000" w:rsidRPr="00000000">
              <w:rPr>
                <w:rFonts w:ascii="Bookman Old Style" w:cs="Bookman Old Style" w:eastAsia="Bookman Old Style" w:hAnsi="Bookman Old Style"/>
                <w:sz w:val="20"/>
                <w:szCs w:val="20"/>
                <w:rtl w:val="0"/>
              </w:rPr>
              <w:t xml:space="preserve">Peralatan kerja dan hand tools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CE9">
            <w:pPr>
              <w:rPr/>
            </w:pPr>
            <w:r w:rsidDel="00000000" w:rsidR="00000000" w:rsidRPr="00000000">
              <w:rPr>
                <w:rFonts w:ascii="Bookman Old Style" w:cs="Bookman Old Style" w:eastAsia="Bookman Old Style" w:hAnsi="Bookman Old Style"/>
                <w:sz w:val="20"/>
                <w:szCs w:val="20"/>
                <w:rtl w:val="0"/>
              </w:rPr>
              <w:t xml:space="preserve">Kunci, obeng, tang, torque wrench, dan alat kerja lain sesuai trainer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CEA">
            <w:pPr>
              <w:rPr/>
            </w:pPr>
            <w:r w:rsidDel="00000000" w:rsidR="00000000" w:rsidRPr="00000000">
              <w:rPr>
                <w:rFonts w:ascii="Bookman Old Style" w:cs="Bookman Old Style" w:eastAsia="Bookman Old Style" w:hAnsi="Bookman Old Style"/>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CEB">
            <w:pPr>
              <w:jc w:val="center"/>
              <w:rPr/>
            </w:pPr>
            <w:r w:rsidDel="00000000" w:rsidR="00000000" w:rsidRPr="00000000">
              <w:rPr>
                <w:rFonts w:ascii="Bookman Old Style" w:cs="Bookman Old Style" w:eastAsia="Bookman Old Style" w:hAnsi="Bookman Old Style"/>
                <w:sz w:val="20"/>
                <w:szCs w:val="20"/>
                <w:rtl w:val="0"/>
              </w:rPr>
              <w:t xml:space="preserve">set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CEC">
            <w:pPr>
              <w:rPr/>
            </w:pPr>
            <w:r w:rsidDel="00000000" w:rsidR="00000000" w:rsidRPr="00000000">
              <w:rPr>
                <w:rFonts w:ascii="Bookman Old Style" w:cs="Bookman Old Style" w:eastAsia="Bookman Old Style" w:hAnsi="Bookman Old Style"/>
                <w:sz w:val="20"/>
                <w:szCs w:val="20"/>
                <w:rtl w:val="0"/>
              </w:rPr>
              <w:t xml:space="preserve">1 set untuk setiap kelompok praktik</w:t>
            </w:r>
            <w:r w:rsidDel="00000000" w:rsidR="00000000" w:rsidRPr="00000000">
              <w:rPr>
                <w:rtl w:val="0"/>
              </w:rPr>
            </w:r>
          </w:p>
        </w:tc>
      </w:tr>
      <w:tr>
        <w:trPr>
          <w:cantSplit w:val="1"/>
          <w:trHeight w:val="672" w:hRule="atLeast"/>
          <w:tblHeader w:val="1"/>
        </w:trPr>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CEE">
            <w:pPr>
              <w:jc w:val="center"/>
              <w:rPr/>
            </w:pPr>
            <w:r w:rsidDel="00000000" w:rsidR="00000000" w:rsidRPr="00000000">
              <w:rPr>
                <w:rFonts w:ascii="Bookman Old Style" w:cs="Bookman Old Style" w:eastAsia="Bookman Old Style" w:hAnsi="Bookman Old Style"/>
                <w:sz w:val="20"/>
                <w:szCs w:val="20"/>
                <w:rtl w:val="0"/>
              </w:rPr>
              <w:t xml:space="preserve">20</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CEF">
            <w:pPr>
              <w:rPr/>
            </w:pPr>
            <w:r w:rsidDel="00000000" w:rsidR="00000000" w:rsidRPr="00000000">
              <w:rPr>
                <w:rFonts w:ascii="Bookman Old Style" w:cs="Bookman Old Style" w:eastAsia="Bookman Old Style" w:hAnsi="Bookman Old Style"/>
                <w:sz w:val="20"/>
                <w:szCs w:val="20"/>
                <w:rtl w:val="0"/>
              </w:rPr>
              <w:t xml:space="preserve">Peralatan komunikasi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CF2">
            <w:pPr>
              <w:rPr/>
            </w:pPr>
            <w:r w:rsidDel="00000000" w:rsidR="00000000" w:rsidRPr="00000000">
              <w:rPr>
                <w:rFonts w:ascii="Bookman Old Style" w:cs="Bookman Old Style" w:eastAsia="Bookman Old Style" w:hAnsi="Bookman Old Style"/>
                <w:sz w:val="20"/>
                <w:szCs w:val="20"/>
                <w:rtl w:val="0"/>
              </w:rPr>
              <w:t xml:space="preserve">Radio komunikasi/handy talky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CF3">
            <w:pPr>
              <w:rPr/>
            </w:pPr>
            <w:r w:rsidDel="00000000" w:rsidR="00000000" w:rsidRPr="00000000">
              <w:rPr>
                <w:rFonts w:ascii="Bookman Old Style" w:cs="Bookman Old Style" w:eastAsia="Bookman Old Style" w:hAnsi="Bookman Old Style"/>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CF4">
            <w:pPr>
              <w:jc w:val="center"/>
              <w:rPr/>
            </w:pPr>
            <w:r w:rsidDel="00000000" w:rsidR="00000000" w:rsidRPr="00000000">
              <w:rPr>
                <w:rFonts w:ascii="Bookman Old Style" w:cs="Bookman Old Style" w:eastAsia="Bookman Old Style" w:hAnsi="Bookman Old Style"/>
                <w:sz w:val="20"/>
                <w:szCs w:val="20"/>
                <w:rtl w:val="0"/>
              </w:rPr>
              <w:t xml:space="preserve">unit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CF5">
            <w:pPr>
              <w:rPr/>
            </w:pPr>
            <w:r w:rsidDel="00000000" w:rsidR="00000000" w:rsidRPr="00000000">
              <w:rPr>
                <w:rFonts w:ascii="Bookman Old Style" w:cs="Bookman Old Style" w:eastAsia="Bookman Old Style" w:hAnsi="Bookman Old Style"/>
                <w:sz w:val="20"/>
                <w:szCs w:val="20"/>
                <w:rtl w:val="0"/>
              </w:rPr>
              <w:t xml:space="preserve">1 unit untuk setiap kelompok praktik</w:t>
            </w:r>
            <w:r w:rsidDel="00000000" w:rsidR="00000000" w:rsidRPr="00000000">
              <w:rPr>
                <w:rtl w:val="0"/>
              </w:rPr>
            </w:r>
          </w:p>
        </w:tc>
      </w:tr>
      <w:tr>
        <w:trPr>
          <w:cantSplit w:val="1"/>
          <w:trHeight w:val="672" w:hRule="atLeast"/>
          <w:tblHeader w:val="1"/>
        </w:trPr>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CF7">
            <w:pPr>
              <w:jc w:val="center"/>
              <w:rPr/>
            </w:pPr>
            <w:r w:rsidDel="00000000" w:rsidR="00000000" w:rsidRPr="00000000">
              <w:rPr>
                <w:rFonts w:ascii="Bookman Old Style" w:cs="Bookman Old Style" w:eastAsia="Bookman Old Style" w:hAnsi="Bookman Old Style"/>
                <w:sz w:val="20"/>
                <w:szCs w:val="20"/>
                <w:rtl w:val="0"/>
              </w:rPr>
              <w:t xml:space="preserve">21</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CF8">
            <w:pPr>
              <w:rPr/>
            </w:pPr>
            <w:r w:rsidDel="00000000" w:rsidR="00000000" w:rsidRPr="00000000">
              <w:rPr>
                <w:rFonts w:ascii="Bookman Old Style" w:cs="Bookman Old Style" w:eastAsia="Bookman Old Style" w:hAnsi="Bookman Old Style"/>
                <w:sz w:val="20"/>
                <w:szCs w:val="20"/>
                <w:rtl w:val="0"/>
              </w:rPr>
              <w:t xml:space="preserve">Alat Pelindung Diri (APD)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CFB">
            <w:pPr>
              <w:rPr/>
            </w:pPr>
            <w:r w:rsidDel="00000000" w:rsidR="00000000" w:rsidRPr="00000000">
              <w:rPr>
                <w:rFonts w:ascii="Bookman Old Style" w:cs="Bookman Old Style" w:eastAsia="Bookman Old Style" w:hAnsi="Bookman Old Style"/>
                <w:sz w:val="20"/>
                <w:szCs w:val="20"/>
                <w:rtl w:val="0"/>
              </w:rPr>
              <w:t xml:space="preserve">Helm, coverall, safety shoes, sarung tangan, goggles, pelindung pendengaran, dan respirator sesuai risiko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CFC">
            <w:pPr>
              <w:rPr/>
            </w:pPr>
            <w:r w:rsidDel="00000000" w:rsidR="00000000" w:rsidRPr="00000000">
              <w:rPr>
                <w:rFonts w:ascii="Bookman Old Style" w:cs="Bookman Old Style" w:eastAsia="Bookman Old Style" w:hAnsi="Bookman Old Style"/>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CFD">
            <w:pPr>
              <w:jc w:val="center"/>
              <w:rPr/>
            </w:pPr>
            <w:r w:rsidDel="00000000" w:rsidR="00000000" w:rsidRPr="00000000">
              <w:rPr>
                <w:rFonts w:ascii="Bookman Old Style" w:cs="Bookman Old Style" w:eastAsia="Bookman Old Style" w:hAnsi="Bookman Old Style"/>
                <w:sz w:val="20"/>
                <w:szCs w:val="20"/>
                <w:rtl w:val="0"/>
              </w:rPr>
              <w:t xml:space="preserve">set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CFE">
            <w:pPr>
              <w:rPr/>
            </w:pPr>
            <w:r w:rsidDel="00000000" w:rsidR="00000000" w:rsidRPr="00000000">
              <w:rPr>
                <w:rFonts w:ascii="Bookman Old Style" w:cs="Bookman Old Style" w:eastAsia="Bookman Old Style" w:hAnsi="Bookman Old Style"/>
                <w:sz w:val="20"/>
                <w:szCs w:val="20"/>
                <w:rtl w:val="0"/>
              </w:rPr>
              <w:t xml:space="preserve">1 set untuk setiap peserta</w:t>
            </w:r>
            <w:r w:rsidDel="00000000" w:rsidR="00000000" w:rsidRPr="00000000">
              <w:rPr>
                <w:rtl w:val="0"/>
              </w:rPr>
            </w:r>
          </w:p>
        </w:tc>
      </w:tr>
      <w:tr>
        <w:trPr>
          <w:cantSplit w:val="1"/>
          <w:trHeight w:val="672" w:hRule="atLeast"/>
          <w:tblHeader w:val="1"/>
        </w:trPr>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D00">
            <w:pPr>
              <w:jc w:val="center"/>
              <w:rPr/>
            </w:pPr>
            <w:r w:rsidDel="00000000" w:rsidR="00000000" w:rsidRPr="00000000">
              <w:rPr>
                <w:rFonts w:ascii="Bookman Old Style" w:cs="Bookman Old Style" w:eastAsia="Bookman Old Style" w:hAnsi="Bookman Old Style"/>
                <w:sz w:val="20"/>
                <w:szCs w:val="20"/>
                <w:rtl w:val="0"/>
              </w:rPr>
              <w:t xml:space="preserve">22</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D01">
            <w:pPr>
              <w:rPr/>
            </w:pPr>
            <w:r w:rsidDel="00000000" w:rsidR="00000000" w:rsidRPr="00000000">
              <w:rPr>
                <w:rFonts w:ascii="Bookman Old Style" w:cs="Bookman Old Style" w:eastAsia="Bookman Old Style" w:hAnsi="Bookman Old Style"/>
                <w:sz w:val="20"/>
                <w:szCs w:val="20"/>
                <w:rtl w:val="0"/>
              </w:rPr>
              <w:t xml:space="preserve">Alat Pengaman Kerja (APK) dan rambu K3/K2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D04">
            <w:pPr>
              <w:rPr/>
            </w:pPr>
            <w:r w:rsidDel="00000000" w:rsidR="00000000" w:rsidRPr="00000000">
              <w:rPr>
                <w:rFonts w:ascii="Bookman Old Style" w:cs="Bookman Old Style" w:eastAsia="Bookman Old Style" w:hAnsi="Bookman Old Style"/>
                <w:sz w:val="20"/>
                <w:szCs w:val="20"/>
                <w:rtl w:val="0"/>
              </w:rPr>
              <w:t xml:space="preserve">Barikade, traffic cone, bendera, spanduk, dan rambu keselamatan area praktik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D05">
            <w:pPr>
              <w:rPr/>
            </w:pPr>
            <w:r w:rsidDel="00000000" w:rsidR="00000000" w:rsidRPr="00000000">
              <w:rPr>
                <w:rFonts w:ascii="Bookman Old Style" w:cs="Bookman Old Style" w:eastAsia="Bookman Old Style" w:hAnsi="Bookman Old Style"/>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D06">
            <w:pPr>
              <w:jc w:val="center"/>
              <w:rPr/>
            </w:pPr>
            <w:r w:rsidDel="00000000" w:rsidR="00000000" w:rsidRPr="00000000">
              <w:rPr>
                <w:rFonts w:ascii="Bookman Old Style" w:cs="Bookman Old Style" w:eastAsia="Bookman Old Style" w:hAnsi="Bookman Old Style"/>
                <w:sz w:val="20"/>
                <w:szCs w:val="20"/>
                <w:rtl w:val="0"/>
              </w:rPr>
              <w:t xml:space="preserve">set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D07">
            <w:pPr>
              <w:rPr/>
            </w:pPr>
            <w:r w:rsidDel="00000000" w:rsidR="00000000" w:rsidRPr="00000000">
              <w:rPr>
                <w:rFonts w:ascii="Bookman Old Style" w:cs="Bookman Old Style" w:eastAsia="Bookman Old Style" w:hAnsi="Bookman Old Style"/>
                <w:sz w:val="20"/>
                <w:szCs w:val="20"/>
                <w:rtl w:val="0"/>
              </w:rPr>
              <w:t xml:space="preserve">Disediakan pada setiap area praktik</w:t>
            </w:r>
            <w:r w:rsidDel="00000000" w:rsidR="00000000" w:rsidRPr="00000000">
              <w:rPr>
                <w:rtl w:val="0"/>
              </w:rPr>
            </w:r>
          </w:p>
        </w:tc>
      </w:tr>
      <w:tr>
        <w:trPr>
          <w:cantSplit w:val="1"/>
          <w:trHeight w:val="672" w:hRule="atLeast"/>
          <w:tblHeader w:val="1"/>
        </w:trPr>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D09">
            <w:pPr>
              <w:jc w:val="center"/>
              <w:rPr/>
            </w:pPr>
            <w:r w:rsidDel="00000000" w:rsidR="00000000" w:rsidRPr="00000000">
              <w:rPr>
                <w:rFonts w:ascii="Bookman Old Style" w:cs="Bookman Old Style" w:eastAsia="Bookman Old Style" w:hAnsi="Bookman Old Style"/>
                <w:sz w:val="20"/>
                <w:szCs w:val="20"/>
                <w:rtl w:val="0"/>
              </w:rPr>
              <w:t xml:space="preserve">23</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D0A">
            <w:pPr>
              <w:rPr/>
            </w:pPr>
            <w:r w:rsidDel="00000000" w:rsidR="00000000" w:rsidRPr="00000000">
              <w:rPr>
                <w:rFonts w:ascii="Bookman Old Style" w:cs="Bookman Old Style" w:eastAsia="Bookman Old Style" w:hAnsi="Bookman Old Style"/>
                <w:sz w:val="20"/>
                <w:szCs w:val="20"/>
                <w:rtl w:val="0"/>
              </w:rPr>
              <w:t xml:space="preserve">Peralatan pemadam kebakaran dan P3K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D0D">
            <w:pPr>
              <w:rPr/>
            </w:pPr>
            <w:r w:rsidDel="00000000" w:rsidR="00000000" w:rsidRPr="00000000">
              <w:rPr>
                <w:rFonts w:ascii="Bookman Old Style" w:cs="Bookman Old Style" w:eastAsia="Bookman Old Style" w:hAnsi="Bookman Old Style"/>
                <w:sz w:val="20"/>
                <w:szCs w:val="20"/>
                <w:rtl w:val="0"/>
              </w:rPr>
              <w:t xml:space="preserve">APAR trainer/dummy, fire blanket, dan perlengkapan P3K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D0E">
            <w:pPr>
              <w:rPr/>
            </w:pPr>
            <w:r w:rsidDel="00000000" w:rsidR="00000000" w:rsidRPr="00000000">
              <w:rPr>
                <w:rFonts w:ascii="Bookman Old Style" w:cs="Bookman Old Style" w:eastAsia="Bookman Old Style" w:hAnsi="Bookman Old Style"/>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D0F">
            <w:pPr>
              <w:jc w:val="center"/>
              <w:rPr/>
            </w:pPr>
            <w:r w:rsidDel="00000000" w:rsidR="00000000" w:rsidRPr="00000000">
              <w:rPr>
                <w:rFonts w:ascii="Bookman Old Style" w:cs="Bookman Old Style" w:eastAsia="Bookman Old Style" w:hAnsi="Bookman Old Style"/>
                <w:sz w:val="20"/>
                <w:szCs w:val="20"/>
                <w:rtl w:val="0"/>
              </w:rPr>
              <w:t xml:space="preserve">set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D10">
            <w:pPr>
              <w:rPr/>
            </w:pPr>
            <w:r w:rsidDel="00000000" w:rsidR="00000000" w:rsidRPr="00000000">
              <w:rPr>
                <w:rFonts w:ascii="Bookman Old Style" w:cs="Bookman Old Style" w:eastAsia="Bookman Old Style" w:hAnsi="Bookman Old Style"/>
                <w:sz w:val="20"/>
                <w:szCs w:val="20"/>
                <w:rtl w:val="0"/>
              </w:rPr>
              <w:t xml:space="preserve">Disediakan pada area pembelajaran dan praktik</w:t>
            </w:r>
            <w:r w:rsidDel="00000000" w:rsidR="00000000" w:rsidRPr="00000000">
              <w:rPr>
                <w:rtl w:val="0"/>
              </w:rPr>
            </w:r>
          </w:p>
        </w:tc>
      </w:tr>
    </w:tbl>
    <w:p w:rsidR="00000000" w:rsidDel="00000000" w:rsidP="00000000" w:rsidRDefault="00000000" w:rsidRPr="00000000" w14:paraId="00000D12">
      <w:pPr>
        <w:spacing w:after="0" w:before="60" w:line="24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1"/>
          <w:szCs w:val="21"/>
          <w:rtl w:val="0"/>
        </w:rPr>
        <w:t xml:space="preserve">Catatan: </w:t>
      </w:r>
      <w:r w:rsidDel="00000000" w:rsidR="00000000" w:rsidRPr="00000000">
        <w:rPr>
          <w:rFonts w:ascii="Bookman Old Style" w:cs="Bookman Old Style" w:eastAsia="Bookman Old Style" w:hAnsi="Bookman Old Style"/>
          <w:sz w:val="21"/>
          <w:szCs w:val="21"/>
          <w:rtl w:val="0"/>
        </w:rPr>
        <w:t xml:space="preserve">Jumlah pada tabel menunjukkan kebutuhan minimum per rasio penggunaan yang tercantum pada kolom Keterangan; jumlah keseluruhan disesuaikan dengan jumlah peserta dan kelompok praktik. Praktik lapangan atau OJT pada fasilitas PLTSa beroperasi dilaksanakan apabila tersedia akses dari pengelola fasilitas dan wajib mengikuti izin, SOP, ketentuan K3/K2, serta batas kewenangan yang berlaku.</w:t>
      </w:r>
      <w:r w:rsidDel="00000000" w:rsidR="00000000" w:rsidRPr="00000000">
        <w:rPr>
          <w:rtl w:val="0"/>
        </w:rPr>
      </w:r>
    </w:p>
    <w:p w:rsidR="00000000" w:rsidDel="00000000" w:rsidP="00000000" w:rsidRDefault="00000000" w:rsidRPr="00000000" w14:paraId="00000D13">
      <w:pPr>
        <w:rPr>
          <w:rFonts w:ascii="Bookman Old Style" w:cs="Bookman Old Style" w:eastAsia="Bookman Old Style" w:hAnsi="Bookman Old Style"/>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D1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40" w:lineRule="auto"/>
        <w:ind w:left="567" w:right="0" w:hanging="567"/>
        <w:jc w:val="left"/>
        <w:rPr>
          <w:rFonts w:ascii="Bookman Old Style" w:cs="Bookman Old Style" w:eastAsia="Bookman Old Style" w:hAnsi="Bookman Old Style"/>
          <w:b w:val="1"/>
          <w:bCs w:val="1"/>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4"/>
          <w:szCs w:val="24"/>
          <w:u w:val="none"/>
          <w:shd w:fill="auto" w:val="clear"/>
          <w:vertAlign w:val="baseline"/>
          <w:rtl w:val="0"/>
        </w:rPr>
        <w:t xml:space="preserve">DAFTAR BAHAN YANG DIBUTUHKAN</w:t>
      </w:r>
    </w:p>
    <w:p w:rsidR="00000000" w:rsidDel="00000000" w:rsidP="00000000" w:rsidRDefault="00000000" w:rsidRPr="00000000" w14:paraId="00000D15">
      <w:pPr>
        <w:tabs>
          <w:tab w:val="left" w:leader="none" w:pos="709"/>
        </w:tabs>
        <w:spacing w:after="0" w:line="240" w:lineRule="auto"/>
        <w:rPr>
          <w:rFonts w:ascii="Bookman Old Style" w:cs="Bookman Old Style" w:eastAsia="Bookman Old Style" w:hAnsi="Bookman Old Style"/>
          <w:b w:val="1"/>
          <w:bCs w:val="1"/>
          <w:sz w:val="24"/>
          <w:szCs w:val="24"/>
        </w:rPr>
      </w:pPr>
      <w:r w:rsidDel="00000000" w:rsidR="00000000" w:rsidRPr="00000000">
        <w:rPr>
          <w:rtl w:val="0"/>
        </w:rPr>
      </w:r>
    </w:p>
    <w:tbl>
      <w:tblPr>
        <w:tblStyle w:val="Table34"/>
        <w:tblW w:w="921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24"/>
        <w:gridCol w:w="1781"/>
        <w:gridCol w:w="284"/>
        <w:gridCol w:w="171"/>
        <w:gridCol w:w="2396"/>
        <w:gridCol w:w="1153"/>
        <w:gridCol w:w="1273"/>
        <w:gridCol w:w="1385"/>
        <w:gridCol w:w="147"/>
        <w:tblGridChange w:id="0">
          <w:tblGrid>
            <w:gridCol w:w="624"/>
            <w:gridCol w:w="1781"/>
            <w:gridCol w:w="284"/>
            <w:gridCol w:w="171"/>
            <w:gridCol w:w="2396"/>
            <w:gridCol w:w="1153"/>
            <w:gridCol w:w="1273"/>
            <w:gridCol w:w="1385"/>
            <w:gridCol w:w="147"/>
          </w:tblGrid>
        </w:tblGridChange>
      </w:tblGrid>
      <w:tr>
        <w:trPr>
          <w:cantSplit w:val="1"/>
          <w:tblHeader w:val="0"/>
        </w:trPr>
        <w:tc>
          <w:tcPr>
            <w:gridSpan w:val="2"/>
            <w:tcMar>
              <w:top w:w="35.0" w:type="dxa"/>
              <w:left w:w="45.0" w:type="dxa"/>
              <w:bottom w:w="35.0" w:type="dxa"/>
              <w:right w:w="45.0" w:type="dxa"/>
            </w:tcMar>
            <w:vAlign w:val="center"/>
          </w:tcPr>
          <w:p w:rsidR="00000000" w:rsidDel="00000000" w:rsidP="00000000" w:rsidRDefault="00000000" w:rsidRPr="00000000" w14:paraId="00000D16">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3"/>
                <w:szCs w:val="23"/>
                <w:rtl w:val="0"/>
              </w:rPr>
              <w:t xml:space="preserve">Judul</w:t>
            </w:r>
            <w:r w:rsidDel="00000000" w:rsidR="00000000" w:rsidRPr="00000000">
              <w:rPr>
                <w:rtl w:val="0"/>
              </w:rPr>
            </w:r>
          </w:p>
        </w:tc>
        <w:tc>
          <w:tcPr>
            <w:tcMar>
              <w:top w:w="35.0" w:type="dxa"/>
              <w:left w:w="45.0" w:type="dxa"/>
              <w:bottom w:w="35.0" w:type="dxa"/>
              <w:right w:w="45.0" w:type="dxa"/>
            </w:tcMar>
            <w:vAlign w:val="center"/>
          </w:tcPr>
          <w:p w:rsidR="00000000" w:rsidDel="00000000" w:rsidP="00000000" w:rsidRDefault="00000000" w:rsidRPr="00000000" w14:paraId="00000D18">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3"/>
                <w:szCs w:val="23"/>
                <w:rtl w:val="0"/>
              </w:rPr>
              <w:t xml:space="preserve">:</w:t>
            </w:r>
            <w:r w:rsidDel="00000000" w:rsidR="00000000" w:rsidRPr="00000000">
              <w:rPr>
                <w:rtl w:val="0"/>
              </w:rPr>
            </w:r>
          </w:p>
        </w:tc>
        <w:tc>
          <w:tcPr>
            <w:gridSpan w:val="5"/>
            <w:tcMar>
              <w:top w:w="35.0" w:type="dxa"/>
              <w:left w:w="45.0" w:type="dxa"/>
              <w:bottom w:w="35.0" w:type="dxa"/>
              <w:right w:w="45.0" w:type="dxa"/>
            </w:tcMar>
            <w:vAlign w:val="center"/>
          </w:tcPr>
          <w:p w:rsidR="00000000" w:rsidDel="00000000" w:rsidP="00000000" w:rsidRDefault="00000000" w:rsidRPr="00000000" w14:paraId="00000D19">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3"/>
                <w:szCs w:val="23"/>
                <w:rtl w:val="0"/>
              </w:rPr>
              <w:t xml:space="preserve">Mengolah Sampah Menjadi Energi Berbasis Insinerasi pada PLTSa</w:t>
            </w:r>
            <w:r w:rsidDel="00000000" w:rsidR="00000000" w:rsidRPr="00000000">
              <w:rPr>
                <w:rtl w:val="0"/>
              </w:rPr>
            </w:r>
          </w:p>
        </w:tc>
      </w:tr>
      <w:tr>
        <w:trPr>
          <w:cantSplit w:val="1"/>
          <w:tblHeader w:val="0"/>
        </w:trPr>
        <w:tc>
          <w:tcPr>
            <w:gridSpan w:val="2"/>
            <w:tcMar>
              <w:top w:w="35.0" w:type="dxa"/>
              <w:left w:w="45.0" w:type="dxa"/>
              <w:bottom w:w="35.0" w:type="dxa"/>
              <w:right w:w="45.0" w:type="dxa"/>
            </w:tcMar>
            <w:vAlign w:val="center"/>
          </w:tcPr>
          <w:p w:rsidR="00000000" w:rsidDel="00000000" w:rsidP="00000000" w:rsidRDefault="00000000" w:rsidRPr="00000000" w14:paraId="00000D1E">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3"/>
                <w:szCs w:val="23"/>
                <w:rtl w:val="0"/>
              </w:rPr>
              <w:t xml:space="preserve">Perkiraan Waktu</w:t>
            </w:r>
            <w:r w:rsidDel="00000000" w:rsidR="00000000" w:rsidRPr="00000000">
              <w:rPr>
                <w:rtl w:val="0"/>
              </w:rPr>
            </w:r>
          </w:p>
        </w:tc>
        <w:tc>
          <w:tcPr>
            <w:tcMar>
              <w:top w:w="35.0" w:type="dxa"/>
              <w:left w:w="45.0" w:type="dxa"/>
              <w:bottom w:w="35.0" w:type="dxa"/>
              <w:right w:w="45.0" w:type="dxa"/>
            </w:tcMar>
            <w:vAlign w:val="center"/>
          </w:tcPr>
          <w:p w:rsidR="00000000" w:rsidDel="00000000" w:rsidP="00000000" w:rsidRDefault="00000000" w:rsidRPr="00000000" w14:paraId="00000D20">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3"/>
                <w:szCs w:val="23"/>
                <w:rtl w:val="0"/>
              </w:rPr>
              <w:t xml:space="preserve">:</w:t>
            </w:r>
            <w:r w:rsidDel="00000000" w:rsidR="00000000" w:rsidRPr="00000000">
              <w:rPr>
                <w:rtl w:val="0"/>
              </w:rPr>
            </w:r>
          </w:p>
        </w:tc>
        <w:tc>
          <w:tcPr>
            <w:gridSpan w:val="5"/>
            <w:tcMar>
              <w:top w:w="35.0" w:type="dxa"/>
              <w:left w:w="45.0" w:type="dxa"/>
              <w:bottom w:w="35.0" w:type="dxa"/>
              <w:right w:w="45.0" w:type="dxa"/>
            </w:tcMar>
            <w:vAlign w:val="center"/>
          </w:tcPr>
          <w:p w:rsidR="00000000" w:rsidDel="00000000" w:rsidP="00000000" w:rsidRDefault="00000000" w:rsidRPr="00000000" w14:paraId="00000D21">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3"/>
                <w:szCs w:val="23"/>
                <w:rtl w:val="0"/>
              </w:rPr>
              <w:t xml:space="preserve">360 JP</w:t>
            </w:r>
            <w:r w:rsidDel="00000000" w:rsidR="00000000" w:rsidRPr="00000000">
              <w:rPr>
                <w:rtl w:val="0"/>
              </w:rPr>
            </w:r>
          </w:p>
        </w:tc>
      </w:tr>
      <w:tr>
        <w:trPr>
          <w:cantSplit w:val="1"/>
          <w:tblHeader w:val="0"/>
        </w:trPr>
        <w:tc>
          <w:tcPr>
            <w:gridSpan w:val="2"/>
            <w:tcMar>
              <w:top w:w="35.0" w:type="dxa"/>
              <w:left w:w="45.0" w:type="dxa"/>
              <w:bottom w:w="35.0" w:type="dxa"/>
              <w:right w:w="45.0" w:type="dxa"/>
            </w:tcMar>
            <w:vAlign w:val="center"/>
          </w:tcPr>
          <w:p w:rsidR="00000000" w:rsidDel="00000000" w:rsidP="00000000" w:rsidRDefault="00000000" w:rsidRPr="00000000" w14:paraId="00000D26">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3"/>
                <w:szCs w:val="23"/>
                <w:rtl w:val="0"/>
              </w:rPr>
              <w:t xml:space="preserve">Metode</w:t>
            </w:r>
            <w:r w:rsidDel="00000000" w:rsidR="00000000" w:rsidRPr="00000000">
              <w:rPr>
                <w:rtl w:val="0"/>
              </w:rPr>
            </w:r>
          </w:p>
        </w:tc>
        <w:tc>
          <w:tcPr>
            <w:tcMar>
              <w:top w:w="35.0" w:type="dxa"/>
              <w:left w:w="45.0" w:type="dxa"/>
              <w:bottom w:w="35.0" w:type="dxa"/>
              <w:right w:w="45.0" w:type="dxa"/>
            </w:tcMar>
            <w:vAlign w:val="center"/>
          </w:tcPr>
          <w:p w:rsidR="00000000" w:rsidDel="00000000" w:rsidP="00000000" w:rsidRDefault="00000000" w:rsidRPr="00000000" w14:paraId="00000D28">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3"/>
                <w:szCs w:val="23"/>
                <w:rtl w:val="0"/>
              </w:rPr>
              <w:t xml:space="preserve">:</w:t>
            </w:r>
            <w:r w:rsidDel="00000000" w:rsidR="00000000" w:rsidRPr="00000000">
              <w:rPr>
                <w:rtl w:val="0"/>
              </w:rPr>
            </w:r>
          </w:p>
        </w:tc>
        <w:tc>
          <w:tcPr>
            <w:gridSpan w:val="5"/>
            <w:tcMar>
              <w:top w:w="35.0" w:type="dxa"/>
              <w:left w:w="45.0" w:type="dxa"/>
              <w:bottom w:w="35.0" w:type="dxa"/>
              <w:right w:w="45.0" w:type="dxa"/>
            </w:tcMar>
            <w:vAlign w:val="center"/>
          </w:tcPr>
          <w:p w:rsidR="00000000" w:rsidDel="00000000" w:rsidP="00000000" w:rsidRDefault="00000000" w:rsidRPr="00000000" w14:paraId="00000D29">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3"/>
                <w:szCs w:val="23"/>
                <w:rtl w:val="0"/>
              </w:rPr>
              <w:t xml:space="preserve">Luring</w:t>
            </w:r>
            <w:r w:rsidDel="00000000" w:rsidR="00000000" w:rsidRPr="00000000">
              <w:rPr>
                <w:rtl w:val="0"/>
              </w:rPr>
            </w:r>
          </w:p>
        </w:tc>
      </w:tr>
      <w:tr>
        <w:trPr>
          <w:cantSplit w:val="1"/>
          <w:trHeight w:val="672" w:hRule="atLeast"/>
          <w:tblHeader w:val="1"/>
        </w:trPr>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D2E">
            <w:pPr>
              <w:jc w:val="cente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0"/>
                <w:szCs w:val="20"/>
                <w:rtl w:val="0"/>
              </w:rPr>
              <w:t xml:space="preserve">No.</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D2F">
            <w:pPr>
              <w:jc w:val="cente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0"/>
                <w:szCs w:val="20"/>
                <w:rtl w:val="0"/>
              </w:rPr>
              <w:t xml:space="preserve">Daftar Bahan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D32">
            <w:pPr>
              <w:jc w:val="cente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0"/>
                <w:szCs w:val="20"/>
                <w:rtl w:val="0"/>
              </w:rPr>
              <w:t xml:space="preserve">Spesifikasi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D33">
            <w:pPr>
              <w:jc w:val="cente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0"/>
                <w:szCs w:val="20"/>
                <w:rtl w:val="0"/>
              </w:rPr>
              <w:t xml:space="preserve">Jumlah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D34">
            <w:pPr>
              <w:jc w:val="cente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0"/>
                <w:szCs w:val="20"/>
                <w:rtl w:val="0"/>
              </w:rPr>
              <w:t xml:space="preserve">Satuan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D35">
            <w:pPr>
              <w:jc w:val="cente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0"/>
                <w:szCs w:val="20"/>
                <w:rtl w:val="0"/>
              </w:rPr>
              <w:t xml:space="preserve">Ket.</w:t>
            </w:r>
            <w:r w:rsidDel="00000000" w:rsidR="00000000" w:rsidRPr="00000000">
              <w:rPr>
                <w:rtl w:val="0"/>
              </w:rPr>
            </w:r>
          </w:p>
        </w:tc>
      </w:tr>
      <w:tr>
        <w:trPr>
          <w:cantSplit w:val="1"/>
          <w:trHeight w:val="672" w:hRule="atLeast"/>
          <w:tblHeader w:val="1"/>
        </w:trPr>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D37">
            <w:pPr>
              <w:jc w:val="center"/>
              <w:rPr/>
            </w:pPr>
            <w:r w:rsidDel="00000000" w:rsidR="00000000" w:rsidRPr="00000000">
              <w:rPr>
                <w:rFonts w:ascii="Bookman Old Style" w:cs="Bookman Old Style" w:eastAsia="Bookman Old Style" w:hAnsi="Bookman Old Style"/>
                <w:sz w:val="20"/>
                <w:szCs w:val="20"/>
                <w:rtl w:val="0"/>
              </w:rPr>
              <w:t xml:space="preserve">1</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D38">
            <w:pPr>
              <w:rPr/>
            </w:pPr>
            <w:r w:rsidDel="00000000" w:rsidR="00000000" w:rsidRPr="00000000">
              <w:rPr>
                <w:rFonts w:ascii="Bookman Old Style" w:cs="Bookman Old Style" w:eastAsia="Bookman Old Style" w:hAnsi="Bookman Old Style"/>
                <w:sz w:val="20"/>
                <w:szCs w:val="20"/>
                <w:rtl w:val="0"/>
              </w:rPr>
              <w:t xml:space="preserve">Modul pelatihan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D3B">
            <w:pPr>
              <w:rPr/>
            </w:pPr>
            <w:r w:rsidDel="00000000" w:rsidR="00000000" w:rsidRPr="00000000">
              <w:rPr>
                <w:rFonts w:ascii="Bookman Old Style" w:cs="Bookman Old Style" w:eastAsia="Bookman Old Style" w:hAnsi="Bookman Old Style"/>
                <w:sz w:val="20"/>
                <w:szCs w:val="20"/>
                <w:rtl w:val="0"/>
              </w:rPr>
              <w:t xml:space="preserve">Cetak/digital sesuai unit kompetensi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D3C">
            <w:pPr>
              <w:jc w:val="center"/>
              <w:rPr/>
            </w:pPr>
            <w:r w:rsidDel="00000000" w:rsidR="00000000" w:rsidRPr="00000000">
              <w:rPr>
                <w:rFonts w:ascii="Bookman Old Style" w:cs="Bookman Old Style" w:eastAsia="Bookman Old Style" w:hAnsi="Bookman Old Style"/>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D3D">
            <w:pPr>
              <w:jc w:val="center"/>
              <w:rPr/>
            </w:pPr>
            <w:r w:rsidDel="00000000" w:rsidR="00000000" w:rsidRPr="00000000">
              <w:rPr>
                <w:rFonts w:ascii="Bookman Old Style" w:cs="Bookman Old Style" w:eastAsia="Bookman Old Style" w:hAnsi="Bookman Old Style"/>
                <w:sz w:val="20"/>
                <w:szCs w:val="20"/>
                <w:rtl w:val="0"/>
              </w:rPr>
              <w:t xml:space="preserve">paket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D3E">
            <w:pPr>
              <w:rPr/>
            </w:pPr>
            <w:r w:rsidDel="00000000" w:rsidR="00000000" w:rsidRPr="00000000">
              <w:rPr>
                <w:rFonts w:ascii="Bookman Old Style" w:cs="Bookman Old Style" w:eastAsia="Bookman Old Style" w:hAnsi="Bookman Old Style"/>
                <w:sz w:val="20"/>
                <w:szCs w:val="20"/>
                <w:rtl w:val="0"/>
              </w:rPr>
              <w:t xml:space="preserve">Untuk 1 peserta</w:t>
            </w:r>
            <w:r w:rsidDel="00000000" w:rsidR="00000000" w:rsidRPr="00000000">
              <w:rPr>
                <w:rtl w:val="0"/>
              </w:rPr>
            </w:r>
          </w:p>
        </w:tc>
      </w:tr>
      <w:tr>
        <w:trPr>
          <w:cantSplit w:val="1"/>
          <w:trHeight w:val="672" w:hRule="atLeast"/>
          <w:tblHeader w:val="1"/>
        </w:trPr>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D40">
            <w:pPr>
              <w:jc w:val="center"/>
              <w:rPr/>
            </w:pPr>
            <w:r w:rsidDel="00000000" w:rsidR="00000000" w:rsidRPr="00000000">
              <w:rPr>
                <w:rFonts w:ascii="Bookman Old Style" w:cs="Bookman Old Style" w:eastAsia="Bookman Old Style" w:hAnsi="Bookman Old Style"/>
                <w:sz w:val="20"/>
                <w:szCs w:val="20"/>
                <w:rtl w:val="0"/>
              </w:rPr>
              <w:t xml:space="preserve">2</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D41">
            <w:pPr>
              <w:rPr/>
            </w:pPr>
            <w:r w:rsidDel="00000000" w:rsidR="00000000" w:rsidRPr="00000000">
              <w:rPr>
                <w:rFonts w:ascii="Bookman Old Style" w:cs="Bookman Old Style" w:eastAsia="Bookman Old Style" w:hAnsi="Bookman Old Style"/>
                <w:sz w:val="20"/>
                <w:szCs w:val="20"/>
                <w:rtl w:val="0"/>
              </w:rPr>
              <w:t xml:space="preserve">Buku kerja dan lembar praktik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D44">
            <w:pPr>
              <w:rPr/>
            </w:pPr>
            <w:r w:rsidDel="00000000" w:rsidR="00000000" w:rsidRPr="00000000">
              <w:rPr>
                <w:rFonts w:ascii="Bookman Old Style" w:cs="Bookman Old Style" w:eastAsia="Bookman Old Style" w:hAnsi="Bookman Old Style"/>
                <w:sz w:val="20"/>
                <w:szCs w:val="20"/>
                <w:rtl w:val="0"/>
              </w:rPr>
              <w:t xml:space="preserve">Perintah kerja, formulir uji, check list, job sheet, log sheet, dan formulir laporan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D45">
            <w:pPr>
              <w:jc w:val="center"/>
              <w:rPr/>
            </w:pPr>
            <w:r w:rsidDel="00000000" w:rsidR="00000000" w:rsidRPr="00000000">
              <w:rPr>
                <w:rFonts w:ascii="Bookman Old Style" w:cs="Bookman Old Style" w:eastAsia="Bookman Old Style" w:hAnsi="Bookman Old Style"/>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D46">
            <w:pPr>
              <w:jc w:val="center"/>
              <w:rPr/>
            </w:pPr>
            <w:r w:rsidDel="00000000" w:rsidR="00000000" w:rsidRPr="00000000">
              <w:rPr>
                <w:rFonts w:ascii="Bookman Old Style" w:cs="Bookman Old Style" w:eastAsia="Bookman Old Style" w:hAnsi="Bookman Old Style"/>
                <w:sz w:val="20"/>
                <w:szCs w:val="20"/>
                <w:rtl w:val="0"/>
              </w:rPr>
              <w:t xml:space="preserve">paket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D47">
            <w:pPr>
              <w:rPr/>
            </w:pPr>
            <w:r w:rsidDel="00000000" w:rsidR="00000000" w:rsidRPr="00000000">
              <w:rPr>
                <w:rFonts w:ascii="Bookman Old Style" w:cs="Bookman Old Style" w:eastAsia="Bookman Old Style" w:hAnsi="Bookman Old Style"/>
                <w:sz w:val="20"/>
                <w:szCs w:val="20"/>
                <w:rtl w:val="0"/>
              </w:rPr>
              <w:t xml:space="preserve">Untuk 1 peserta</w:t>
            </w:r>
            <w:r w:rsidDel="00000000" w:rsidR="00000000" w:rsidRPr="00000000">
              <w:rPr>
                <w:rtl w:val="0"/>
              </w:rPr>
            </w:r>
          </w:p>
        </w:tc>
      </w:tr>
      <w:tr>
        <w:trPr>
          <w:cantSplit w:val="1"/>
          <w:trHeight w:val="672" w:hRule="atLeast"/>
          <w:tblHeader w:val="1"/>
        </w:trPr>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D49">
            <w:pPr>
              <w:jc w:val="center"/>
              <w:rPr/>
            </w:pPr>
            <w:r w:rsidDel="00000000" w:rsidR="00000000" w:rsidRPr="00000000">
              <w:rPr>
                <w:rFonts w:ascii="Bookman Old Style" w:cs="Bookman Old Style" w:eastAsia="Bookman Old Style" w:hAnsi="Bookman Old Style"/>
                <w:sz w:val="20"/>
                <w:szCs w:val="20"/>
                <w:rtl w:val="0"/>
              </w:rPr>
              <w:t xml:space="preserve">3</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D4A">
            <w:pPr>
              <w:rPr/>
            </w:pPr>
            <w:r w:rsidDel="00000000" w:rsidR="00000000" w:rsidRPr="00000000">
              <w:rPr>
                <w:rFonts w:ascii="Bookman Old Style" w:cs="Bookman Old Style" w:eastAsia="Bookman Old Style" w:hAnsi="Bookman Old Style"/>
                <w:sz w:val="20"/>
                <w:szCs w:val="20"/>
                <w:rtl w:val="0"/>
              </w:rPr>
              <w:t xml:space="preserve">Alat tulis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D4D">
            <w:pPr>
              <w:rPr/>
            </w:pPr>
            <w:r w:rsidDel="00000000" w:rsidR="00000000" w:rsidRPr="00000000">
              <w:rPr>
                <w:rFonts w:ascii="Bookman Old Style" w:cs="Bookman Old Style" w:eastAsia="Bookman Old Style" w:hAnsi="Bookman Old Style"/>
                <w:sz w:val="20"/>
                <w:szCs w:val="20"/>
                <w:rtl w:val="0"/>
              </w:rPr>
              <w:t xml:space="preserve">Buku catatan, pena, pensil, penggaris, dan marker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D4E">
            <w:pPr>
              <w:jc w:val="center"/>
              <w:rPr/>
            </w:pPr>
            <w:r w:rsidDel="00000000" w:rsidR="00000000" w:rsidRPr="00000000">
              <w:rPr>
                <w:rFonts w:ascii="Bookman Old Style" w:cs="Bookman Old Style" w:eastAsia="Bookman Old Style" w:hAnsi="Bookman Old Style"/>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D4F">
            <w:pPr>
              <w:jc w:val="center"/>
              <w:rPr/>
            </w:pPr>
            <w:r w:rsidDel="00000000" w:rsidR="00000000" w:rsidRPr="00000000">
              <w:rPr>
                <w:rFonts w:ascii="Bookman Old Style" w:cs="Bookman Old Style" w:eastAsia="Bookman Old Style" w:hAnsi="Bookman Old Style"/>
                <w:sz w:val="20"/>
                <w:szCs w:val="20"/>
                <w:rtl w:val="0"/>
              </w:rPr>
              <w:t xml:space="preserve">paket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D50">
            <w:pPr>
              <w:rPr/>
            </w:pPr>
            <w:r w:rsidDel="00000000" w:rsidR="00000000" w:rsidRPr="00000000">
              <w:rPr>
                <w:rFonts w:ascii="Bookman Old Style" w:cs="Bookman Old Style" w:eastAsia="Bookman Old Style" w:hAnsi="Bookman Old Style"/>
                <w:sz w:val="20"/>
                <w:szCs w:val="20"/>
                <w:rtl w:val="0"/>
              </w:rPr>
              <w:t xml:space="preserve">Untuk 1 peserta</w:t>
            </w:r>
            <w:r w:rsidDel="00000000" w:rsidR="00000000" w:rsidRPr="00000000">
              <w:rPr>
                <w:rtl w:val="0"/>
              </w:rPr>
            </w:r>
          </w:p>
        </w:tc>
      </w:tr>
      <w:tr>
        <w:trPr>
          <w:cantSplit w:val="1"/>
          <w:trHeight w:val="672" w:hRule="atLeast"/>
          <w:tblHeader w:val="1"/>
        </w:trPr>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D52">
            <w:pPr>
              <w:jc w:val="center"/>
              <w:rPr/>
            </w:pPr>
            <w:r w:rsidDel="00000000" w:rsidR="00000000" w:rsidRPr="00000000">
              <w:rPr>
                <w:rFonts w:ascii="Bookman Old Style" w:cs="Bookman Old Style" w:eastAsia="Bookman Old Style" w:hAnsi="Bookman Old Style"/>
                <w:sz w:val="20"/>
                <w:szCs w:val="20"/>
                <w:rtl w:val="0"/>
              </w:rPr>
              <w:t xml:space="preserve">4</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D53">
            <w:pPr>
              <w:rPr/>
            </w:pPr>
            <w:r w:rsidDel="00000000" w:rsidR="00000000" w:rsidRPr="00000000">
              <w:rPr>
                <w:rFonts w:ascii="Bookman Old Style" w:cs="Bookman Old Style" w:eastAsia="Bookman Old Style" w:hAnsi="Bookman Old Style"/>
                <w:sz w:val="20"/>
                <w:szCs w:val="20"/>
                <w:rtl w:val="0"/>
              </w:rPr>
              <w:t xml:space="preserve">Kertas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D56">
            <w:pPr>
              <w:rPr/>
            </w:pPr>
            <w:r w:rsidDel="00000000" w:rsidR="00000000" w:rsidRPr="00000000">
              <w:rPr>
                <w:rFonts w:ascii="Bookman Old Style" w:cs="Bookman Old Style" w:eastAsia="Bookman Old Style" w:hAnsi="Bookman Old Style"/>
                <w:sz w:val="20"/>
                <w:szCs w:val="20"/>
                <w:rtl w:val="0"/>
              </w:rPr>
              <w:t xml:space="preserve">A4, 70-80 gram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D57">
            <w:pPr>
              <w:jc w:val="center"/>
              <w:rPr/>
            </w:pPr>
            <w:r w:rsidDel="00000000" w:rsidR="00000000" w:rsidRPr="00000000">
              <w:rPr>
                <w:rFonts w:ascii="Bookman Old Style" w:cs="Bookman Old Style" w:eastAsia="Bookman Old Style" w:hAnsi="Bookman Old Style"/>
                <w:sz w:val="20"/>
                <w:szCs w:val="20"/>
                <w:rtl w:val="0"/>
              </w:rPr>
              <w:t xml:space="preserve">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D58">
            <w:pPr>
              <w:jc w:val="center"/>
              <w:rPr/>
            </w:pPr>
            <w:r w:rsidDel="00000000" w:rsidR="00000000" w:rsidRPr="00000000">
              <w:rPr>
                <w:rFonts w:ascii="Bookman Old Style" w:cs="Bookman Old Style" w:eastAsia="Bookman Old Style" w:hAnsi="Bookman Old Style"/>
                <w:sz w:val="20"/>
                <w:szCs w:val="20"/>
                <w:rtl w:val="0"/>
              </w:rPr>
              <w:t xml:space="preserve">lembar</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D59">
            <w:pPr>
              <w:rPr/>
            </w:pPr>
            <w:r w:rsidDel="00000000" w:rsidR="00000000" w:rsidRPr="00000000">
              <w:rPr>
                <w:rFonts w:ascii="Bookman Old Style" w:cs="Bookman Old Style" w:eastAsia="Bookman Old Style" w:hAnsi="Bookman Old Style"/>
                <w:sz w:val="20"/>
                <w:szCs w:val="20"/>
                <w:rtl w:val="0"/>
              </w:rPr>
              <w:t xml:space="preserve">Untuk 1 peserta</w:t>
            </w:r>
            <w:r w:rsidDel="00000000" w:rsidR="00000000" w:rsidRPr="00000000">
              <w:rPr>
                <w:rtl w:val="0"/>
              </w:rPr>
            </w:r>
          </w:p>
        </w:tc>
      </w:tr>
      <w:tr>
        <w:trPr>
          <w:cantSplit w:val="1"/>
          <w:trHeight w:val="672" w:hRule="atLeast"/>
          <w:tblHeader w:val="1"/>
        </w:trPr>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D5B">
            <w:pPr>
              <w:jc w:val="center"/>
              <w:rPr/>
            </w:pPr>
            <w:r w:rsidDel="00000000" w:rsidR="00000000" w:rsidRPr="00000000">
              <w:rPr>
                <w:rFonts w:ascii="Bookman Old Style" w:cs="Bookman Old Style" w:eastAsia="Bookman Old Style" w:hAnsi="Bookman Old Style"/>
                <w:sz w:val="20"/>
                <w:szCs w:val="20"/>
                <w:rtl w:val="0"/>
              </w:rPr>
              <w:t xml:space="preserve">5</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D5C">
            <w:pPr>
              <w:rPr/>
            </w:pPr>
            <w:r w:rsidDel="00000000" w:rsidR="00000000" w:rsidRPr="00000000">
              <w:rPr>
                <w:rFonts w:ascii="Bookman Old Style" w:cs="Bookman Old Style" w:eastAsia="Bookman Old Style" w:hAnsi="Bookman Old Style"/>
                <w:sz w:val="20"/>
                <w:szCs w:val="20"/>
                <w:rtl w:val="0"/>
              </w:rPr>
              <w:t xml:space="preserve">Sampel simulasi sampah non-B3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D5F">
            <w:pPr>
              <w:rPr/>
            </w:pPr>
            <w:r w:rsidDel="00000000" w:rsidR="00000000" w:rsidRPr="00000000">
              <w:rPr>
                <w:rFonts w:ascii="Bookman Old Style" w:cs="Bookman Old Style" w:eastAsia="Bookman Old Style" w:hAnsi="Bookman Old Style"/>
                <w:sz w:val="20"/>
                <w:szCs w:val="20"/>
                <w:rtl w:val="0"/>
              </w:rPr>
              <w:t xml:space="preserve">Campuran bersih dan terkendali untuk latihan identifikasi, verifikasi, dan pemilahan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D60">
            <w:pPr>
              <w:jc w:val="center"/>
              <w:rPr/>
            </w:pPr>
            <w:r w:rsidDel="00000000" w:rsidR="00000000" w:rsidRPr="00000000">
              <w:rPr>
                <w:rFonts w:ascii="Bookman Old Style" w:cs="Bookman Old Style" w:eastAsia="Bookman Old Style" w:hAnsi="Bookman Old Style"/>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D61">
            <w:pPr>
              <w:jc w:val="center"/>
              <w:rPr/>
            </w:pPr>
            <w:r w:rsidDel="00000000" w:rsidR="00000000" w:rsidRPr="00000000">
              <w:rPr>
                <w:rFonts w:ascii="Bookman Old Style" w:cs="Bookman Old Style" w:eastAsia="Bookman Old Style" w:hAnsi="Bookman Old Style"/>
                <w:sz w:val="20"/>
                <w:szCs w:val="20"/>
                <w:rtl w:val="0"/>
              </w:rPr>
              <w:t xml:space="preserve">paket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D62">
            <w:pPr>
              <w:rPr/>
            </w:pPr>
            <w:r w:rsidDel="00000000" w:rsidR="00000000" w:rsidRPr="00000000">
              <w:rPr>
                <w:rFonts w:ascii="Bookman Old Style" w:cs="Bookman Old Style" w:eastAsia="Bookman Old Style" w:hAnsi="Bookman Old Style"/>
                <w:sz w:val="20"/>
                <w:szCs w:val="20"/>
                <w:rtl w:val="0"/>
              </w:rPr>
              <w:t xml:space="preserve">Untuk setiap kelompok praktik</w:t>
            </w:r>
            <w:r w:rsidDel="00000000" w:rsidR="00000000" w:rsidRPr="00000000">
              <w:rPr>
                <w:rtl w:val="0"/>
              </w:rPr>
            </w:r>
          </w:p>
        </w:tc>
      </w:tr>
      <w:tr>
        <w:trPr>
          <w:cantSplit w:val="1"/>
          <w:trHeight w:val="672" w:hRule="atLeast"/>
          <w:tblHeader w:val="1"/>
        </w:trPr>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D64">
            <w:pPr>
              <w:jc w:val="center"/>
              <w:rPr/>
            </w:pPr>
            <w:r w:rsidDel="00000000" w:rsidR="00000000" w:rsidRPr="00000000">
              <w:rPr>
                <w:rFonts w:ascii="Bookman Old Style" w:cs="Bookman Old Style" w:eastAsia="Bookman Old Style" w:hAnsi="Bookman Old Style"/>
                <w:sz w:val="20"/>
                <w:szCs w:val="20"/>
                <w:rtl w:val="0"/>
              </w:rPr>
              <w:t xml:space="preserve">6</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D65">
            <w:pPr>
              <w:rPr/>
            </w:pPr>
            <w:r w:rsidDel="00000000" w:rsidR="00000000" w:rsidRPr="00000000">
              <w:rPr>
                <w:rFonts w:ascii="Bookman Old Style" w:cs="Bookman Old Style" w:eastAsia="Bookman Old Style" w:hAnsi="Bookman Old Style"/>
                <w:sz w:val="20"/>
                <w:szCs w:val="20"/>
                <w:rtl w:val="0"/>
              </w:rPr>
              <w:t xml:space="preserve">Wadah dan label sampah/sampel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D68">
            <w:pPr>
              <w:rPr/>
            </w:pPr>
            <w:r w:rsidDel="00000000" w:rsidR="00000000" w:rsidRPr="00000000">
              <w:rPr>
                <w:rFonts w:ascii="Bookman Old Style" w:cs="Bookman Old Style" w:eastAsia="Bookman Old Style" w:hAnsi="Bookman Old Style"/>
                <w:sz w:val="20"/>
                <w:szCs w:val="20"/>
                <w:rtl w:val="0"/>
              </w:rPr>
              <w:t xml:space="preserve">Wadah tertutup, label tahan air, dan formulir identifikasi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D69">
            <w:pPr>
              <w:jc w:val="center"/>
              <w:rPr/>
            </w:pPr>
            <w:r w:rsidDel="00000000" w:rsidR="00000000" w:rsidRPr="00000000">
              <w:rPr>
                <w:rFonts w:ascii="Bookman Old Style" w:cs="Bookman Old Style" w:eastAsia="Bookman Old Style" w:hAnsi="Bookman Old Style"/>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D6A">
            <w:pPr>
              <w:jc w:val="center"/>
              <w:rPr/>
            </w:pPr>
            <w:r w:rsidDel="00000000" w:rsidR="00000000" w:rsidRPr="00000000">
              <w:rPr>
                <w:rFonts w:ascii="Bookman Old Style" w:cs="Bookman Old Style" w:eastAsia="Bookman Old Style" w:hAnsi="Bookman Old Style"/>
                <w:sz w:val="20"/>
                <w:szCs w:val="20"/>
                <w:rtl w:val="0"/>
              </w:rPr>
              <w:t xml:space="preserve">paket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D6B">
            <w:pPr>
              <w:rPr/>
            </w:pPr>
            <w:r w:rsidDel="00000000" w:rsidR="00000000" w:rsidRPr="00000000">
              <w:rPr>
                <w:rFonts w:ascii="Bookman Old Style" w:cs="Bookman Old Style" w:eastAsia="Bookman Old Style" w:hAnsi="Bookman Old Style"/>
                <w:sz w:val="20"/>
                <w:szCs w:val="20"/>
                <w:rtl w:val="0"/>
              </w:rPr>
              <w:t xml:space="preserve">Untuk setiap kelompok praktik</w:t>
            </w:r>
            <w:r w:rsidDel="00000000" w:rsidR="00000000" w:rsidRPr="00000000">
              <w:rPr>
                <w:rtl w:val="0"/>
              </w:rPr>
            </w:r>
          </w:p>
        </w:tc>
      </w:tr>
      <w:tr>
        <w:trPr>
          <w:cantSplit w:val="1"/>
          <w:trHeight w:val="672" w:hRule="atLeast"/>
          <w:tblHeader w:val="1"/>
        </w:trPr>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D6D">
            <w:pPr>
              <w:jc w:val="center"/>
              <w:rPr/>
            </w:pPr>
            <w:r w:rsidDel="00000000" w:rsidR="00000000" w:rsidRPr="00000000">
              <w:rPr>
                <w:rFonts w:ascii="Bookman Old Style" w:cs="Bookman Old Style" w:eastAsia="Bookman Old Style" w:hAnsi="Bookman Old Style"/>
                <w:sz w:val="20"/>
                <w:szCs w:val="20"/>
                <w:rtl w:val="0"/>
              </w:rPr>
              <w:t xml:space="preserve">7</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D6E">
            <w:pPr>
              <w:rPr/>
            </w:pPr>
            <w:ins w:author="Kamila Nurhusna" w:id="344" w:date="2026-08-29T04:33:04Z">
              <w:r w:rsidDel="00000000" w:rsidR="00000000" w:rsidRPr="00000000">
                <w:rPr>
                  <w:rFonts w:ascii="Bookman Old Style" w:cs="Bookman Old Style" w:eastAsia="Bookman Old Style" w:hAnsi="Bookman Old Style"/>
                  <w:sz w:val="20"/>
                  <w:szCs w:val="20"/>
                  <w:rtl w:val="0"/>
                  <w:rPrChange w:author="Kamila Nurhusna" w:id="345" w:date="2026-08-29T04:33:04Z">
                    <w:rPr/>
                  </w:rPrChange>
                </w:rPr>
                <w:t xml:space="preserve">Abu/residu </w:t>
              </w:r>
            </w:ins>
            <w:ins w:author="hanifah nurawaliah" w:id="346" w:date="2026-08-29T04:43:11Z">
              <w:r w:rsidDel="00000000" w:rsidR="00000000" w:rsidRPr="00000000">
                <w:rPr>
                  <w:rFonts w:ascii="Bookman Old Style" w:cs="Bookman Old Style" w:eastAsia="Bookman Old Style" w:hAnsi="Bookman Old Style"/>
                  <w:sz w:val="20"/>
                  <w:szCs w:val="20"/>
                  <w:rtl w:val="0"/>
                  <w:rPrChange w:author="Kamila Nurhusna" w:id="345" w:date="2026-08-29T04:33:04Z">
                    <w:rPr/>
                  </w:rPrChange>
                </w:rPr>
                <w:t xml:space="preserve">(</w:t>
              </w:r>
              <w:r w:rsidDel="00000000" w:rsidR="00000000" w:rsidRPr="00000000">
                <w:rPr>
                  <w:rFonts w:ascii="Bookman Old Style" w:cs="Bookman Old Style" w:eastAsia="Bookman Old Style" w:hAnsi="Bookman Old Style"/>
                  <w:i w:val="1"/>
                  <w:iCs w:val="1"/>
                  <w:sz w:val="20"/>
                  <w:szCs w:val="20"/>
                  <w:rtl w:val="0"/>
                  <w:rPrChange w:author="hanifah nurawaliah" w:id="347" w:date="2026-08-29T04:43:11Z">
                    <w:rPr/>
                  </w:rPrChange>
                </w:rPr>
                <w:t xml:space="preserve">bottom ash </w:t>
              </w:r>
              <w:r w:rsidDel="00000000" w:rsidR="00000000" w:rsidRPr="00000000">
                <w:rPr>
                  <w:rFonts w:ascii="Bookman Old Style" w:cs="Bookman Old Style" w:eastAsia="Bookman Old Style" w:hAnsi="Bookman Old Style"/>
                  <w:sz w:val="20"/>
                  <w:szCs w:val="20"/>
                  <w:rtl w:val="0"/>
                  <w:rPrChange w:author="hanifah nurawaliah" w:id="347" w:date="2026-08-29T04:43:11Z">
                    <w:rPr/>
                  </w:rPrChange>
                </w:rPr>
                <w:t xml:space="preserve">dan </w:t>
              </w:r>
              <w:r w:rsidDel="00000000" w:rsidR="00000000" w:rsidRPr="00000000">
                <w:rPr>
                  <w:rFonts w:ascii="Bookman Old Style" w:cs="Bookman Old Style" w:eastAsia="Bookman Old Style" w:hAnsi="Bookman Old Style"/>
                  <w:i w:val="1"/>
                  <w:iCs w:val="1"/>
                  <w:sz w:val="20"/>
                  <w:szCs w:val="20"/>
                  <w:rtl w:val="0"/>
                  <w:rPrChange w:author="hanifah nurawaliah" w:id="347" w:date="2026-08-29T04:43:11Z">
                    <w:rPr/>
                  </w:rPrChange>
                </w:rPr>
                <w:t xml:space="preserve">fly ash</w:t>
              </w:r>
              <w:r w:rsidDel="00000000" w:rsidR="00000000" w:rsidRPr="00000000">
                <w:rPr>
                  <w:rFonts w:ascii="Bookman Old Style" w:cs="Bookman Old Style" w:eastAsia="Bookman Old Style" w:hAnsi="Bookman Old Style"/>
                  <w:sz w:val="20"/>
                  <w:szCs w:val="20"/>
                  <w:rtl w:val="0"/>
                  <w:rPrChange w:author="hanifah nurawaliah" w:id="347" w:date="2026-08-29T04:43:11Z">
                    <w:rPr/>
                  </w:rPrChange>
                </w:rPr>
                <w:t xml:space="preserve">) </w:t>
              </w:r>
            </w:ins>
            <w:ins w:author="Kamila Nurhusna" w:id="344" w:date="2026-08-29T04:33:04Z">
              <w:r w:rsidDel="00000000" w:rsidR="00000000" w:rsidRPr="00000000">
                <w:rPr>
                  <w:rFonts w:ascii="Bookman Old Style" w:cs="Bookman Old Style" w:eastAsia="Bookman Old Style" w:hAnsi="Bookman Old Style"/>
                  <w:sz w:val="20"/>
                  <w:szCs w:val="20"/>
                  <w:rtl w:val="0"/>
                  <w:rPrChange w:author="Kamila Nurhusna" w:id="345" w:date="2026-08-29T04:33:04Z">
                    <w:rPr/>
                  </w:rPrChange>
                </w:rPr>
                <w:t xml:space="preserve">dari insinerator</w:t>
              </w:r>
            </w:ins>
            <w:del w:author="Kamila Nurhusna" w:id="344" w:date="2026-08-29T04:33:04Z">
              <w:commentRangeStart w:id="2"/>
              <w:r w:rsidDel="00000000" w:rsidR="00000000" w:rsidRPr="00000000">
                <w:rPr>
                  <w:rFonts w:ascii="Bookman Old Style" w:cs="Bookman Old Style" w:eastAsia="Bookman Old Style" w:hAnsi="Bookman Old Style"/>
                  <w:sz w:val="20"/>
                  <w:szCs w:val="20"/>
                  <w:rtl w:val="0"/>
                  <w:rPrChange w:author="Kamila Nurhusna" w:id="345" w:date="2026-08-29T04:33:04Z">
                    <w:rPr>
                      <w:rFonts w:ascii="Bookman Old Style" w:cs="Bookman Old Style" w:eastAsia="Bookman Old Style" w:hAnsi="Bookman Old Style"/>
                      <w:sz w:val="20"/>
                      <w:szCs w:val="20"/>
                    </w:rPr>
                  </w:rPrChange>
                </w:rPr>
                <w:delText xml:space="preserve">Material simulasi abu/residu </w:delText>
              </w:r>
              <w:r w:rsidDel="00000000" w:rsidR="00000000" w:rsidRPr="00000000">
                <w:rPr>
                  <w:rFonts w:ascii="Bookman Old Style" w:cs="Bookman Old Style" w:eastAsia="Bookman Old Style" w:hAnsi="Bookman Old Style"/>
                  <w:sz w:val="20"/>
                  <w:szCs w:val="20"/>
                  <w:rtl w:val="0"/>
                </w:rPr>
                <w:delText xml:space="preserve">non-</w:delText>
              </w:r>
            </w:del>
            <w:ins w:author="Kamila Nurhusna" w:id="344" w:date="2026-08-29T04:33:04Z">
              <w:del w:author="Kamila Nurhusna" w:id="344" w:date="2026-08-29T04:33:04Z">
                <w:commentRangeEnd w:id="2"/>
                <w:r w:rsidDel="00000000" w:rsidR="00000000" w:rsidRPr="00000000">
                  <w:commentReference w:id="2"/>
                </w:r>
                <w:r w:rsidDel="00000000" w:rsidR="00000000" w:rsidRPr="00000000">
                  <w:rPr>
                    <w:rFonts w:ascii="Bookman Old Style" w:cs="Bookman Old Style" w:eastAsia="Bookman Old Style" w:hAnsi="Bookman Old Style"/>
                    <w:sz w:val="20"/>
                    <w:szCs w:val="20"/>
                    <w:rtl w:val="0"/>
                  </w:rPr>
                  <w:delText xml:space="preserve">Insinerator</w:delText>
                </w:r>
              </w:del>
            </w:ins>
            <w:del w:author="Kamila Nurhusna" w:id="344" w:date="2026-08-29T04:33:04Z">
              <w:r w:rsidDel="00000000" w:rsidR="00000000" w:rsidRPr="00000000">
                <w:rPr>
                  <w:rFonts w:ascii="Bookman Old Style" w:cs="Bookman Old Style" w:eastAsia="Bookman Old Style" w:hAnsi="Bookman Old Style"/>
                  <w:sz w:val="20"/>
                  <w:szCs w:val="20"/>
                  <w:rtl w:val="0"/>
                </w:rPr>
                <w:delText xml:space="preserve">B3</w:delText>
              </w:r>
            </w:del>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D71">
            <w:pPr>
              <w:rPr/>
            </w:pPr>
            <w:ins w:author="hanifah nurawaliah" w:id="348" w:date="2026-08-29T04:35:00Z">
              <w:r w:rsidDel="00000000" w:rsidR="00000000" w:rsidRPr="00000000">
                <w:rPr>
                  <w:rFonts w:ascii="Bookman Old Style" w:cs="Bookman Old Style" w:eastAsia="Bookman Old Style" w:hAnsi="Bookman Old Style"/>
                  <w:sz w:val="20"/>
                  <w:szCs w:val="20"/>
                  <w:rtl w:val="0"/>
                  <w:rPrChange w:author="hanifah nurawaliah" w:id="349" w:date="2026-08-29T04:35:00Z">
                    <w:rPr/>
                  </w:rPrChange>
                </w:rPr>
                <w:t xml:space="preserve">Abu/residu dari insinerator yang lolos Uji </w:t>
              </w:r>
              <w:r w:rsidDel="00000000" w:rsidR="00000000" w:rsidRPr="00000000">
                <w:rPr>
                  <w:rFonts w:ascii="Bookman Old Style" w:cs="Bookman Old Style" w:eastAsia="Bookman Old Style" w:hAnsi="Bookman Old Style"/>
                  <w:sz w:val="20"/>
                  <w:szCs w:val="20"/>
                  <w:rtl w:val="0"/>
                  <w:rPrChange w:author="hanifah nurawaliah" w:id="349" w:date="2026-08-29T04:35:00Z">
                    <w:rPr/>
                  </w:rPrChange>
                </w:rPr>
                <w:t xml:space="preserve">TCLP; dibungkus dengan jumbo bag atau karung ukuran 50 kg</w:t>
              </w:r>
            </w:ins>
            <w:del w:author="hanifah nurawaliah" w:id="348" w:date="2026-08-29T04:35:00Z">
              <w:r w:rsidDel="00000000" w:rsidR="00000000" w:rsidRPr="00000000">
                <w:rPr>
                  <w:rFonts w:ascii="Bookman Old Style" w:cs="Bookman Old Style" w:eastAsia="Bookman Old Style" w:hAnsi="Bookman Old Style"/>
                  <w:sz w:val="20"/>
                  <w:szCs w:val="20"/>
                  <w:rtl w:val="0"/>
                  <w:rPrChange w:author="hanifah nurawaliah" w:id="349" w:date="2026-08-29T04:35:00Z">
                    <w:rPr>
                      <w:rFonts w:ascii="Bookman Old Style" w:cs="Bookman Old Style" w:eastAsia="Bookman Old Style" w:hAnsi="Bookman Old Style"/>
                      <w:sz w:val="20"/>
                      <w:szCs w:val="20"/>
                    </w:rPr>
                  </w:rPrChange>
                </w:rPr>
                <w:delText xml:space="preserve">Material inert yang aman untuk latihan penanganan bottom ash dan fly ash</w:delText>
              </w:r>
            </w:del>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D72">
            <w:pPr>
              <w:jc w:val="center"/>
              <w:rPr/>
            </w:pPr>
            <w:ins w:author="hanifah nurawaliah" w:id="350" w:date="2026-08-29T04:43:54Z">
              <w:r w:rsidDel="00000000" w:rsidR="00000000" w:rsidRPr="00000000">
                <w:rPr>
                  <w:rFonts w:ascii="Bookman Old Style" w:cs="Bookman Old Style" w:eastAsia="Bookman Old Style" w:hAnsi="Bookman Old Style"/>
                  <w:sz w:val="20"/>
                  <w:szCs w:val="20"/>
                  <w:rtl w:val="0"/>
                  <w:rPrChange w:author="hanifah nurawaliah" w:id="351" w:date="2026-08-29T04:43:54Z">
                    <w:rPr/>
                  </w:rPrChange>
                </w:rPr>
                <w:t xml:space="preserve">2</w:t>
              </w:r>
            </w:ins>
            <w:del w:author="hanifah nurawaliah" w:id="350" w:date="2026-08-29T04:43:54Z">
              <w:r w:rsidDel="00000000" w:rsidR="00000000" w:rsidRPr="00000000">
                <w:rPr>
                  <w:rFonts w:ascii="Bookman Old Style" w:cs="Bookman Old Style" w:eastAsia="Bookman Old Style" w:hAnsi="Bookman Old Style"/>
                  <w:sz w:val="20"/>
                  <w:szCs w:val="20"/>
                  <w:rtl w:val="0"/>
                </w:rPr>
                <w:delText xml:space="preserve">1</w:delText>
              </w:r>
            </w:del>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D73">
            <w:pPr>
              <w:jc w:val="center"/>
              <w:rPr/>
            </w:pPr>
            <w:ins w:author="hanifah nurawaliah" w:id="352" w:date="2026-08-29T09:20:05Z">
              <w:r w:rsidDel="00000000" w:rsidR="00000000" w:rsidRPr="00000000">
                <w:rPr>
                  <w:rFonts w:ascii="Bookman Old Style" w:cs="Bookman Old Style" w:eastAsia="Bookman Old Style" w:hAnsi="Bookman Old Style"/>
                  <w:sz w:val="20"/>
                  <w:szCs w:val="20"/>
                  <w:rtl w:val="0"/>
                  <w:rPrChange w:author="hanifah nurawaliah" w:id="353" w:date="2026-08-29T09:20:05Z">
                    <w:rPr/>
                  </w:rPrChange>
                </w:rPr>
                <w:t xml:space="preserve">karung</w:t>
              </w:r>
            </w:ins>
            <w:del w:author="hanifah nurawaliah" w:id="352" w:date="2026-08-29T09:20:05Z">
              <w:r w:rsidDel="00000000" w:rsidR="00000000" w:rsidRPr="00000000">
                <w:rPr>
                  <w:rFonts w:ascii="Bookman Old Style" w:cs="Bookman Old Style" w:eastAsia="Bookman Old Style" w:hAnsi="Bookman Old Style"/>
                  <w:sz w:val="20"/>
                  <w:szCs w:val="20"/>
                  <w:rtl w:val="0"/>
                  <w:rPrChange w:author="hanifah nurawaliah" w:id="353" w:date="2026-08-29T09:20:05Z">
                    <w:rPr>
                      <w:rFonts w:ascii="Bookman Old Style" w:cs="Bookman Old Style" w:eastAsia="Bookman Old Style" w:hAnsi="Bookman Old Style"/>
                      <w:sz w:val="20"/>
                      <w:szCs w:val="20"/>
                    </w:rPr>
                  </w:rPrChange>
                </w:rPr>
                <w:delText xml:space="preserve">paket</w:delText>
              </w:r>
            </w:del>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D74">
            <w:pPr>
              <w:rPr/>
            </w:pPr>
            <w:r w:rsidDel="00000000" w:rsidR="00000000" w:rsidRPr="00000000">
              <w:rPr>
                <w:rFonts w:ascii="Bookman Old Style" w:cs="Bookman Old Style" w:eastAsia="Bookman Old Style" w:hAnsi="Bookman Old Style"/>
                <w:sz w:val="20"/>
                <w:szCs w:val="20"/>
                <w:rtl w:val="0"/>
              </w:rPr>
              <w:t xml:space="preserve">Untuk setiap kelompok praktik</w:t>
            </w:r>
            <w:r w:rsidDel="00000000" w:rsidR="00000000" w:rsidRPr="00000000">
              <w:rPr>
                <w:rtl w:val="0"/>
              </w:rPr>
            </w:r>
          </w:p>
        </w:tc>
      </w:tr>
      <w:tr>
        <w:trPr>
          <w:cantSplit w:val="1"/>
          <w:trHeight w:val="672" w:hRule="atLeast"/>
          <w:tblHeader w:val="1"/>
        </w:trPr>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D76">
            <w:pPr>
              <w:jc w:val="center"/>
              <w:rPr/>
            </w:pPr>
            <w:r w:rsidDel="00000000" w:rsidR="00000000" w:rsidRPr="00000000">
              <w:rPr>
                <w:rFonts w:ascii="Bookman Old Style" w:cs="Bookman Old Style" w:eastAsia="Bookman Old Style" w:hAnsi="Bookman Old Style"/>
                <w:sz w:val="20"/>
                <w:szCs w:val="20"/>
                <w:rtl w:val="0"/>
              </w:rPr>
              <w:t xml:space="preserve">8</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D77">
            <w:pPr>
              <w:rPr/>
            </w:pPr>
            <w:r w:rsidDel="00000000" w:rsidR="00000000" w:rsidRPr="00000000">
              <w:rPr>
                <w:rFonts w:ascii="Bookman Old Style" w:cs="Bookman Old Style" w:eastAsia="Bookman Old Style" w:hAnsi="Bookman Old Style"/>
                <w:sz w:val="20"/>
                <w:szCs w:val="20"/>
                <w:rtl w:val="0"/>
              </w:rPr>
              <w:t xml:space="preserve">Larutan buffer pH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D7A">
            <w:pPr>
              <w:rPr/>
            </w:pPr>
            <w:r w:rsidDel="00000000" w:rsidR="00000000" w:rsidRPr="00000000">
              <w:rPr>
                <w:rFonts w:ascii="Bookman Old Style" w:cs="Bookman Old Style" w:eastAsia="Bookman Old Style" w:hAnsi="Bookman Old Style"/>
                <w:sz w:val="20"/>
                <w:szCs w:val="20"/>
                <w:rtl w:val="0"/>
              </w:rPr>
              <w:t xml:space="preserve">pH 4, 7, dan 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D7B">
            <w:pPr>
              <w:jc w:val="center"/>
              <w:rPr/>
            </w:pPr>
            <w:r w:rsidDel="00000000" w:rsidR="00000000" w:rsidRPr="00000000">
              <w:rPr>
                <w:rFonts w:ascii="Bookman Old Style" w:cs="Bookman Old Style" w:eastAsia="Bookman Old Style" w:hAnsi="Bookman Old Style"/>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D7C">
            <w:pPr>
              <w:jc w:val="center"/>
              <w:rPr/>
            </w:pPr>
            <w:r w:rsidDel="00000000" w:rsidR="00000000" w:rsidRPr="00000000">
              <w:rPr>
                <w:rFonts w:ascii="Bookman Old Style" w:cs="Bookman Old Style" w:eastAsia="Bookman Old Style" w:hAnsi="Bookman Old Style"/>
                <w:sz w:val="20"/>
                <w:szCs w:val="20"/>
                <w:rtl w:val="0"/>
              </w:rPr>
              <w:t xml:space="preserve">paket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D7D">
            <w:pPr>
              <w:rPr/>
            </w:pPr>
            <w:r w:rsidDel="00000000" w:rsidR="00000000" w:rsidRPr="00000000">
              <w:rPr>
                <w:rFonts w:ascii="Bookman Old Style" w:cs="Bookman Old Style" w:eastAsia="Bookman Old Style" w:hAnsi="Bookman Old Style"/>
                <w:sz w:val="20"/>
                <w:szCs w:val="20"/>
                <w:rtl w:val="0"/>
              </w:rPr>
              <w:t xml:space="preserve">Untuk setiap kelompok praktik</w:t>
            </w:r>
            <w:r w:rsidDel="00000000" w:rsidR="00000000" w:rsidRPr="00000000">
              <w:rPr>
                <w:rtl w:val="0"/>
              </w:rPr>
            </w:r>
          </w:p>
        </w:tc>
      </w:tr>
      <w:tr>
        <w:trPr>
          <w:cantSplit w:val="1"/>
          <w:trHeight w:val="672" w:hRule="atLeast"/>
          <w:tblHeader w:val="1"/>
        </w:trPr>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D7F">
            <w:pPr>
              <w:jc w:val="center"/>
              <w:rPr/>
            </w:pPr>
            <w:r w:rsidDel="00000000" w:rsidR="00000000" w:rsidRPr="00000000">
              <w:rPr>
                <w:rFonts w:ascii="Bookman Old Style" w:cs="Bookman Old Style" w:eastAsia="Bookman Old Style" w:hAnsi="Bookman Old Style"/>
                <w:sz w:val="20"/>
                <w:szCs w:val="20"/>
                <w:rtl w:val="0"/>
              </w:rPr>
              <w:t xml:space="preserve">9</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D80">
            <w:pPr>
              <w:rPr/>
            </w:pPr>
            <w:r w:rsidDel="00000000" w:rsidR="00000000" w:rsidRPr="00000000">
              <w:rPr>
                <w:rFonts w:ascii="Bookman Old Style" w:cs="Bookman Old Style" w:eastAsia="Bookman Old Style" w:hAnsi="Bookman Old Style"/>
                <w:sz w:val="20"/>
                <w:szCs w:val="20"/>
                <w:rtl w:val="0"/>
              </w:rPr>
              <w:t xml:space="preserve">Larutan standar konduktivitas dan turbiditas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D83">
            <w:pPr>
              <w:rPr/>
            </w:pPr>
            <w:r w:rsidDel="00000000" w:rsidR="00000000" w:rsidRPr="00000000">
              <w:rPr>
                <w:rFonts w:ascii="Bookman Old Style" w:cs="Bookman Old Style" w:eastAsia="Bookman Old Style" w:hAnsi="Bookman Old Style"/>
                <w:sz w:val="20"/>
                <w:szCs w:val="20"/>
                <w:rtl w:val="0"/>
              </w:rPr>
              <w:t xml:space="preserve">Sesuai spesifikasi alat ukur kualitas air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D84">
            <w:pPr>
              <w:jc w:val="center"/>
              <w:rPr/>
            </w:pPr>
            <w:r w:rsidDel="00000000" w:rsidR="00000000" w:rsidRPr="00000000">
              <w:rPr>
                <w:rFonts w:ascii="Bookman Old Style" w:cs="Bookman Old Style" w:eastAsia="Bookman Old Style" w:hAnsi="Bookman Old Style"/>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D85">
            <w:pPr>
              <w:jc w:val="center"/>
              <w:rPr/>
            </w:pPr>
            <w:r w:rsidDel="00000000" w:rsidR="00000000" w:rsidRPr="00000000">
              <w:rPr>
                <w:rFonts w:ascii="Bookman Old Style" w:cs="Bookman Old Style" w:eastAsia="Bookman Old Style" w:hAnsi="Bookman Old Style"/>
                <w:sz w:val="20"/>
                <w:szCs w:val="20"/>
                <w:rtl w:val="0"/>
              </w:rPr>
              <w:t xml:space="preserve">paket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D86">
            <w:pPr>
              <w:rPr/>
            </w:pPr>
            <w:r w:rsidDel="00000000" w:rsidR="00000000" w:rsidRPr="00000000">
              <w:rPr>
                <w:rFonts w:ascii="Bookman Old Style" w:cs="Bookman Old Style" w:eastAsia="Bookman Old Style" w:hAnsi="Bookman Old Style"/>
                <w:sz w:val="20"/>
                <w:szCs w:val="20"/>
                <w:rtl w:val="0"/>
              </w:rPr>
              <w:t xml:space="preserve">Untuk setiap kelompok praktik</w:t>
            </w:r>
            <w:r w:rsidDel="00000000" w:rsidR="00000000" w:rsidRPr="00000000">
              <w:rPr>
                <w:rtl w:val="0"/>
              </w:rPr>
            </w:r>
          </w:p>
        </w:tc>
      </w:tr>
      <w:tr>
        <w:trPr>
          <w:cantSplit w:val="1"/>
          <w:trHeight w:val="672" w:hRule="atLeast"/>
          <w:tblHeader w:val="1"/>
        </w:trPr>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D88">
            <w:pPr>
              <w:jc w:val="center"/>
              <w:rPr/>
            </w:pPr>
            <w:r w:rsidDel="00000000" w:rsidR="00000000" w:rsidRPr="00000000">
              <w:rPr>
                <w:rFonts w:ascii="Bookman Old Style" w:cs="Bookman Old Style" w:eastAsia="Bookman Old Style" w:hAnsi="Bookman Old Style"/>
                <w:sz w:val="20"/>
                <w:szCs w:val="20"/>
                <w:rtl w:val="0"/>
              </w:rPr>
              <w:t xml:space="preserve">10</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D89">
            <w:pPr>
              <w:rPr/>
            </w:pPr>
            <w:r w:rsidDel="00000000" w:rsidR="00000000" w:rsidRPr="00000000">
              <w:rPr>
                <w:rFonts w:ascii="Bookman Old Style" w:cs="Bookman Old Style" w:eastAsia="Bookman Old Style" w:hAnsi="Bookman Old Style"/>
                <w:sz w:val="20"/>
                <w:szCs w:val="20"/>
                <w:rtl w:val="0"/>
              </w:rPr>
              <w:t xml:space="preserve">Media filtrasi WTP trainer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D8C">
            <w:pPr>
              <w:rPr/>
            </w:pPr>
            <w:r w:rsidDel="00000000" w:rsidR="00000000" w:rsidRPr="00000000">
              <w:rPr>
                <w:rFonts w:ascii="Bookman Old Style" w:cs="Bookman Old Style" w:eastAsia="Bookman Old Style" w:hAnsi="Bookman Old Style"/>
                <w:sz w:val="20"/>
                <w:szCs w:val="20"/>
                <w:rtl w:val="0"/>
              </w:rPr>
              <w:t xml:space="preserve">Pasir, karbon aktif, cartridge, atau media lain sesuai trainer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D8D">
            <w:pPr>
              <w:jc w:val="center"/>
              <w:rPr/>
            </w:pPr>
            <w:r w:rsidDel="00000000" w:rsidR="00000000" w:rsidRPr="00000000">
              <w:rPr>
                <w:rFonts w:ascii="Bookman Old Style" w:cs="Bookman Old Style" w:eastAsia="Bookman Old Style" w:hAnsi="Bookman Old Style"/>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D8E">
            <w:pPr>
              <w:jc w:val="center"/>
              <w:rPr/>
            </w:pPr>
            <w:r w:rsidDel="00000000" w:rsidR="00000000" w:rsidRPr="00000000">
              <w:rPr>
                <w:rFonts w:ascii="Bookman Old Style" w:cs="Bookman Old Style" w:eastAsia="Bookman Old Style" w:hAnsi="Bookman Old Style"/>
                <w:sz w:val="20"/>
                <w:szCs w:val="20"/>
                <w:rtl w:val="0"/>
              </w:rPr>
              <w:t xml:space="preserve">paket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D8F">
            <w:pPr>
              <w:rPr/>
            </w:pPr>
            <w:r w:rsidDel="00000000" w:rsidR="00000000" w:rsidRPr="00000000">
              <w:rPr>
                <w:rFonts w:ascii="Bookman Old Style" w:cs="Bookman Old Style" w:eastAsia="Bookman Old Style" w:hAnsi="Bookman Old Style"/>
                <w:sz w:val="20"/>
                <w:szCs w:val="20"/>
                <w:rtl w:val="0"/>
              </w:rPr>
              <w:t xml:space="preserve">Untuk setiap kelompok praktik</w:t>
            </w:r>
            <w:r w:rsidDel="00000000" w:rsidR="00000000" w:rsidRPr="00000000">
              <w:rPr>
                <w:rtl w:val="0"/>
              </w:rPr>
            </w:r>
          </w:p>
        </w:tc>
      </w:tr>
      <w:tr>
        <w:trPr>
          <w:cantSplit w:val="1"/>
          <w:trHeight w:val="672" w:hRule="atLeast"/>
          <w:tblHeader w:val="1"/>
        </w:trPr>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D91">
            <w:pPr>
              <w:jc w:val="center"/>
              <w:rPr/>
            </w:pPr>
            <w:r w:rsidDel="00000000" w:rsidR="00000000" w:rsidRPr="00000000">
              <w:rPr>
                <w:rFonts w:ascii="Bookman Old Style" w:cs="Bookman Old Style" w:eastAsia="Bookman Old Style" w:hAnsi="Bookman Old Style"/>
                <w:sz w:val="20"/>
                <w:szCs w:val="20"/>
                <w:rtl w:val="0"/>
              </w:rPr>
              <w:t xml:space="preserve">11</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D92">
            <w:pPr>
              <w:rPr/>
            </w:pPr>
            <w:r w:rsidDel="00000000" w:rsidR="00000000" w:rsidRPr="00000000">
              <w:rPr>
                <w:rFonts w:ascii="Bookman Old Style" w:cs="Bookman Old Style" w:eastAsia="Bookman Old Style" w:hAnsi="Bookman Old Style"/>
                <w:sz w:val="20"/>
                <w:szCs w:val="20"/>
                <w:rtl w:val="0"/>
              </w:rPr>
              <w:t xml:space="preserve">Bahan simulasi dosing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D95">
            <w:pPr>
              <w:rPr/>
            </w:pPr>
            <w:r w:rsidDel="00000000" w:rsidR="00000000" w:rsidRPr="00000000">
              <w:rPr>
                <w:rFonts w:ascii="Bookman Old Style" w:cs="Bookman Old Style" w:eastAsia="Bookman Old Style" w:hAnsi="Bookman Old Style"/>
                <w:sz w:val="20"/>
                <w:szCs w:val="20"/>
                <w:rtl w:val="0"/>
              </w:rPr>
              <w:t xml:space="preserve">Bahan aman/nonreaktif sesuai petunjuk trainer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D96">
            <w:pPr>
              <w:jc w:val="center"/>
              <w:rPr/>
            </w:pPr>
            <w:r w:rsidDel="00000000" w:rsidR="00000000" w:rsidRPr="00000000">
              <w:rPr>
                <w:rFonts w:ascii="Bookman Old Style" w:cs="Bookman Old Style" w:eastAsia="Bookman Old Style" w:hAnsi="Bookman Old Style"/>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D97">
            <w:pPr>
              <w:jc w:val="center"/>
              <w:rPr/>
            </w:pPr>
            <w:r w:rsidDel="00000000" w:rsidR="00000000" w:rsidRPr="00000000">
              <w:rPr>
                <w:rFonts w:ascii="Bookman Old Style" w:cs="Bookman Old Style" w:eastAsia="Bookman Old Style" w:hAnsi="Bookman Old Style"/>
                <w:sz w:val="20"/>
                <w:szCs w:val="20"/>
                <w:rtl w:val="0"/>
              </w:rPr>
              <w:t xml:space="preserve">paket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D98">
            <w:pPr>
              <w:rPr/>
            </w:pPr>
            <w:r w:rsidDel="00000000" w:rsidR="00000000" w:rsidRPr="00000000">
              <w:rPr>
                <w:rFonts w:ascii="Bookman Old Style" w:cs="Bookman Old Style" w:eastAsia="Bookman Old Style" w:hAnsi="Bookman Old Style"/>
                <w:sz w:val="20"/>
                <w:szCs w:val="20"/>
                <w:rtl w:val="0"/>
              </w:rPr>
              <w:t xml:space="preserve">Untuk setiap kelompok praktik</w:t>
            </w:r>
            <w:r w:rsidDel="00000000" w:rsidR="00000000" w:rsidRPr="00000000">
              <w:rPr>
                <w:rtl w:val="0"/>
              </w:rPr>
            </w:r>
          </w:p>
        </w:tc>
      </w:tr>
      <w:tr>
        <w:trPr>
          <w:cantSplit w:val="1"/>
          <w:trHeight w:val="672" w:hRule="atLeast"/>
          <w:tblHeader w:val="1"/>
        </w:trPr>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D9A">
            <w:pPr>
              <w:jc w:val="center"/>
              <w:rPr/>
            </w:pPr>
            <w:r w:rsidDel="00000000" w:rsidR="00000000" w:rsidRPr="00000000">
              <w:rPr>
                <w:rFonts w:ascii="Bookman Old Style" w:cs="Bookman Old Style" w:eastAsia="Bookman Old Style" w:hAnsi="Bookman Old Style"/>
                <w:sz w:val="20"/>
                <w:szCs w:val="20"/>
                <w:rtl w:val="0"/>
              </w:rPr>
              <w:t xml:space="preserve">12</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D9B">
            <w:pPr>
              <w:rPr/>
            </w:pPr>
            <w:r w:rsidDel="00000000" w:rsidR="00000000" w:rsidRPr="00000000">
              <w:rPr>
                <w:rFonts w:ascii="Bookman Old Style" w:cs="Bookman Old Style" w:eastAsia="Bookman Old Style" w:hAnsi="Bookman Old Style"/>
                <w:sz w:val="20"/>
                <w:szCs w:val="20"/>
                <w:rtl w:val="0"/>
              </w:rPr>
              <w:t xml:space="preserve">Label dan rambu keselamatan latihan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D9E">
            <w:pPr>
              <w:rPr/>
            </w:pPr>
            <w:r w:rsidDel="00000000" w:rsidR="00000000" w:rsidRPr="00000000">
              <w:rPr>
                <w:rFonts w:ascii="Bookman Old Style" w:cs="Bookman Old Style" w:eastAsia="Bookman Old Style" w:hAnsi="Bookman Old Style"/>
                <w:sz w:val="20"/>
                <w:szCs w:val="20"/>
                <w:rtl w:val="0"/>
              </w:rPr>
              <w:t xml:space="preserve">Label, tanda peringatan, dan lembar pemeriksaan untuk simulasi K3/K2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D9F">
            <w:pPr>
              <w:jc w:val="center"/>
              <w:rPr/>
            </w:pPr>
            <w:r w:rsidDel="00000000" w:rsidR="00000000" w:rsidRPr="00000000">
              <w:rPr>
                <w:rFonts w:ascii="Bookman Old Style" w:cs="Bookman Old Style" w:eastAsia="Bookman Old Style" w:hAnsi="Bookman Old Style"/>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DA0">
            <w:pPr>
              <w:jc w:val="center"/>
              <w:rPr/>
            </w:pPr>
            <w:r w:rsidDel="00000000" w:rsidR="00000000" w:rsidRPr="00000000">
              <w:rPr>
                <w:rFonts w:ascii="Bookman Old Style" w:cs="Bookman Old Style" w:eastAsia="Bookman Old Style" w:hAnsi="Bookman Old Style"/>
                <w:sz w:val="20"/>
                <w:szCs w:val="20"/>
                <w:rtl w:val="0"/>
              </w:rPr>
              <w:t xml:space="preserve">paket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DA1">
            <w:pPr>
              <w:rPr/>
            </w:pPr>
            <w:r w:rsidDel="00000000" w:rsidR="00000000" w:rsidRPr="00000000">
              <w:rPr>
                <w:rFonts w:ascii="Bookman Old Style" w:cs="Bookman Old Style" w:eastAsia="Bookman Old Style" w:hAnsi="Bookman Old Style"/>
                <w:sz w:val="20"/>
                <w:szCs w:val="20"/>
                <w:rtl w:val="0"/>
              </w:rPr>
              <w:t xml:space="preserve">Untuk setiap kelompok praktik</w:t>
            </w:r>
            <w:r w:rsidDel="00000000" w:rsidR="00000000" w:rsidRPr="00000000">
              <w:rPr>
                <w:rtl w:val="0"/>
              </w:rPr>
            </w:r>
          </w:p>
        </w:tc>
      </w:tr>
      <w:tr>
        <w:trPr>
          <w:cantSplit w:val="1"/>
          <w:trHeight w:val="672" w:hRule="atLeast"/>
          <w:tblHeader w:val="1"/>
        </w:trPr>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DA3">
            <w:pPr>
              <w:jc w:val="center"/>
              <w:rPr/>
            </w:pPr>
            <w:r w:rsidDel="00000000" w:rsidR="00000000" w:rsidRPr="00000000">
              <w:rPr>
                <w:rFonts w:ascii="Bookman Old Style" w:cs="Bookman Old Style" w:eastAsia="Bookman Old Style" w:hAnsi="Bookman Old Style"/>
                <w:sz w:val="20"/>
                <w:szCs w:val="20"/>
                <w:rtl w:val="0"/>
              </w:rPr>
              <w:t xml:space="preserve">13</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DA4">
            <w:pPr>
              <w:rPr/>
            </w:pPr>
            <w:r w:rsidDel="00000000" w:rsidR="00000000" w:rsidRPr="00000000">
              <w:rPr>
                <w:rFonts w:ascii="Bookman Old Style" w:cs="Bookman Old Style" w:eastAsia="Bookman Old Style" w:hAnsi="Bookman Old Style"/>
                <w:sz w:val="20"/>
                <w:szCs w:val="20"/>
                <w:rtl w:val="0"/>
              </w:rPr>
              <w:t xml:space="preserve">Masker/respirator sekali pakai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DA7">
            <w:pPr>
              <w:rPr/>
            </w:pPr>
            <w:r w:rsidDel="00000000" w:rsidR="00000000" w:rsidRPr="00000000">
              <w:rPr>
                <w:rFonts w:ascii="Bookman Old Style" w:cs="Bookman Old Style" w:eastAsia="Bookman Old Style" w:hAnsi="Bookman Old Style"/>
                <w:sz w:val="20"/>
                <w:szCs w:val="20"/>
                <w:rtl w:val="0"/>
              </w:rPr>
              <w:t xml:space="preserve">Sesuai hasil penilaian risiko kegiatan praktik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DA8">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DA9">
            <w:pPr>
              <w:rPr/>
            </w:pPr>
            <w:r w:rsidDel="00000000" w:rsidR="00000000" w:rsidRPr="00000000">
              <w:rPr>
                <w:rtl w:val="0"/>
              </w:rPr>
              <w:t xml:space="preserve">buah</w:t>
            </w:r>
          </w:p>
        </w:tc>
        <w:tc>
          <w:tcPr>
            <w:gridSpan w:val="2"/>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DAA">
            <w:pPr>
              <w:rPr/>
            </w:pPr>
            <w:r w:rsidDel="00000000" w:rsidR="00000000" w:rsidRPr="00000000">
              <w:rPr>
                <w:rtl w:val="0"/>
              </w:rPr>
              <w:t xml:space="preserve">Untuk 1 peserta</w:t>
            </w:r>
          </w:p>
        </w:tc>
      </w:tr>
      <w:tr>
        <w:trPr>
          <w:cantSplit w:val="1"/>
          <w:trHeight w:val="672" w:hRule="atLeast"/>
          <w:tblHeader w:val="1"/>
        </w:trPr>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DAC">
            <w:pPr>
              <w:jc w:val="center"/>
              <w:rPr/>
            </w:pPr>
            <w:r w:rsidDel="00000000" w:rsidR="00000000" w:rsidRPr="00000000">
              <w:rPr>
                <w:rFonts w:ascii="Bookman Old Style" w:cs="Bookman Old Style" w:eastAsia="Bookman Old Style" w:hAnsi="Bookman Old Style"/>
                <w:sz w:val="20"/>
                <w:szCs w:val="20"/>
                <w:rtl w:val="0"/>
              </w:rPr>
              <w:t xml:space="preserve">14</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DAD">
            <w:pPr>
              <w:rPr/>
            </w:pPr>
            <w:r w:rsidDel="00000000" w:rsidR="00000000" w:rsidRPr="00000000">
              <w:rPr>
                <w:rFonts w:ascii="Bookman Old Style" w:cs="Bookman Old Style" w:eastAsia="Bookman Old Style" w:hAnsi="Bookman Old Style"/>
                <w:sz w:val="20"/>
                <w:szCs w:val="20"/>
                <w:rtl w:val="0"/>
              </w:rPr>
              <w:t xml:space="preserve">Sarung tangan sekali pakai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DB0">
            <w:pPr>
              <w:rPr/>
            </w:pPr>
            <w:r w:rsidDel="00000000" w:rsidR="00000000" w:rsidRPr="00000000">
              <w:rPr>
                <w:rFonts w:ascii="Bookman Old Style" w:cs="Bookman Old Style" w:eastAsia="Bookman Old Style" w:hAnsi="Bookman Old Style"/>
                <w:sz w:val="20"/>
                <w:szCs w:val="20"/>
                <w:rtl w:val="0"/>
              </w:rPr>
              <w:t xml:space="preserve">Nitrile atau setara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DB1">
            <w:pP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DB2">
            <w:pPr>
              <w:rPr/>
            </w:pPr>
            <w:r w:rsidDel="00000000" w:rsidR="00000000" w:rsidRPr="00000000">
              <w:rPr>
                <w:rtl w:val="0"/>
              </w:rPr>
              <w:t xml:space="preserve">pasang</w:t>
            </w:r>
          </w:p>
        </w:tc>
        <w:tc>
          <w:tcPr>
            <w:gridSpan w:val="2"/>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DB3">
            <w:pPr>
              <w:rPr/>
            </w:pPr>
            <w:r w:rsidDel="00000000" w:rsidR="00000000" w:rsidRPr="00000000">
              <w:rPr>
                <w:rtl w:val="0"/>
              </w:rPr>
              <w:t xml:space="preserve">Untuk 1 peserta</w:t>
            </w:r>
          </w:p>
        </w:tc>
      </w:tr>
      <w:tr>
        <w:trPr>
          <w:cantSplit w:val="1"/>
          <w:trHeight w:val="672" w:hRule="atLeast"/>
          <w:tblHeader w:val="1"/>
        </w:trPr>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DB5">
            <w:pPr>
              <w:jc w:val="center"/>
              <w:rPr/>
            </w:pPr>
            <w:r w:rsidDel="00000000" w:rsidR="00000000" w:rsidRPr="00000000">
              <w:rPr>
                <w:rFonts w:ascii="Bookman Old Style" w:cs="Bookman Old Style" w:eastAsia="Bookman Old Style" w:hAnsi="Bookman Old Style"/>
                <w:sz w:val="20"/>
                <w:szCs w:val="20"/>
                <w:rtl w:val="0"/>
              </w:rPr>
              <w:t xml:space="preserve">15</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DB6">
            <w:pPr>
              <w:rPr/>
            </w:pPr>
            <w:r w:rsidDel="00000000" w:rsidR="00000000" w:rsidRPr="00000000">
              <w:rPr>
                <w:rFonts w:ascii="Bookman Old Style" w:cs="Bookman Old Style" w:eastAsia="Bookman Old Style" w:hAnsi="Bookman Old Style"/>
                <w:sz w:val="20"/>
                <w:szCs w:val="20"/>
                <w:rtl w:val="0"/>
              </w:rPr>
              <w:t xml:space="preserve">Bahan pembersih dan spill kit trainer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DB9">
            <w:pPr>
              <w:rPr/>
            </w:pPr>
            <w:r w:rsidDel="00000000" w:rsidR="00000000" w:rsidRPr="00000000">
              <w:rPr>
                <w:rFonts w:ascii="Bookman Old Style" w:cs="Bookman Old Style" w:eastAsia="Bookman Old Style" w:hAnsi="Bookman Old Style"/>
                <w:sz w:val="20"/>
                <w:szCs w:val="20"/>
                <w:rtl w:val="0"/>
              </w:rPr>
              <w:t xml:space="preserve">Absorbent, kain lap, dan kantong limbah latihan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DBA">
            <w:pPr>
              <w:jc w:val="center"/>
              <w:rPr/>
            </w:pPr>
            <w:r w:rsidDel="00000000" w:rsidR="00000000" w:rsidRPr="00000000">
              <w:rPr>
                <w:rFonts w:ascii="Bookman Old Style" w:cs="Bookman Old Style" w:eastAsia="Bookman Old Style" w:hAnsi="Bookman Old Style"/>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DBB">
            <w:pPr>
              <w:jc w:val="center"/>
              <w:rPr/>
            </w:pPr>
            <w:r w:rsidDel="00000000" w:rsidR="00000000" w:rsidRPr="00000000">
              <w:rPr>
                <w:rFonts w:ascii="Bookman Old Style" w:cs="Bookman Old Style" w:eastAsia="Bookman Old Style" w:hAnsi="Bookman Old Style"/>
                <w:sz w:val="20"/>
                <w:szCs w:val="20"/>
                <w:rtl w:val="0"/>
              </w:rPr>
              <w:t xml:space="preserve">paket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DBC">
            <w:pPr>
              <w:rPr/>
            </w:pPr>
            <w:r w:rsidDel="00000000" w:rsidR="00000000" w:rsidRPr="00000000">
              <w:rPr>
                <w:rFonts w:ascii="Bookman Old Style" w:cs="Bookman Old Style" w:eastAsia="Bookman Old Style" w:hAnsi="Bookman Old Style"/>
                <w:sz w:val="20"/>
                <w:szCs w:val="20"/>
                <w:rtl w:val="0"/>
              </w:rPr>
              <w:t xml:space="preserve">Untuk setiap kelompok praktik</w:t>
            </w:r>
            <w:r w:rsidDel="00000000" w:rsidR="00000000" w:rsidRPr="00000000">
              <w:rPr>
                <w:rtl w:val="0"/>
              </w:rPr>
            </w:r>
          </w:p>
        </w:tc>
      </w:tr>
      <w:tr>
        <w:trPr>
          <w:cantSplit w:val="1"/>
          <w:trHeight w:val="672" w:hRule="atLeast"/>
          <w:tblHeader w:val="1"/>
        </w:trPr>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DBE">
            <w:pPr>
              <w:jc w:val="center"/>
              <w:rPr/>
            </w:pPr>
            <w:r w:rsidDel="00000000" w:rsidR="00000000" w:rsidRPr="00000000">
              <w:rPr>
                <w:rFonts w:ascii="Bookman Old Style" w:cs="Bookman Old Style" w:eastAsia="Bookman Old Style" w:hAnsi="Bookman Old Style"/>
                <w:sz w:val="20"/>
                <w:szCs w:val="20"/>
                <w:rtl w:val="0"/>
              </w:rPr>
              <w:t xml:space="preserve">16</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DBF">
            <w:pPr>
              <w:rPr/>
            </w:pPr>
            <w:r w:rsidDel="00000000" w:rsidR="00000000" w:rsidRPr="00000000">
              <w:rPr>
                <w:rFonts w:ascii="Bookman Old Style" w:cs="Bookman Old Style" w:eastAsia="Bookman Old Style" w:hAnsi="Bookman Old Style"/>
                <w:sz w:val="20"/>
                <w:szCs w:val="20"/>
                <w:rtl w:val="0"/>
              </w:rPr>
              <w:t xml:space="preserve">Media penyimpanan 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DC2">
            <w:pPr>
              <w:rPr/>
            </w:pPr>
            <w:r w:rsidDel="00000000" w:rsidR="00000000" w:rsidRPr="00000000">
              <w:rPr>
                <w:rFonts w:ascii="Bookman Old Style" w:cs="Bookman Old Style" w:eastAsia="Bookman Old Style" w:hAnsi="Bookman Old Style"/>
                <w:sz w:val="20"/>
                <w:szCs w:val="20"/>
                <w:rtl w:val="0"/>
              </w:rPr>
              <w:t xml:space="preserve">Folder digital/cloud atau media penyimpanan sesuai kebijakan LPK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DC3">
            <w:pPr>
              <w:jc w:val="center"/>
              <w:rPr/>
            </w:pPr>
            <w:r w:rsidDel="00000000" w:rsidR="00000000" w:rsidRPr="00000000">
              <w:rPr>
                <w:rFonts w:ascii="Bookman Old Style" w:cs="Bookman Old Style" w:eastAsia="Bookman Old Style" w:hAnsi="Bookman Old Style"/>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DC4">
            <w:pPr>
              <w:jc w:val="center"/>
              <w:rPr/>
            </w:pPr>
            <w:r w:rsidDel="00000000" w:rsidR="00000000" w:rsidRPr="00000000">
              <w:rPr>
                <w:rFonts w:ascii="Bookman Old Style" w:cs="Bookman Old Style" w:eastAsia="Bookman Old Style" w:hAnsi="Bookman Old Style"/>
                <w:sz w:val="20"/>
                <w:szCs w:val="20"/>
                <w:rtl w:val="0"/>
              </w:rPr>
              <w:t xml:space="preserve">akun/unit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35.0" w:type="dxa"/>
              <w:left w:w="45.0" w:type="dxa"/>
              <w:bottom w:w="35.0" w:type="dxa"/>
              <w:right w:w="45.0" w:type="dxa"/>
            </w:tcMar>
            <w:vAlign w:val="center"/>
          </w:tcPr>
          <w:p w:rsidR="00000000" w:rsidDel="00000000" w:rsidP="00000000" w:rsidRDefault="00000000" w:rsidRPr="00000000" w14:paraId="00000DC5">
            <w:pPr>
              <w:rPr/>
            </w:pPr>
            <w:r w:rsidDel="00000000" w:rsidR="00000000" w:rsidRPr="00000000">
              <w:rPr>
                <w:rFonts w:ascii="Bookman Old Style" w:cs="Bookman Old Style" w:eastAsia="Bookman Old Style" w:hAnsi="Bookman Old Style"/>
                <w:sz w:val="20"/>
                <w:szCs w:val="20"/>
                <w:rtl w:val="0"/>
              </w:rPr>
              <w:t xml:space="preserve">Untuk 1 peserta</w:t>
            </w:r>
            <w:r w:rsidDel="00000000" w:rsidR="00000000" w:rsidRPr="00000000">
              <w:rPr>
                <w:rtl w:val="0"/>
              </w:rPr>
            </w:r>
          </w:p>
        </w:tc>
      </w:tr>
    </w:tbl>
    <w:p w:rsidR="00000000" w:rsidDel="00000000" w:rsidP="00000000" w:rsidRDefault="00000000" w:rsidRPr="00000000" w14:paraId="00000DC7">
      <w:pPr>
        <w:keepNext w:val="0"/>
        <w:keepLines w:val="0"/>
        <w:pageBreakBefore w:val="1"/>
        <w:widowControl w:val="1"/>
        <w:numPr>
          <w:ilvl w:val="0"/>
          <w:numId w:val="19"/>
        </w:numPr>
        <w:pBdr>
          <w:top w:space="0" w:sz="0" w:val="nil"/>
          <w:left w:space="0" w:sz="0" w:val="nil"/>
          <w:bottom w:space="0" w:sz="0" w:val="nil"/>
          <w:right w:space="0" w:sz="0" w:val="nil"/>
          <w:between w:space="0" w:sz="0" w:val="nil"/>
        </w:pBdr>
        <w:shd w:fill="auto" w:val="clear"/>
        <w:tabs>
          <w:tab w:val="left" w:leader="none" w:pos="709"/>
        </w:tabs>
        <w:spacing w:after="160" w:before="0" w:line="240" w:lineRule="auto"/>
        <w:ind w:left="709" w:right="0" w:hanging="709"/>
        <w:jc w:val="left"/>
        <w:rPr>
          <w:rFonts w:ascii="Bookman Old Style" w:cs="Bookman Old Style" w:eastAsia="Bookman Old Style" w:hAnsi="Bookman Old Style"/>
          <w:b w:val="1"/>
          <w:bCs w:val="1"/>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4"/>
          <w:szCs w:val="24"/>
          <w:u w:val="none"/>
          <w:shd w:fill="auto" w:val="clear"/>
          <w:vertAlign w:val="baseline"/>
          <w:rtl w:val="0"/>
        </w:rPr>
        <w:t xml:space="preserve">PENYUSUN</w:t>
      </w:r>
    </w:p>
    <w:p w:rsidR="00000000" w:rsidDel="00000000" w:rsidP="00000000" w:rsidRDefault="00000000" w:rsidRPr="00000000" w14:paraId="00000DC8">
      <w:pPr>
        <w:tabs>
          <w:tab w:val="left" w:leader="none" w:pos="709"/>
        </w:tabs>
        <w:spacing w:after="0" w:line="240" w:lineRule="auto"/>
        <w:jc w:val="right"/>
        <w:rPr>
          <w:rFonts w:ascii="Bookman Old Style" w:cs="Bookman Old Style" w:eastAsia="Bookman Old Style" w:hAnsi="Bookman Old Style"/>
          <w:b w:val="1"/>
          <w:bCs w:val="1"/>
          <w:sz w:val="24"/>
          <w:szCs w:val="24"/>
        </w:rPr>
      </w:pPr>
      <w:r w:rsidDel="00000000" w:rsidR="00000000" w:rsidRPr="00000000">
        <w:rPr>
          <w:rtl w:val="0"/>
        </w:rPr>
      </w:r>
    </w:p>
    <w:tbl>
      <w:tblPr>
        <w:tblStyle w:val="Table35"/>
        <w:tblW w:w="903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4"/>
        <w:gridCol w:w="2995"/>
        <w:gridCol w:w="2136"/>
        <w:gridCol w:w="2209"/>
        <w:gridCol w:w="1073"/>
        <w:tblGridChange w:id="0">
          <w:tblGrid>
            <w:gridCol w:w="624"/>
            <w:gridCol w:w="2995"/>
            <w:gridCol w:w="2136"/>
            <w:gridCol w:w="2209"/>
            <w:gridCol w:w="1073"/>
          </w:tblGrid>
        </w:tblGridChange>
      </w:tblGrid>
      <w:tr>
        <w:trPr>
          <w:cantSplit w:val="1"/>
          <w:trHeight w:val="672" w:hRule="atLeast"/>
          <w:tblHeader w:val="1"/>
        </w:trPr>
        <w:tc>
          <w:tcPr>
            <w:tcMar>
              <w:top w:w="40.0" w:type="dxa"/>
              <w:left w:w="50.0" w:type="dxa"/>
              <w:bottom w:w="40.0" w:type="dxa"/>
              <w:right w:w="50.0" w:type="dxa"/>
            </w:tcMar>
            <w:vAlign w:val="center"/>
          </w:tcPr>
          <w:p w:rsidR="00000000" w:rsidDel="00000000" w:rsidP="00000000" w:rsidRDefault="00000000" w:rsidRPr="00000000" w14:paraId="00000DC9">
            <w:pPr>
              <w:jc w:val="cente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rtl w:val="0"/>
              </w:rPr>
              <w:t xml:space="preserve">No.</w:t>
            </w:r>
            <w:r w:rsidDel="00000000" w:rsidR="00000000" w:rsidRPr="00000000">
              <w:rPr>
                <w:rtl w:val="0"/>
              </w:rPr>
            </w:r>
          </w:p>
        </w:tc>
        <w:tc>
          <w:tcPr>
            <w:tcMar>
              <w:top w:w="40.0" w:type="dxa"/>
              <w:left w:w="50.0" w:type="dxa"/>
              <w:bottom w:w="40.0" w:type="dxa"/>
              <w:right w:w="50.0" w:type="dxa"/>
            </w:tcMar>
            <w:vAlign w:val="center"/>
          </w:tcPr>
          <w:p w:rsidR="00000000" w:rsidDel="00000000" w:rsidP="00000000" w:rsidRDefault="00000000" w:rsidRPr="00000000" w14:paraId="00000DCA">
            <w:pPr>
              <w:jc w:val="cente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rtl w:val="0"/>
              </w:rPr>
              <w:t xml:space="preserve">Nama </w:t>
            </w:r>
            <w:r w:rsidDel="00000000" w:rsidR="00000000" w:rsidRPr="00000000">
              <w:rPr>
                <w:rtl w:val="0"/>
              </w:rPr>
            </w:r>
          </w:p>
        </w:tc>
        <w:tc>
          <w:tcPr>
            <w:tcMar>
              <w:top w:w="40.0" w:type="dxa"/>
              <w:left w:w="50.0" w:type="dxa"/>
              <w:bottom w:w="40.0" w:type="dxa"/>
              <w:right w:w="50.0" w:type="dxa"/>
            </w:tcMar>
            <w:vAlign w:val="center"/>
          </w:tcPr>
          <w:p w:rsidR="00000000" w:rsidDel="00000000" w:rsidP="00000000" w:rsidRDefault="00000000" w:rsidRPr="00000000" w14:paraId="00000DCB">
            <w:pPr>
              <w:jc w:val="cente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rtl w:val="0"/>
              </w:rPr>
              <w:t xml:space="preserve">Institusi</w:t>
            </w:r>
            <w:r w:rsidDel="00000000" w:rsidR="00000000" w:rsidRPr="00000000">
              <w:rPr>
                <w:rtl w:val="0"/>
              </w:rPr>
            </w:r>
          </w:p>
        </w:tc>
        <w:tc>
          <w:tcPr>
            <w:tcMar>
              <w:top w:w="40.0" w:type="dxa"/>
              <w:left w:w="50.0" w:type="dxa"/>
              <w:bottom w:w="40.0" w:type="dxa"/>
              <w:right w:w="50.0" w:type="dxa"/>
            </w:tcMar>
            <w:vAlign w:val="center"/>
          </w:tcPr>
          <w:p w:rsidR="00000000" w:rsidDel="00000000" w:rsidP="00000000" w:rsidRDefault="00000000" w:rsidRPr="00000000" w14:paraId="00000DCC">
            <w:pPr>
              <w:jc w:val="cente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rtl w:val="0"/>
              </w:rPr>
              <w:t xml:space="preserve">Jabatan/Profesi</w:t>
            </w:r>
            <w:r w:rsidDel="00000000" w:rsidR="00000000" w:rsidRPr="00000000">
              <w:rPr>
                <w:rtl w:val="0"/>
              </w:rPr>
            </w:r>
          </w:p>
        </w:tc>
        <w:tc>
          <w:tcPr>
            <w:tcMar>
              <w:top w:w="40.0" w:type="dxa"/>
              <w:left w:w="50.0" w:type="dxa"/>
              <w:bottom w:w="40.0" w:type="dxa"/>
              <w:right w:w="50.0" w:type="dxa"/>
            </w:tcMar>
            <w:vAlign w:val="center"/>
          </w:tcPr>
          <w:p w:rsidR="00000000" w:rsidDel="00000000" w:rsidP="00000000" w:rsidRDefault="00000000" w:rsidRPr="00000000" w14:paraId="00000DCD">
            <w:pPr>
              <w:jc w:val="cente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rtl w:val="0"/>
              </w:rPr>
              <w:t xml:space="preserve">Ket</w:t>
            </w:r>
            <w:r w:rsidDel="00000000" w:rsidR="00000000" w:rsidRPr="00000000">
              <w:rPr>
                <w:rtl w:val="0"/>
              </w:rPr>
            </w:r>
          </w:p>
        </w:tc>
      </w:tr>
      <w:tr>
        <w:trPr>
          <w:cantSplit w:val="1"/>
          <w:trHeight w:val="672" w:hRule="atLeast"/>
          <w:tblHeader w:val="1"/>
        </w:trPr>
        <w:tc>
          <w:tcPr>
            <w:tcMar>
              <w:top w:w="40.0" w:type="dxa"/>
              <w:left w:w="50.0" w:type="dxa"/>
              <w:bottom w:w="40.0" w:type="dxa"/>
              <w:right w:w="50.0" w:type="dxa"/>
            </w:tcMar>
          </w:tcPr>
          <w:p w:rsidR="00000000" w:rsidDel="00000000" w:rsidP="00000000" w:rsidRDefault="00000000" w:rsidRPr="00000000" w14:paraId="00000DCE">
            <w:pP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rtl w:val="0"/>
              </w:rPr>
              <w:t xml:space="preserve">1.</w:t>
            </w:r>
            <w:r w:rsidDel="00000000" w:rsidR="00000000" w:rsidRPr="00000000">
              <w:rPr>
                <w:rtl w:val="0"/>
              </w:rPr>
            </w:r>
          </w:p>
        </w:tc>
        <w:tc>
          <w:tcPr>
            <w:tcMar>
              <w:top w:w="40.0" w:type="dxa"/>
              <w:left w:w="50.0" w:type="dxa"/>
              <w:bottom w:w="40.0" w:type="dxa"/>
              <w:right w:w="50.0" w:type="dxa"/>
            </w:tcMar>
          </w:tcPr>
          <w:p w:rsidR="00000000" w:rsidDel="00000000" w:rsidP="00000000" w:rsidRDefault="00000000" w:rsidRPr="00000000" w14:paraId="00000DCF">
            <w:pP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rtl w:val="0"/>
              </w:rPr>
              <w:t xml:space="preserve">Rina Resnawati</w:t>
            </w:r>
            <w:r w:rsidDel="00000000" w:rsidR="00000000" w:rsidRPr="00000000">
              <w:rPr>
                <w:rtl w:val="0"/>
              </w:rPr>
            </w:r>
          </w:p>
        </w:tc>
        <w:tc>
          <w:tcPr>
            <w:tcMar>
              <w:top w:w="40.0" w:type="dxa"/>
              <w:left w:w="50.0" w:type="dxa"/>
              <w:bottom w:w="40.0" w:type="dxa"/>
              <w:right w:w="50.0" w:type="dxa"/>
            </w:tcMar>
          </w:tcPr>
          <w:p w:rsidR="00000000" w:rsidDel="00000000" w:rsidP="00000000" w:rsidRDefault="00000000" w:rsidRPr="00000000" w14:paraId="00000DD0">
            <w:pP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rtl w:val="0"/>
              </w:rPr>
              <w:t xml:space="preserve">PT Fumiyuki Global Solusindo</w:t>
            </w:r>
            <w:r w:rsidDel="00000000" w:rsidR="00000000" w:rsidRPr="00000000">
              <w:rPr>
                <w:rtl w:val="0"/>
              </w:rPr>
            </w:r>
          </w:p>
        </w:tc>
        <w:tc>
          <w:tcPr>
            <w:tcMar>
              <w:top w:w="40.0" w:type="dxa"/>
              <w:left w:w="50.0" w:type="dxa"/>
              <w:bottom w:w="40.0" w:type="dxa"/>
              <w:right w:w="50.0" w:type="dxa"/>
            </w:tcMar>
          </w:tcPr>
          <w:p w:rsidR="00000000" w:rsidDel="00000000" w:rsidP="00000000" w:rsidRDefault="00000000" w:rsidRPr="00000000" w14:paraId="00000DD1">
            <w:pP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rtl w:val="0"/>
              </w:rPr>
              <w:t xml:space="preserve">Konsultan Lingkungan</w:t>
            </w:r>
            <w:r w:rsidDel="00000000" w:rsidR="00000000" w:rsidRPr="00000000">
              <w:rPr>
                <w:rtl w:val="0"/>
              </w:rPr>
            </w:r>
          </w:p>
        </w:tc>
        <w:tc>
          <w:tcPr>
            <w:tcMar>
              <w:top w:w="40.0" w:type="dxa"/>
              <w:left w:w="50.0" w:type="dxa"/>
              <w:bottom w:w="40.0" w:type="dxa"/>
              <w:right w:w="50.0" w:type="dxa"/>
            </w:tcMar>
          </w:tcPr>
          <w:p w:rsidR="00000000" w:rsidDel="00000000" w:rsidP="00000000" w:rsidRDefault="00000000" w:rsidRPr="00000000" w14:paraId="00000DD2">
            <w:pPr>
              <w:rPr>
                <w:rFonts w:ascii="Bookman Old Style" w:cs="Bookman Old Style" w:eastAsia="Bookman Old Style" w:hAnsi="Bookman Old Style"/>
                <w:b w:val="1"/>
                <w:bCs w:val="1"/>
                <w:sz w:val="24"/>
                <w:szCs w:val="24"/>
              </w:rPr>
            </w:pPr>
            <w:r w:rsidDel="00000000" w:rsidR="00000000" w:rsidRPr="00000000">
              <w:rPr>
                <w:rtl w:val="0"/>
              </w:rPr>
            </w:r>
          </w:p>
        </w:tc>
      </w:tr>
    </w:tbl>
    <w:p w:rsidR="00000000" w:rsidDel="00000000" w:rsidP="00000000" w:rsidRDefault="00000000" w:rsidRPr="00000000" w14:paraId="00000DD3">
      <w:pPr>
        <w:spacing w:after="0" w:line="240" w:lineRule="auto"/>
        <w:rPr>
          <w:rFonts w:ascii="Bookman Old Style" w:cs="Bookman Old Style" w:eastAsia="Bookman Old Style" w:hAnsi="Bookman Old Style"/>
          <w:sz w:val="24"/>
          <w:szCs w:val="24"/>
        </w:rPr>
      </w:pPr>
      <w:r w:rsidDel="00000000" w:rsidR="00000000" w:rsidRPr="00000000">
        <w:rPr>
          <w:rtl w:val="0"/>
        </w:rPr>
      </w:r>
    </w:p>
    <w:sectPr>
      <w:type w:val="nextPage"/>
      <w:pgSz w:h="16838" w:w="11906" w:orient="portrait"/>
      <w:pgMar w:bottom="1440" w:top="1440" w:left="1440" w:right="1440" w:header="708" w:footer="708"/>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amila Nurhusna" w:id="0" w:date="2026-08-29T04:06:38Z">
    <w:p w:rsidR="00000000" w:rsidDel="00000000" w:rsidP="00000000" w:rsidRDefault="00000000" w:rsidRPr="00000000" w14:paraId="00000D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Pakai Di-</w:t>
      </w:r>
    </w:p>
  </w:comment>
  <w:comment w:author="hanifah nurawaliah" w:id="2" w:date="2026-08-29T04:13:27Z">
    <w:p w:rsidR="00000000" w:rsidDel="00000000" w:rsidP="00000000" w:rsidRDefault="00000000" w:rsidRPr="00000000" w14:paraId="00000D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 modul, untuk kehati-hatian abu/residu dari insinerator ini termausk B3 (Lampiran IX PP Nomor 22 Tahun 2021)</w:t>
      </w:r>
    </w:p>
  </w:comment>
  <w:comment w:author="Kamila Nurhusna" w:id="1" w:date="2026-08-29T04:43:37Z">
    <w:p w:rsidR="00000000" w:rsidDel="00000000" w:rsidP="00000000" w:rsidRDefault="00000000" w:rsidRPr="00000000" w14:paraId="00000D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nunggu dokumen revisi pak fantri</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man Old Style"/>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D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upperLetter"/>
      <w:lvlText w:val="%1."/>
      <w:lvlJc w:val="left"/>
      <w:pPr>
        <w:ind w:left="720" w:hanging="360"/>
      </w:pPr>
      <w:rPr/>
    </w:lvl>
    <w:lvl w:ilvl="1">
      <w:start w:val="1"/>
      <w:numFmt w:val="lowerLetter"/>
      <w:lvlText w:val="%2."/>
      <w:lvlJc w:val="left"/>
      <w:pPr>
        <w:ind w:left="1440" w:hanging="360"/>
      </w:pPr>
      <w:rPr/>
    </w:lvl>
    <w:lvl w:ilvl="2">
      <w:start w:val="0"/>
      <w:numFmt w:val="bullet"/>
      <w:lvlText w:val="-"/>
      <w:lvlJc w:val="left"/>
      <w:pPr>
        <w:ind w:left="2340" w:hanging="360"/>
      </w:pPr>
      <w:rPr>
        <w:rFonts w:ascii="Bookman Old Style" w:cs="Bookman Old Style" w:eastAsia="Bookman Old Style" w:hAnsi="Bookman Old Style"/>
        <w:color w:val="000000"/>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decimal"/>
      <w:lvlText w:val="%1."/>
      <w:lvlJc w:val="left"/>
      <w:pPr>
        <w:ind w:left="1069" w:hanging="360"/>
      </w:pPr>
      <w:rPr/>
    </w:lvl>
    <w:lvl w:ilvl="1">
      <w:start w:val="1"/>
      <w:numFmt w:val="decimal"/>
      <w:lvlText w:val="%1.%2."/>
      <w:lvlJc w:val="left"/>
      <w:pPr>
        <w:ind w:left="1996" w:hanging="720"/>
      </w:pPr>
      <w:rPr/>
    </w:lvl>
    <w:lvl w:ilvl="2">
      <w:start w:val="1"/>
      <w:numFmt w:val="decimal"/>
      <w:lvlText w:val="%1.%2.%3."/>
      <w:lvlJc w:val="left"/>
      <w:pPr>
        <w:ind w:left="2563" w:hanging="720"/>
      </w:pPr>
      <w:rPr/>
    </w:lvl>
    <w:lvl w:ilvl="3">
      <w:start w:val="1"/>
      <w:numFmt w:val="decimal"/>
      <w:lvlText w:val="%1.%2.%3.%4."/>
      <w:lvlJc w:val="left"/>
      <w:pPr>
        <w:ind w:left="3490" w:hanging="1080"/>
      </w:pPr>
      <w:rPr/>
    </w:lvl>
    <w:lvl w:ilvl="4">
      <w:start w:val="1"/>
      <w:numFmt w:val="decimal"/>
      <w:lvlText w:val="%1.%2.%3.%4.%5."/>
      <w:lvlJc w:val="left"/>
      <w:pPr>
        <w:ind w:left="4417" w:hanging="1440"/>
      </w:pPr>
      <w:rPr/>
    </w:lvl>
    <w:lvl w:ilvl="5">
      <w:start w:val="1"/>
      <w:numFmt w:val="decimal"/>
      <w:lvlText w:val="%1.%2.%3.%4.%5.%6."/>
      <w:lvlJc w:val="left"/>
      <w:pPr>
        <w:ind w:left="4984" w:hanging="1440"/>
      </w:pPr>
      <w:rPr/>
    </w:lvl>
    <w:lvl w:ilvl="6">
      <w:start w:val="1"/>
      <w:numFmt w:val="decimal"/>
      <w:lvlText w:val="%1.%2.%3.%4.%5.%6.%7."/>
      <w:lvlJc w:val="left"/>
      <w:pPr>
        <w:ind w:left="5911" w:hanging="1800"/>
      </w:pPr>
      <w:rPr/>
    </w:lvl>
    <w:lvl w:ilvl="7">
      <w:start w:val="1"/>
      <w:numFmt w:val="decimal"/>
      <w:lvlText w:val="%1.%2.%3.%4.%5.%6.%7.%8."/>
      <w:lvlJc w:val="left"/>
      <w:pPr>
        <w:ind w:left="6478" w:hanging="1800"/>
      </w:pPr>
      <w:rPr/>
    </w:lvl>
    <w:lvl w:ilvl="8">
      <w:start w:val="1"/>
      <w:numFmt w:val="decimal"/>
      <w:lvlText w:val="%1.%2.%3.%4.%5.%6.%7.%8.%9."/>
      <w:lvlJc w:val="left"/>
      <w:pPr>
        <w:ind w:left="7405" w:hanging="2160"/>
      </w:pPr>
      <w:rPr/>
    </w:lvl>
  </w:abstractNum>
  <w:abstractNum w:abstractNumId="21">
    <w:lvl w:ilvl="0">
      <w:start w:val="1"/>
      <w:numFmt w:val="upperRoman"/>
      <w:lvlText w:val="%1."/>
      <w:lvlJc w:val="left"/>
      <w:pPr>
        <w:ind w:left="1080" w:hanging="720"/>
      </w:pPr>
      <w:rPr/>
    </w:lvl>
    <w:lvl w:ilvl="1">
      <w:start w:val="1"/>
      <w:numFmt w:val="decimal"/>
      <w:lvlText w:val="%1.%2."/>
      <w:lvlJc w:val="left"/>
      <w:pPr>
        <w:ind w:left="1080" w:hanging="720"/>
      </w:pPr>
      <w:rPr/>
    </w:lvl>
    <w:lvl w:ilvl="2">
      <w:start w:val="1"/>
      <w:numFmt w:val="decimal"/>
      <w:lvlText w:val="%1.%2.%3."/>
      <w:lvlJc w:val="left"/>
      <w:pPr>
        <w:ind w:left="1080" w:hanging="720"/>
      </w:pPr>
      <w:rPr/>
    </w:lvl>
    <w:lvl w:ilvl="3">
      <w:start w:val="1"/>
      <w:numFmt w:val="decimal"/>
      <w:lvlText w:val="%1.%2.%3.%4."/>
      <w:lvlJc w:val="left"/>
      <w:pPr>
        <w:ind w:left="1440" w:hanging="1080"/>
      </w:pPr>
      <w:rPr/>
    </w:lvl>
    <w:lvl w:ilvl="4">
      <w:start w:val="1"/>
      <w:numFmt w:val="decimal"/>
      <w:lvlText w:val="%1.%2.%3.%4.%5."/>
      <w:lvlJc w:val="left"/>
      <w:pPr>
        <w:ind w:left="1800" w:hanging="1440"/>
      </w:pPr>
      <w:rPr/>
    </w:lvl>
    <w:lvl w:ilvl="5">
      <w:start w:val="1"/>
      <w:numFmt w:val="decimal"/>
      <w:lvlText w:val="%1.%2.%3.%4.%5.%6."/>
      <w:lvlJc w:val="left"/>
      <w:pPr>
        <w:ind w:left="1800" w:hanging="1440"/>
      </w:pPr>
      <w:rPr/>
    </w:lvl>
    <w:lvl w:ilvl="6">
      <w:start w:val="1"/>
      <w:numFmt w:val="decimal"/>
      <w:lvlText w:val="%1.%2.%3.%4.%5.%6.%7."/>
      <w:lvlJc w:val="left"/>
      <w:pPr>
        <w:ind w:left="2160" w:hanging="1800"/>
      </w:pPr>
      <w:rPr/>
    </w:lvl>
    <w:lvl w:ilvl="7">
      <w:start w:val="1"/>
      <w:numFmt w:val="decimal"/>
      <w:lvlText w:val="%1.%2.%3.%4.%5.%6.%7.%8."/>
      <w:lvlJc w:val="left"/>
      <w:pPr>
        <w:ind w:left="2160" w:hanging="1800"/>
      </w:pPr>
      <w:rPr/>
    </w:lvl>
    <w:lvl w:ilvl="8">
      <w:start w:val="1"/>
      <w:numFmt w:val="decimal"/>
      <w:lvlText w:val="%1.%2.%3.%4.%5.%6.%7.%8.%9."/>
      <w:lvlJc w:val="left"/>
      <w:pPr>
        <w:ind w:left="2520" w:hanging="2160"/>
      </w:pPr>
      <w:rPr/>
    </w:lvl>
  </w:abstractNum>
  <w:abstractNum w:abstractNumId="2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
    <w:lvl w:ilvl="0">
      <w:start w:val="1"/>
      <w:numFmt w:val="decimal"/>
      <w:lvlText w:val="%1."/>
      <w:lvlJc w:val="left"/>
      <w:pPr>
        <w:ind w:left="786" w:hanging="360.00000000000006"/>
      </w:pPr>
      <w:rPr/>
    </w:lvl>
    <w:lvl w:ilvl="1">
      <w:start w:val="1"/>
      <w:numFmt w:val="lowerLetter"/>
      <w:lvlText w:val="%2."/>
      <w:lvlJc w:val="left"/>
      <w:pPr>
        <w:ind w:left="1506" w:hanging="360"/>
      </w:pPr>
      <w:rPr/>
    </w:lvl>
    <w:lvl w:ilvl="2">
      <w:start w:val="1"/>
      <w:numFmt w:val="lowerRoman"/>
      <w:lvlText w:val="%3."/>
      <w:lvlJc w:val="right"/>
      <w:pPr>
        <w:ind w:left="2226" w:hanging="180"/>
      </w:pPr>
      <w:rPr/>
    </w:lvl>
    <w:lvl w:ilvl="3">
      <w:start w:val="1"/>
      <w:numFmt w:val="decimal"/>
      <w:lvlText w:val="%4."/>
      <w:lvlJc w:val="left"/>
      <w:pPr>
        <w:ind w:left="2946" w:hanging="360"/>
      </w:pPr>
      <w:rPr/>
    </w:lvl>
    <w:lvl w:ilvl="4">
      <w:start w:val="1"/>
      <w:numFmt w:val="lowerLetter"/>
      <w:lvlText w:val="%5."/>
      <w:lvlJc w:val="left"/>
      <w:pPr>
        <w:ind w:left="3666" w:hanging="360"/>
      </w:pPr>
      <w:rPr/>
    </w:lvl>
    <w:lvl w:ilvl="5">
      <w:start w:val="1"/>
      <w:numFmt w:val="lowerRoman"/>
      <w:lvlText w:val="%6."/>
      <w:lvlJc w:val="right"/>
      <w:pPr>
        <w:ind w:left="4386" w:hanging="180"/>
      </w:pPr>
      <w:rPr/>
    </w:lvl>
    <w:lvl w:ilvl="6">
      <w:start w:val="1"/>
      <w:numFmt w:val="decimal"/>
      <w:lvlText w:val="%7."/>
      <w:lvlJc w:val="left"/>
      <w:pPr>
        <w:ind w:left="5106" w:hanging="360"/>
      </w:pPr>
      <w:rPr/>
    </w:lvl>
    <w:lvl w:ilvl="7">
      <w:start w:val="1"/>
      <w:numFmt w:val="lowerLetter"/>
      <w:lvlText w:val="%8."/>
      <w:lvlJc w:val="left"/>
      <w:pPr>
        <w:ind w:left="5826" w:hanging="360"/>
      </w:pPr>
      <w:rPr/>
    </w:lvl>
    <w:lvl w:ilvl="8">
      <w:start w:val="1"/>
      <w:numFmt w:val="lowerRoman"/>
      <w:lvlText w:val="%9."/>
      <w:lvlJc w:val="right"/>
      <w:pPr>
        <w:ind w:left="6546" w:hanging="180"/>
      </w:pPr>
      <w:rPr/>
    </w:lvl>
  </w:abstractNum>
  <w:abstractNum w:abstractNumId="24">
    <w:lvl w:ilvl="0">
      <w:start w:val="1"/>
      <w:numFmt w:val="decimal"/>
      <w:lvlText w:val="%1."/>
      <w:lvlJc w:val="left"/>
      <w:pPr>
        <w:ind w:left="1069" w:hanging="360"/>
      </w:pPr>
      <w:rPr/>
    </w:lvl>
    <w:lvl w:ilvl="1">
      <w:start w:val="1"/>
      <w:numFmt w:val="lowerLetter"/>
      <w:lvlText w:val="%2."/>
      <w:lvlJc w:val="left"/>
      <w:pPr>
        <w:ind w:left="1789" w:hanging="360"/>
      </w:pPr>
      <w:rPr/>
    </w:lvl>
    <w:lvl w:ilvl="2">
      <w:start w:val="1"/>
      <w:numFmt w:val="lowerRoman"/>
      <w:lvlText w:val="%3."/>
      <w:lvlJc w:val="right"/>
      <w:pPr>
        <w:ind w:left="2509" w:hanging="180"/>
      </w:pPr>
      <w:rPr/>
    </w:lvl>
    <w:lvl w:ilvl="3">
      <w:start w:val="1"/>
      <w:numFmt w:val="decimal"/>
      <w:lvlText w:val="%4."/>
      <w:lvlJc w:val="left"/>
      <w:pPr>
        <w:ind w:left="3229" w:hanging="360"/>
      </w:pPr>
      <w:rPr/>
    </w:lvl>
    <w:lvl w:ilvl="4">
      <w:start w:val="1"/>
      <w:numFmt w:val="lowerLetter"/>
      <w:lvlText w:val="%5."/>
      <w:lvlJc w:val="left"/>
      <w:pPr>
        <w:ind w:left="3949" w:hanging="360"/>
      </w:pPr>
      <w:rPr/>
    </w:lvl>
    <w:lvl w:ilvl="5">
      <w:start w:val="1"/>
      <w:numFmt w:val="lowerRoman"/>
      <w:lvlText w:val="%6."/>
      <w:lvlJc w:val="right"/>
      <w:pPr>
        <w:ind w:left="4669" w:hanging="180"/>
      </w:pPr>
      <w:rPr/>
    </w:lvl>
    <w:lvl w:ilvl="6">
      <w:start w:val="1"/>
      <w:numFmt w:val="decimal"/>
      <w:lvlText w:val="%7."/>
      <w:lvlJc w:val="left"/>
      <w:pPr>
        <w:ind w:left="5389" w:hanging="360"/>
      </w:pPr>
      <w:rPr/>
    </w:lvl>
    <w:lvl w:ilvl="7">
      <w:start w:val="1"/>
      <w:numFmt w:val="lowerLetter"/>
      <w:lvlText w:val="%8."/>
      <w:lvlJc w:val="left"/>
      <w:pPr>
        <w:ind w:left="6109" w:hanging="360"/>
      </w:pPr>
      <w:rPr/>
    </w:lvl>
    <w:lvl w:ilvl="8">
      <w:start w:val="1"/>
      <w:numFmt w:val="lowerRoman"/>
      <w:lvlText w:val="%9."/>
      <w:lvlJc w:val="right"/>
      <w:pPr>
        <w:ind w:left="6829" w:hanging="180"/>
      </w:pPr>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